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E2FD3" w14:textId="5B697890" w:rsidR="004A187C" w:rsidRPr="00383086" w:rsidRDefault="005B027A" w:rsidP="005710CC">
      <w:pPr>
        <w:spacing w:after="0" w:line="360" w:lineRule="auto"/>
        <w:ind w:firstLine="0"/>
        <w:jc w:val="center"/>
        <w:rPr>
          <w:rFonts w:cs="Times New Roman"/>
          <w:b/>
          <w:noProof/>
          <w:sz w:val="40"/>
          <w:szCs w:val="40"/>
        </w:rPr>
      </w:pPr>
      <w:bookmarkStart w:id="0" w:name="_Hlk197522566"/>
      <w:bookmarkEnd w:id="0"/>
      <w:r w:rsidRPr="00383086">
        <w:rPr>
          <w:rFonts w:cs="Times New Roman"/>
          <w:b/>
          <w:noProof/>
          <w:sz w:val="40"/>
          <w:szCs w:val="40"/>
        </w:rPr>
        <w:t xml:space="preserve">UNIVERSIDAD MAYOR DE SAN ANDRÉS </w:t>
      </w:r>
    </w:p>
    <w:p w14:paraId="6B9D9C6C" w14:textId="4157365E"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FACULTAD DE CIENCIAS PURAS Y NATURALES</w:t>
      </w:r>
    </w:p>
    <w:p w14:paraId="1886D538" w14:textId="3C61FBBB"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CARRERA DE INFORMATICA</w:t>
      </w:r>
    </w:p>
    <w:p w14:paraId="07AE9419" w14:textId="2DFDA933" w:rsidR="004A187C" w:rsidRDefault="00C33EE2" w:rsidP="005710CC">
      <w:pPr>
        <w:spacing w:after="0" w:line="360" w:lineRule="auto"/>
        <w:ind w:firstLine="0"/>
        <w:jc w:val="center"/>
        <w:rPr>
          <w:lang w:val="es-ES"/>
        </w:rPr>
      </w:pPr>
      <w:r>
        <w:rPr>
          <w:noProof/>
        </w:rPr>
        <w:drawing>
          <wp:inline distT="0" distB="0" distL="0" distR="0" wp14:anchorId="21020C0D" wp14:editId="22284926">
            <wp:extent cx="1737360" cy="3352800"/>
            <wp:effectExtent l="0" t="0" r="0" b="0"/>
            <wp:docPr id="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
                    <a:stretch>
                      <a:fillRect/>
                    </a:stretch>
                  </pic:blipFill>
                  <pic:spPr>
                    <a:xfrm>
                      <a:off x="0" y="0"/>
                      <a:ext cx="1737360" cy="3352800"/>
                    </a:xfrm>
                    <a:prstGeom prst="rect">
                      <a:avLst/>
                    </a:prstGeom>
                  </pic:spPr>
                </pic:pic>
              </a:graphicData>
            </a:graphic>
          </wp:inline>
        </w:drawing>
      </w:r>
    </w:p>
    <w:p w14:paraId="37D103F5" w14:textId="4BEE2DEB" w:rsidR="004A187C" w:rsidRPr="009B4D16" w:rsidRDefault="005B027A" w:rsidP="005710CC">
      <w:pPr>
        <w:spacing w:after="0" w:line="360" w:lineRule="auto"/>
        <w:ind w:firstLine="0"/>
        <w:jc w:val="center"/>
        <w:rPr>
          <w:rFonts w:cs="Times New Roman"/>
          <w:b/>
          <w:sz w:val="32"/>
          <w:szCs w:val="32"/>
          <w:lang w:val="es-ES"/>
        </w:rPr>
      </w:pPr>
      <w:r w:rsidRPr="009B4D16">
        <w:rPr>
          <w:rFonts w:cs="Times New Roman"/>
          <w:b/>
          <w:sz w:val="32"/>
          <w:szCs w:val="32"/>
          <w:lang w:val="es-ES"/>
        </w:rPr>
        <w:t>TESIS DE GRADO</w:t>
      </w:r>
    </w:p>
    <w:p w14:paraId="17D2C4B8" w14:textId="56EC4DBF" w:rsidR="004A187C" w:rsidRPr="009B4D16" w:rsidRDefault="004D2583" w:rsidP="005710CC">
      <w:pPr>
        <w:spacing w:after="0" w:line="360" w:lineRule="auto"/>
        <w:ind w:firstLine="0"/>
        <w:jc w:val="center"/>
        <w:rPr>
          <w:rFonts w:cs="Times New Roman"/>
          <w:b/>
          <w:sz w:val="32"/>
          <w:szCs w:val="32"/>
        </w:rPr>
      </w:pPr>
      <w:r w:rsidRPr="009B4D16">
        <w:rPr>
          <w:rFonts w:cs="Times New Roman"/>
          <w:b/>
          <w:sz w:val="32"/>
          <w:szCs w:val="32"/>
          <w:lang w:val="es-ES"/>
        </w:rPr>
        <w:t xml:space="preserve">"DIGITALIZACIÓN INTELIGENTE DE RECIBOS MANUSCRITOS PARA PEQUEÑOS COMERCIANTES MEDIANTE UNA APLICACIÓN MÓVIL BASADA EN </w:t>
      </w:r>
      <w:r w:rsidR="009B4D16">
        <w:rPr>
          <w:rFonts w:cs="Times New Roman"/>
          <w:b/>
          <w:sz w:val="32"/>
          <w:szCs w:val="32"/>
          <w:lang w:val="es-ES"/>
        </w:rPr>
        <w:t xml:space="preserve">         </w:t>
      </w:r>
      <w:r w:rsidRPr="009B4D16">
        <w:rPr>
          <w:rFonts w:cs="Times New Roman"/>
          <w:b/>
          <w:sz w:val="32"/>
          <w:szCs w:val="32"/>
          <w:lang w:val="es-ES"/>
        </w:rPr>
        <w:t>DEEP LEARNING"</w:t>
      </w:r>
    </w:p>
    <w:p w14:paraId="0BD18EC7" w14:textId="5205A33A" w:rsidR="004A187C" w:rsidRPr="006B6CF8" w:rsidRDefault="005B027A" w:rsidP="005710CC">
      <w:pPr>
        <w:spacing w:after="0" w:line="360" w:lineRule="auto"/>
        <w:ind w:firstLine="0"/>
        <w:jc w:val="center"/>
        <w:rPr>
          <w:rFonts w:cs="Times New Roman"/>
          <w:bCs/>
          <w:lang w:val="es-ES"/>
        </w:rPr>
      </w:pPr>
      <w:r w:rsidRPr="006B6CF8">
        <w:rPr>
          <w:rFonts w:cs="Times New Roman"/>
          <w:bCs/>
          <w:lang w:val="es-ES"/>
        </w:rPr>
        <w:t xml:space="preserve">Para optar al </w:t>
      </w:r>
      <w:r w:rsidR="00C33EE2" w:rsidRPr="006B6CF8">
        <w:rPr>
          <w:rFonts w:cs="Times New Roman"/>
          <w:bCs/>
          <w:lang w:val="es-ES"/>
        </w:rPr>
        <w:t>Título</w:t>
      </w:r>
      <w:r w:rsidRPr="006B6CF8">
        <w:rPr>
          <w:rFonts w:cs="Times New Roman"/>
          <w:bCs/>
          <w:lang w:val="es-ES"/>
        </w:rPr>
        <w:t xml:space="preserve"> de Licenciatura en Informática</w:t>
      </w:r>
    </w:p>
    <w:p w14:paraId="520FF9E8" w14:textId="679F5DD3" w:rsidR="005B027A" w:rsidRPr="005B027A" w:rsidRDefault="005B027A" w:rsidP="005710CC">
      <w:pPr>
        <w:spacing w:after="0" w:line="360" w:lineRule="auto"/>
        <w:ind w:firstLine="0"/>
        <w:jc w:val="center"/>
        <w:rPr>
          <w:rFonts w:cs="Times New Roman"/>
          <w:bCs/>
          <w:sz w:val="28"/>
          <w:lang w:val="es-ES"/>
        </w:rPr>
      </w:pPr>
      <w:r w:rsidRPr="005B027A">
        <w:rPr>
          <w:rFonts w:cs="Times New Roman"/>
          <w:bCs/>
          <w:sz w:val="28"/>
          <w:lang w:val="es-ES"/>
        </w:rPr>
        <w:t>MENCIÓN: ingeniería de sistemas informáticos</w:t>
      </w:r>
    </w:p>
    <w:p w14:paraId="015F2A29" w14:textId="5A7673E3" w:rsidR="004A187C" w:rsidRPr="006B6CF8" w:rsidRDefault="00647D2E" w:rsidP="005710CC">
      <w:pPr>
        <w:spacing w:after="0" w:line="360" w:lineRule="auto"/>
        <w:ind w:firstLine="0"/>
        <w:jc w:val="center"/>
        <w:rPr>
          <w:rFonts w:cs="Times New Roman"/>
          <w:bCs/>
          <w:sz w:val="32"/>
          <w:szCs w:val="32"/>
          <w:lang w:val="es-ES"/>
        </w:rPr>
      </w:pPr>
      <w:r>
        <w:rPr>
          <w:rFonts w:cs="Times New Roman"/>
          <w:b/>
          <w:sz w:val="32"/>
          <w:szCs w:val="32"/>
          <w:lang w:val="es-ES"/>
        </w:rPr>
        <w:t>POR</w:t>
      </w:r>
      <w:r w:rsidRPr="006B6CF8">
        <w:rPr>
          <w:rFonts w:cs="Times New Roman"/>
          <w:b/>
          <w:sz w:val="32"/>
          <w:szCs w:val="32"/>
          <w:lang w:val="es-ES"/>
        </w:rPr>
        <w:t xml:space="preserve">: </w:t>
      </w:r>
      <w:r w:rsidRPr="006B6CF8">
        <w:rPr>
          <w:rFonts w:cs="Times New Roman"/>
          <w:bCs/>
          <w:sz w:val="32"/>
          <w:szCs w:val="32"/>
          <w:lang w:val="es-ES"/>
        </w:rPr>
        <w:t>WHILLY EDGAR AMORAGA MAMANI</w:t>
      </w:r>
    </w:p>
    <w:p w14:paraId="3AE10D69" w14:textId="264C9695" w:rsidR="004A187C" w:rsidRDefault="00647D2E" w:rsidP="005710CC">
      <w:pPr>
        <w:spacing w:after="0" w:line="360" w:lineRule="auto"/>
        <w:ind w:firstLine="0"/>
        <w:jc w:val="center"/>
        <w:rPr>
          <w:rFonts w:cs="Times New Roman"/>
          <w:b/>
          <w:sz w:val="28"/>
          <w:lang w:val="es-ES"/>
        </w:rPr>
      </w:pPr>
      <w:r>
        <w:rPr>
          <w:rFonts w:cs="Times New Roman"/>
          <w:b/>
          <w:sz w:val="28"/>
          <w:lang w:val="es-ES"/>
        </w:rPr>
        <w:t xml:space="preserve">TUTOR: </w:t>
      </w:r>
      <w:r w:rsidRPr="00647D2E">
        <w:rPr>
          <w:rFonts w:cs="Times New Roman"/>
          <w:bCs/>
          <w:sz w:val="28"/>
          <w:lang w:val="es-ES"/>
        </w:rPr>
        <w:t>DR. JUAN MARCOS MIRANDA NINA PH.D.</w:t>
      </w:r>
    </w:p>
    <w:p w14:paraId="4355E0D8" w14:textId="4E6C7AE3" w:rsidR="004A187C" w:rsidRPr="006B6CF8" w:rsidRDefault="005B027A" w:rsidP="005710CC">
      <w:pPr>
        <w:spacing w:after="0" w:line="360" w:lineRule="auto"/>
        <w:ind w:firstLine="0"/>
        <w:jc w:val="center"/>
        <w:rPr>
          <w:rFonts w:cs="Times New Roman"/>
          <w:b/>
          <w:szCs w:val="24"/>
          <w:lang w:val="es-ES"/>
        </w:rPr>
      </w:pPr>
      <w:r w:rsidRPr="006B6CF8">
        <w:rPr>
          <w:rFonts w:cs="Times New Roman"/>
          <w:b/>
          <w:szCs w:val="24"/>
          <w:lang w:val="es-ES"/>
        </w:rPr>
        <w:t>La Paz - Bolivia</w:t>
      </w:r>
    </w:p>
    <w:p w14:paraId="509F9097" w14:textId="710EAD81" w:rsidR="004A187C" w:rsidRPr="006B6CF8" w:rsidRDefault="004A187C" w:rsidP="005710CC">
      <w:pPr>
        <w:spacing w:after="0" w:line="360" w:lineRule="auto"/>
        <w:ind w:firstLine="0"/>
        <w:jc w:val="center"/>
        <w:rPr>
          <w:szCs w:val="24"/>
          <w:lang w:val="es-ES"/>
        </w:rPr>
      </w:pPr>
      <w:r w:rsidRPr="006B6CF8">
        <w:rPr>
          <w:rFonts w:cs="Times New Roman"/>
          <w:b/>
          <w:szCs w:val="24"/>
          <w:lang w:val="es-ES"/>
        </w:rPr>
        <w:t>2024</w:t>
      </w:r>
    </w:p>
    <w:p w14:paraId="40CB5041" w14:textId="0C6D72FA" w:rsidR="001B6505" w:rsidRPr="006358A5" w:rsidRDefault="001B6505" w:rsidP="006358A5">
      <w:pPr>
        <w:spacing w:line="259" w:lineRule="auto"/>
        <w:ind w:firstLine="0"/>
        <w:rPr>
          <w:rFonts w:cs="Arial"/>
          <w:b/>
          <w:lang w:val="es-ES"/>
        </w:rPr>
        <w:sectPr w:rsidR="001B6505" w:rsidRPr="006358A5" w:rsidSect="00A35D9D">
          <w:pgSz w:w="12240" w:h="15840" w:code="1"/>
          <w:pgMar w:top="1440" w:right="1440" w:bottom="1440" w:left="1440" w:header="709" w:footer="709" w:gutter="0"/>
          <w:cols w:space="708"/>
          <w:docGrid w:linePitch="360"/>
        </w:sectPr>
      </w:pPr>
    </w:p>
    <w:p w14:paraId="32D9E22B" w14:textId="77777777" w:rsidR="00CF2233" w:rsidRDefault="00CF2233" w:rsidP="00CF2233">
      <w:pPr>
        <w:ind w:left="4111"/>
        <w:jc w:val="center"/>
        <w:rPr>
          <w:b/>
          <w:bCs/>
        </w:rPr>
      </w:pPr>
    </w:p>
    <w:p w14:paraId="3371A596" w14:textId="77777777" w:rsidR="00CF2233" w:rsidRDefault="00CF2233" w:rsidP="00CF2233">
      <w:pPr>
        <w:ind w:left="4111"/>
        <w:jc w:val="center"/>
        <w:rPr>
          <w:b/>
          <w:bCs/>
        </w:rPr>
      </w:pPr>
    </w:p>
    <w:p w14:paraId="1961B759" w14:textId="77777777" w:rsidR="00CF2233" w:rsidRDefault="00CF2233" w:rsidP="00CF2233">
      <w:pPr>
        <w:ind w:left="4111"/>
        <w:jc w:val="center"/>
        <w:rPr>
          <w:b/>
          <w:bCs/>
        </w:rPr>
      </w:pPr>
    </w:p>
    <w:p w14:paraId="702058F3" w14:textId="77777777" w:rsidR="00CF2233" w:rsidRDefault="00CF2233" w:rsidP="00CF2233">
      <w:pPr>
        <w:ind w:left="4111"/>
        <w:jc w:val="center"/>
        <w:rPr>
          <w:b/>
          <w:bCs/>
        </w:rPr>
      </w:pPr>
    </w:p>
    <w:p w14:paraId="616E79FC" w14:textId="77777777" w:rsidR="00CF2233" w:rsidRDefault="00CF2233" w:rsidP="00CF2233">
      <w:pPr>
        <w:ind w:left="4111"/>
        <w:jc w:val="center"/>
        <w:rPr>
          <w:b/>
          <w:bCs/>
        </w:rPr>
      </w:pPr>
    </w:p>
    <w:p w14:paraId="580F386B" w14:textId="77777777" w:rsidR="00CF2233" w:rsidRDefault="00CF2233" w:rsidP="00CF2233">
      <w:pPr>
        <w:ind w:left="4111"/>
        <w:jc w:val="center"/>
        <w:rPr>
          <w:b/>
          <w:bCs/>
        </w:rPr>
      </w:pPr>
    </w:p>
    <w:p w14:paraId="66B98712" w14:textId="77777777" w:rsidR="00CF2233" w:rsidRDefault="00CF2233" w:rsidP="00CF2233">
      <w:pPr>
        <w:ind w:left="4111"/>
        <w:jc w:val="center"/>
        <w:rPr>
          <w:b/>
          <w:bCs/>
        </w:rPr>
      </w:pPr>
    </w:p>
    <w:p w14:paraId="1C15256A" w14:textId="77777777" w:rsidR="00CF2233" w:rsidRDefault="00CF2233" w:rsidP="00CF2233">
      <w:pPr>
        <w:ind w:left="4111"/>
        <w:jc w:val="center"/>
        <w:rPr>
          <w:b/>
          <w:bCs/>
        </w:rPr>
      </w:pPr>
    </w:p>
    <w:p w14:paraId="5A21495A" w14:textId="767FB379" w:rsidR="00D54F47" w:rsidRDefault="00D54F47" w:rsidP="00CF2233">
      <w:pPr>
        <w:ind w:left="4111"/>
        <w:jc w:val="center"/>
      </w:pPr>
      <w:r w:rsidRPr="001A064A">
        <w:rPr>
          <w:b/>
          <w:bCs/>
        </w:rPr>
        <w:t>DEDICATORIA</w:t>
      </w:r>
    </w:p>
    <w:p w14:paraId="210E0A65" w14:textId="079E3A18" w:rsidR="00FC65BA" w:rsidRDefault="00D54F47" w:rsidP="001A064A">
      <w:pPr>
        <w:ind w:left="4678" w:firstLine="0"/>
      </w:pPr>
      <w:r>
        <w:t>A mi mamá</w:t>
      </w:r>
      <w:r w:rsidR="00F06B0F">
        <w:t xml:space="preserve"> Alejandra</w:t>
      </w:r>
      <w:r>
        <w:t xml:space="preserve"> quien me brindo </w:t>
      </w:r>
      <w:r w:rsidR="00FC65BA">
        <w:t xml:space="preserve">siempre su amor incondicional y un </w:t>
      </w:r>
      <w:r>
        <w:t>apoyo constante</w:t>
      </w:r>
      <w:r w:rsidR="00FC65BA">
        <w:t>.</w:t>
      </w:r>
    </w:p>
    <w:p w14:paraId="4FAD7C35" w14:textId="5E0FD7BD" w:rsidR="00D54F47" w:rsidRDefault="00FC65BA" w:rsidP="001A064A">
      <w:pPr>
        <w:ind w:left="4678" w:firstLine="0"/>
      </w:pPr>
      <w:r>
        <w:t>A</w:t>
      </w:r>
      <w:r w:rsidR="00D54F47">
        <w:t xml:space="preserve"> mi padre </w:t>
      </w:r>
      <w:r w:rsidR="00F06B0F">
        <w:t xml:space="preserve">Bernabé </w:t>
      </w:r>
      <w:r w:rsidR="00D54F47">
        <w:t>que me inculco la voluntad de seguir y aprender de los errores, son la guía de mi proceso de formación.</w:t>
      </w:r>
    </w:p>
    <w:p w14:paraId="438D1E11" w14:textId="35339C8E" w:rsidR="00D54F47" w:rsidRDefault="00D54F47" w:rsidP="001A064A">
      <w:pPr>
        <w:ind w:left="4678" w:firstLine="0"/>
      </w:pPr>
      <w:r>
        <w:t>A mis hermanas</w:t>
      </w:r>
      <w:r w:rsidR="00F06B0F">
        <w:t xml:space="preserve"> </w:t>
      </w:r>
      <w:r w:rsidR="00E235E3">
        <w:t>María</w:t>
      </w:r>
      <w:r w:rsidR="00F06B0F">
        <w:t>, Ana y Sofia</w:t>
      </w:r>
      <w:r>
        <w:t xml:space="preserve"> que siempre estuvieron conmigo a lo largo de mi vida, me han ayudado y motivado en la vida.</w:t>
      </w:r>
    </w:p>
    <w:p w14:paraId="6887CFA1" w14:textId="4D7809C6" w:rsidR="00D54F47" w:rsidRDefault="00D54F47" w:rsidP="001A064A">
      <w:pPr>
        <w:ind w:left="4678" w:firstLine="0"/>
      </w:pPr>
      <w:r>
        <w:t>Y especi</w:t>
      </w:r>
      <w:r w:rsidR="00A157B3">
        <w:t>almente</w:t>
      </w:r>
      <w:r>
        <w:t xml:space="preserve"> a Dios </w:t>
      </w:r>
      <w:r w:rsidR="00A157B3">
        <w:t>a pesar de mis errores y fallas, siempre ha estado conmigo.</w:t>
      </w:r>
    </w:p>
    <w:p w14:paraId="75B7D710" w14:textId="77777777" w:rsidR="00D54F47" w:rsidRDefault="00D54F47" w:rsidP="00D54F47"/>
    <w:p w14:paraId="6785F7B9" w14:textId="77777777" w:rsidR="00CF2233" w:rsidRDefault="00CF2233" w:rsidP="00CF2233">
      <w:pPr>
        <w:ind w:left="3969"/>
        <w:jc w:val="center"/>
        <w:rPr>
          <w:b/>
          <w:bCs/>
        </w:rPr>
      </w:pPr>
    </w:p>
    <w:p w14:paraId="7BD0DE5C" w14:textId="77777777" w:rsidR="00CF2233" w:rsidRDefault="00CF2233" w:rsidP="00CF2233">
      <w:pPr>
        <w:ind w:left="3969"/>
        <w:jc w:val="center"/>
        <w:rPr>
          <w:b/>
          <w:bCs/>
        </w:rPr>
      </w:pPr>
    </w:p>
    <w:p w14:paraId="773325FB" w14:textId="77777777" w:rsidR="00CF2233" w:rsidRDefault="00CF2233" w:rsidP="00CF2233">
      <w:pPr>
        <w:ind w:left="3969"/>
        <w:jc w:val="center"/>
        <w:rPr>
          <w:b/>
          <w:bCs/>
        </w:rPr>
      </w:pPr>
    </w:p>
    <w:p w14:paraId="719C7C6F" w14:textId="77777777" w:rsidR="00CF2233" w:rsidRDefault="00CF2233" w:rsidP="00CF2233">
      <w:pPr>
        <w:ind w:left="3969"/>
        <w:jc w:val="center"/>
        <w:rPr>
          <w:b/>
          <w:bCs/>
        </w:rPr>
      </w:pPr>
    </w:p>
    <w:p w14:paraId="19437DA6" w14:textId="77777777" w:rsidR="00CF2233" w:rsidRDefault="00CF2233" w:rsidP="00CF2233">
      <w:pPr>
        <w:ind w:left="3969"/>
        <w:jc w:val="center"/>
        <w:rPr>
          <w:b/>
          <w:bCs/>
        </w:rPr>
      </w:pPr>
    </w:p>
    <w:p w14:paraId="056E0EC9" w14:textId="1B5EA743" w:rsidR="00D54F47" w:rsidRPr="00CF2233" w:rsidRDefault="00FC65BA" w:rsidP="00CF2233">
      <w:pPr>
        <w:ind w:left="3969"/>
        <w:jc w:val="center"/>
        <w:rPr>
          <w:b/>
          <w:bCs/>
        </w:rPr>
      </w:pPr>
      <w:r w:rsidRPr="00CF2233">
        <w:rPr>
          <w:b/>
          <w:bCs/>
        </w:rPr>
        <w:t>AGRADECIMIENTOS</w:t>
      </w:r>
    </w:p>
    <w:p w14:paraId="7A618E33" w14:textId="503F7029" w:rsidR="00F06B0F" w:rsidRDefault="00E235E3" w:rsidP="00531B0D">
      <w:pPr>
        <w:ind w:left="4678" w:firstLine="0"/>
      </w:pPr>
      <w:r>
        <w:t xml:space="preserve">A Dios por cuidarme, apoyarme </w:t>
      </w:r>
      <w:r w:rsidR="00EF40FE">
        <w:t xml:space="preserve">y nunca abandonarme. </w:t>
      </w:r>
    </w:p>
    <w:p w14:paraId="5CAD33D8" w14:textId="67115B1B" w:rsidR="00E235E3" w:rsidRDefault="00E235E3" w:rsidP="00CF2233">
      <w:pPr>
        <w:ind w:left="4678" w:firstLine="0"/>
      </w:pPr>
      <w:r>
        <w:t>A mi familia que siempre estuvo apoyándome y alentándome, mi madre, mis hermanas y mi padre</w:t>
      </w:r>
      <w:r w:rsidR="00EF40FE">
        <w:t>, gracias por todo</w:t>
      </w:r>
      <w:r>
        <w:t>.</w:t>
      </w:r>
    </w:p>
    <w:p w14:paraId="5082ADF3" w14:textId="7CD7E949" w:rsidR="00F06B0F" w:rsidRDefault="00F06B0F" w:rsidP="00CF2233">
      <w:pPr>
        <w:ind w:left="4678" w:firstLine="0"/>
      </w:pPr>
      <w:r>
        <w:t>A quienes forman parte de mi vida, a las que agradezco su amistad, compañía</w:t>
      </w:r>
      <w:r w:rsidR="00E235E3">
        <w:t>, paciencia, conocimiento y apoyo mi gratitud y aprecio.</w:t>
      </w:r>
    </w:p>
    <w:p w14:paraId="021D85FE" w14:textId="4AE16687" w:rsidR="00531B0D" w:rsidRDefault="00531B0D" w:rsidP="00CF2233">
      <w:pPr>
        <w:ind w:left="4678" w:firstLine="0"/>
      </w:pPr>
      <w:r>
        <w:t>A mi tutor Dr. Juan Marcos Miranda Nina Ph.D. por la confianza, tiempo, conocimiento y paciencia en todo el proceso mi gratitud enorme y mis mejores deseos.</w:t>
      </w:r>
    </w:p>
    <w:p w14:paraId="2B78A601" w14:textId="537A2B65" w:rsidR="00531B0D" w:rsidRDefault="00F06B0F" w:rsidP="008310C0">
      <w:pPr>
        <w:ind w:left="4678" w:firstLine="0"/>
      </w:pPr>
      <w:r w:rsidRPr="00D54F47">
        <w:t>A mis docentes que no perdieron</w:t>
      </w:r>
      <w:r>
        <w:t xml:space="preserve"> la voluntad de trasmitir sus conocimientos</w:t>
      </w:r>
      <w:r w:rsidR="00E235E3">
        <w:t>.</w:t>
      </w:r>
    </w:p>
    <w:p w14:paraId="4E2C0625" w14:textId="5FB43FA8" w:rsidR="00FC65BA" w:rsidRDefault="00FC65BA" w:rsidP="009D4DDE">
      <w:pPr>
        <w:pStyle w:val="Estilo0"/>
      </w:pPr>
      <w:bookmarkStart w:id="1" w:name="_Toc199533384"/>
      <w:bookmarkStart w:id="2" w:name="_Toc199587761"/>
      <w:bookmarkStart w:id="3" w:name="_Toc201090229"/>
      <w:r>
        <w:lastRenderedPageBreak/>
        <w:t>Resumen</w:t>
      </w:r>
      <w:bookmarkEnd w:id="1"/>
      <w:bookmarkEnd w:id="2"/>
      <w:bookmarkEnd w:id="3"/>
      <w:r>
        <w:t xml:space="preserve"> </w:t>
      </w:r>
    </w:p>
    <w:p w14:paraId="23CD0B21" w14:textId="0686545A" w:rsidR="003E23F3" w:rsidRDefault="0065218A" w:rsidP="0065218A">
      <w:pPr>
        <w:ind w:firstLine="0"/>
      </w:pPr>
      <w:r>
        <w:t xml:space="preserve">En </w:t>
      </w:r>
      <w:r w:rsidR="00500970">
        <w:t>los últimos años el crecimiento de los contribuyentes del régimen tributario simplificado</w:t>
      </w:r>
      <w:r w:rsidR="003E23F3">
        <w:t xml:space="preserve"> que acogen a los pequeños comerciantes</w:t>
      </w:r>
      <w:r w:rsidR="00500970">
        <w:t xml:space="preserve"> </w:t>
      </w:r>
      <w:r w:rsidR="00FB5266">
        <w:t>enfrenta</w:t>
      </w:r>
      <w:r w:rsidR="00500970">
        <w:t xml:space="preserve"> la dificultad de </w:t>
      </w:r>
      <w:r w:rsidR="003E23F3">
        <w:t>no contar con</w:t>
      </w:r>
      <w:r w:rsidR="00500970">
        <w:t xml:space="preserve"> herramientas </w:t>
      </w:r>
      <w:r w:rsidR="003E23F3">
        <w:t xml:space="preserve">digitales </w:t>
      </w:r>
      <w:r w:rsidR="00500970">
        <w:t xml:space="preserve">debido a </w:t>
      </w:r>
      <w:r w:rsidR="00FB5266">
        <w:t xml:space="preserve">las características específicas en este régimen, </w:t>
      </w:r>
      <w:r w:rsidR="00500970">
        <w:t xml:space="preserve">un capital reducido y están exentos de emitir facturas fiscales </w:t>
      </w:r>
      <w:r w:rsidR="003E23F3">
        <w:t>recurriendo a</w:t>
      </w:r>
      <w:r w:rsidR="00500970">
        <w:t xml:space="preserve"> recibos, notas de venta manuscritos como control de ventas y extensión de recibo físico informal al cliente. Este estudio propone el diseño e implementación de una aplicación móvil basada en Deep </w:t>
      </w:r>
      <w:r w:rsidR="00FB5266">
        <w:t>Le</w:t>
      </w:r>
      <w:r w:rsidR="00500970">
        <w:t xml:space="preserve">arning </w:t>
      </w:r>
      <w:r w:rsidR="00FB5266">
        <w:t xml:space="preserve">se usaron </w:t>
      </w:r>
      <w:r w:rsidR="003E23F3" w:rsidRPr="003E23F3">
        <w:t xml:space="preserve">YOLOv5 </w:t>
      </w:r>
      <w:r w:rsidR="00FB5266">
        <w:t>y</w:t>
      </w:r>
      <w:r w:rsidR="003E23F3" w:rsidRPr="003E23F3">
        <w:t xml:space="preserve"> CRNN para </w:t>
      </w:r>
      <w:r w:rsidR="00FB5266">
        <w:t>entrenamiento y digitalización de</w:t>
      </w:r>
      <w:r w:rsidR="003E23F3" w:rsidRPr="003E23F3">
        <w:t xml:space="preserve"> recibos manuscritos: detecta áreas clave, reconoce valores, genera comprobantes digitales exportables, y almacena datos en SQLite para </w:t>
      </w:r>
      <w:r w:rsidR="00FB5266">
        <w:t xml:space="preserve">el control y </w:t>
      </w:r>
      <w:r w:rsidR="003E23F3" w:rsidRPr="003E23F3">
        <w:t>análisis de ventas básico. Empleando la metodología ágil Mobile-D, se entrenaron</w:t>
      </w:r>
      <w:r w:rsidR="00FB5266">
        <w:t xml:space="preserve"> los</w:t>
      </w:r>
      <w:r w:rsidR="003E23F3" w:rsidRPr="003E23F3">
        <w:t xml:space="preserve"> modelos con recibos recolectados de </w:t>
      </w:r>
      <w:r w:rsidR="003E23F3">
        <w:t xml:space="preserve">los </w:t>
      </w:r>
      <w:r w:rsidR="003E23F3" w:rsidRPr="003E23F3">
        <w:t>pequeños comerciantes</w:t>
      </w:r>
      <w:r w:rsidR="003E23F3">
        <w:t xml:space="preserve"> de</w:t>
      </w:r>
      <w:r w:rsidR="00FB5266">
        <w:t xml:space="preserve"> las diferentes áreas de</w:t>
      </w:r>
      <w:r w:rsidR="003E23F3">
        <w:t xml:space="preserve"> la ciudad de La Paz</w:t>
      </w:r>
      <w:r w:rsidR="003E23F3" w:rsidRPr="003E23F3">
        <w:t>, logrando un</w:t>
      </w:r>
      <w:r w:rsidR="00FB5266">
        <w:t>a</w:t>
      </w:r>
      <w:r w:rsidR="003E23F3" w:rsidRPr="003E23F3">
        <w:t xml:space="preserve"> de precisión</w:t>
      </w:r>
      <w:r w:rsidR="00FB5266">
        <w:t xml:space="preserve"> del </w:t>
      </w:r>
      <w:r w:rsidR="00CF2233">
        <w:t>8</w:t>
      </w:r>
      <w:r w:rsidR="00FB5266" w:rsidRPr="003E23F3">
        <w:t>0%</w:t>
      </w:r>
      <w:r w:rsidR="003E23F3" w:rsidRPr="003E23F3">
        <w:t xml:space="preserve"> en </w:t>
      </w:r>
      <w:r w:rsidR="00FB5266">
        <w:t xml:space="preserve">la </w:t>
      </w:r>
      <w:r w:rsidR="003E23F3" w:rsidRPr="003E23F3">
        <w:t>digitalización. Los resultados evidencian que el rendimiento de las redes neuronales depende críticamente del volumen de datos y ajustes de entrenamiento, validando la app como herramienta viable para</w:t>
      </w:r>
      <w:r w:rsidR="00FB5266">
        <w:t xml:space="preserve"> la</w:t>
      </w:r>
      <w:r w:rsidR="003E23F3" w:rsidRPr="003E23F3">
        <w:t xml:space="preserve"> inclusión digital, optimiza</w:t>
      </w:r>
      <w:r w:rsidR="00FB5266">
        <w:t>ndo las</w:t>
      </w:r>
      <w:r w:rsidR="003E23F3" w:rsidRPr="003E23F3">
        <w:t xml:space="preserve"> labores diarias y extensión de comprobantes digitales a clientes.</w:t>
      </w:r>
    </w:p>
    <w:p w14:paraId="540A12C5" w14:textId="217EF89E" w:rsidR="00333634" w:rsidRDefault="00333634" w:rsidP="0065218A">
      <w:pPr>
        <w:ind w:firstLine="0"/>
      </w:pPr>
    </w:p>
    <w:p w14:paraId="1F149234" w14:textId="73398F55" w:rsidR="00333634" w:rsidRDefault="00333634" w:rsidP="0065218A">
      <w:pPr>
        <w:ind w:firstLine="0"/>
      </w:pPr>
    </w:p>
    <w:p w14:paraId="023CA3CC" w14:textId="6B647C95" w:rsidR="00333634" w:rsidRDefault="00333634" w:rsidP="0065218A">
      <w:pPr>
        <w:ind w:firstLine="0"/>
      </w:pPr>
    </w:p>
    <w:p w14:paraId="2B9032B3" w14:textId="77777777" w:rsidR="00333634" w:rsidRDefault="00333634" w:rsidP="0065218A">
      <w:pPr>
        <w:ind w:firstLine="0"/>
      </w:pPr>
    </w:p>
    <w:p w14:paraId="595D431C" w14:textId="27847DF9" w:rsidR="005B3299" w:rsidRDefault="00772CE1" w:rsidP="00D54F47">
      <w:r w:rsidRPr="00772CE1">
        <w:rPr>
          <w:b/>
          <w:bCs/>
          <w:i/>
          <w:iCs/>
        </w:rPr>
        <w:t xml:space="preserve">Palabras clave: </w:t>
      </w:r>
      <w:r>
        <w:t xml:space="preserve">régimen tributario simplificado, pequeños comerciantes, digitalización de recibos manuscritos, </w:t>
      </w:r>
      <w:r w:rsidR="008C34BE">
        <w:t>D</w:t>
      </w:r>
      <w:r>
        <w:t xml:space="preserve">eep </w:t>
      </w:r>
      <w:r w:rsidR="008C34BE">
        <w:t>L</w:t>
      </w:r>
      <w:r w:rsidRPr="005826EF">
        <w:t>earning</w:t>
      </w:r>
      <w:r>
        <w:t xml:space="preserve">, aplicación móvil, </w:t>
      </w:r>
      <w:r w:rsidR="00333634">
        <w:t>y</w:t>
      </w:r>
      <w:r>
        <w:t>olo</w:t>
      </w:r>
      <w:r w:rsidR="00333634">
        <w:t>v</w:t>
      </w:r>
      <w:r>
        <w:t xml:space="preserve">5, CRNN, inclusión digital, </w:t>
      </w:r>
      <w:r w:rsidR="008C34BE">
        <w:t>SQLite,</w:t>
      </w:r>
      <w:r>
        <w:t xml:space="preserve"> control de ventas.</w:t>
      </w:r>
    </w:p>
    <w:p w14:paraId="7DF5CAE0" w14:textId="09B5A5E3" w:rsidR="00FC65BA" w:rsidRPr="008C34BE" w:rsidRDefault="00FC65BA" w:rsidP="009D4DDE">
      <w:pPr>
        <w:pStyle w:val="Estilo0"/>
        <w:rPr>
          <w:lang w:val="en-US"/>
        </w:rPr>
      </w:pPr>
      <w:bookmarkStart w:id="4" w:name="_Toc199533385"/>
      <w:bookmarkStart w:id="5" w:name="_Toc199587762"/>
      <w:bookmarkStart w:id="6" w:name="_Toc201090230"/>
      <w:r w:rsidRPr="008C34BE">
        <w:rPr>
          <w:lang w:val="en-US"/>
        </w:rPr>
        <w:lastRenderedPageBreak/>
        <w:t>Abstra</w:t>
      </w:r>
      <w:r w:rsidR="00333634" w:rsidRPr="008C34BE">
        <w:rPr>
          <w:lang w:val="en-US"/>
        </w:rPr>
        <w:t>c</w:t>
      </w:r>
      <w:r w:rsidRPr="008C34BE">
        <w:rPr>
          <w:lang w:val="en-US"/>
        </w:rPr>
        <w:t>t</w:t>
      </w:r>
      <w:bookmarkEnd w:id="4"/>
      <w:bookmarkEnd w:id="5"/>
      <w:bookmarkEnd w:id="6"/>
    </w:p>
    <w:p w14:paraId="14A291C5" w14:textId="2784F0C6" w:rsidR="00CF2233" w:rsidRPr="008C34BE" w:rsidRDefault="00CF2233" w:rsidP="00CF2233">
      <w:pPr>
        <w:rPr>
          <w:lang w:val="en-US"/>
        </w:rPr>
      </w:pPr>
      <w:r w:rsidRPr="008C34BE">
        <w:rPr>
          <w:lang w:val="en-US"/>
        </w:rPr>
        <w:t xml:space="preserve">In recent years, the growth of taxpayers under the simplified tax regime, which includes small merchants, has faced the challenge of lacking digital tools due to the specific characteristics of this regime, such as limited capital and exemption from issuing fiscal invoices. As a result, they rely on handwritten receipts and sales notes as informal records and physical proof of transactions for customers. This study proposes the design and implementation of a mobile application based on Deep Learning. YOLOv5 and CRNN were used for training and digitization of handwritten receipts: the system detects key areas, recognizes values, generates exportable digital receipts, and stores data in SQLite for basic sales control and analysis. Using the agile Mobile-D methodology, the models were trained with receipts collected from small merchants in various areas of the city of La Paz, achieving </w:t>
      </w:r>
      <w:r w:rsidR="008C34BE" w:rsidRPr="008C34BE">
        <w:rPr>
          <w:lang w:val="en-US"/>
        </w:rPr>
        <w:t>an</w:t>
      </w:r>
      <w:r w:rsidRPr="008C34BE">
        <w:rPr>
          <w:lang w:val="en-US"/>
        </w:rPr>
        <w:t xml:space="preserve"> 80% accuracy in digitization. The results show that the performance of neural networks critically depends on the volume of data and training adjustments, validating the app as a viable tool for digital inclusion, streamlining daily tasks, and issuing digital receipts to customers.</w:t>
      </w:r>
    </w:p>
    <w:p w14:paraId="3BBEEEA9" w14:textId="30B72156" w:rsidR="00CF2233" w:rsidRPr="008C34BE" w:rsidRDefault="00CF2233" w:rsidP="00CF2233">
      <w:pPr>
        <w:rPr>
          <w:lang w:val="en-US"/>
        </w:rPr>
      </w:pPr>
    </w:p>
    <w:p w14:paraId="7C86BD60" w14:textId="581C039C" w:rsidR="00CF2233" w:rsidRPr="008C34BE" w:rsidRDefault="00CF2233" w:rsidP="00CF2233">
      <w:pPr>
        <w:rPr>
          <w:lang w:val="en-US"/>
        </w:rPr>
      </w:pPr>
    </w:p>
    <w:p w14:paraId="45C35BB3" w14:textId="72A1CEAC" w:rsidR="00CF2233" w:rsidRPr="008C34BE" w:rsidRDefault="00CF2233" w:rsidP="00CF2233">
      <w:pPr>
        <w:rPr>
          <w:lang w:val="en-US"/>
        </w:rPr>
      </w:pPr>
    </w:p>
    <w:p w14:paraId="448284DC" w14:textId="5E2FC6CF" w:rsidR="00CF2233" w:rsidRPr="008C34BE" w:rsidRDefault="00CF2233" w:rsidP="00CF2233">
      <w:pPr>
        <w:rPr>
          <w:lang w:val="en-US"/>
        </w:rPr>
      </w:pPr>
    </w:p>
    <w:p w14:paraId="5181D33F" w14:textId="77777777" w:rsidR="00CF2233" w:rsidRPr="008C34BE" w:rsidRDefault="00CF2233" w:rsidP="00CF2233">
      <w:pPr>
        <w:rPr>
          <w:lang w:val="en-US"/>
        </w:rPr>
      </w:pPr>
    </w:p>
    <w:p w14:paraId="7F19B565" w14:textId="692A1E61" w:rsidR="00FC65BA" w:rsidRPr="008C34BE" w:rsidRDefault="00CF2233" w:rsidP="00CF2233">
      <w:pPr>
        <w:rPr>
          <w:lang w:val="en-US"/>
        </w:rPr>
      </w:pPr>
      <w:r w:rsidRPr="008C34BE">
        <w:rPr>
          <w:b/>
          <w:bCs/>
          <w:lang w:val="en-US"/>
        </w:rPr>
        <w:t>Keywords</w:t>
      </w:r>
      <w:r w:rsidRPr="008C34BE">
        <w:rPr>
          <w:lang w:val="en-US"/>
        </w:rPr>
        <w:t>: simplified tax regime, small merchants, handwritten receipt digitization, deep learning, mobile application, YOLOv5, CRNN, digital inclusion, SQLite, sales control.</w:t>
      </w:r>
      <w:r w:rsidR="00FC65BA" w:rsidRPr="008C34BE">
        <w:rPr>
          <w:lang w:val="en-US"/>
        </w:rPr>
        <w:br w:type="page"/>
      </w:r>
    </w:p>
    <w:p w14:paraId="54278D1E" w14:textId="3EFCC1DD" w:rsidR="00FC65BA" w:rsidRDefault="00303666" w:rsidP="009D4DDE">
      <w:pPr>
        <w:pStyle w:val="Estilo0"/>
      </w:pPr>
      <w:bookmarkStart w:id="7" w:name="_Toc199587763"/>
      <w:bookmarkStart w:id="8" w:name="_Toc201090231"/>
      <w:r>
        <w:lastRenderedPageBreak/>
        <w:t>INDICE</w:t>
      </w:r>
      <w:bookmarkEnd w:id="7"/>
      <w:bookmarkEnd w:id="8"/>
    </w:p>
    <w:p w14:paraId="170D0DFF" w14:textId="63F51DA0" w:rsidR="00C9395B" w:rsidRDefault="0080769F">
      <w:pPr>
        <w:pStyle w:val="TDC1"/>
        <w:tabs>
          <w:tab w:val="right" w:leader="dot" w:pos="9350"/>
        </w:tabs>
        <w:rPr>
          <w:rFonts w:asciiTheme="minorHAnsi" w:eastAsiaTheme="minorEastAsia" w:hAnsiTheme="minorHAnsi" w:cstheme="minorBidi"/>
          <w:b w:val="0"/>
          <w:bCs w:val="0"/>
          <w:caps w:val="0"/>
          <w:noProof/>
          <w:sz w:val="22"/>
          <w:szCs w:val="22"/>
          <w:lang w:eastAsia="es-BO"/>
        </w:rPr>
      </w:pPr>
      <w:r>
        <w:fldChar w:fldCharType="begin"/>
      </w:r>
      <w:r>
        <w:instrText xml:space="preserve"> TOC \o "1-4" \h \z \u </w:instrText>
      </w:r>
      <w:r>
        <w:fldChar w:fldCharType="separate"/>
      </w:r>
      <w:hyperlink w:anchor="_Toc201090229" w:history="1">
        <w:r w:rsidR="00C9395B" w:rsidRPr="009C1C70">
          <w:rPr>
            <w:rStyle w:val="Hipervnculo"/>
            <w:noProof/>
          </w:rPr>
          <w:t>Resumen</w:t>
        </w:r>
        <w:r w:rsidR="00C9395B">
          <w:rPr>
            <w:noProof/>
            <w:webHidden/>
          </w:rPr>
          <w:tab/>
        </w:r>
        <w:r w:rsidR="00C9395B">
          <w:rPr>
            <w:noProof/>
            <w:webHidden/>
          </w:rPr>
          <w:fldChar w:fldCharType="begin"/>
        </w:r>
        <w:r w:rsidR="00C9395B">
          <w:rPr>
            <w:noProof/>
            <w:webHidden/>
          </w:rPr>
          <w:instrText xml:space="preserve"> PAGEREF _Toc201090229 \h </w:instrText>
        </w:r>
        <w:r w:rsidR="00C9395B">
          <w:rPr>
            <w:noProof/>
            <w:webHidden/>
          </w:rPr>
        </w:r>
        <w:r w:rsidR="00C9395B">
          <w:rPr>
            <w:noProof/>
            <w:webHidden/>
          </w:rPr>
          <w:fldChar w:fldCharType="separate"/>
        </w:r>
        <w:r w:rsidR="00C9395B">
          <w:rPr>
            <w:noProof/>
            <w:webHidden/>
          </w:rPr>
          <w:t>III</w:t>
        </w:r>
        <w:r w:rsidR="00C9395B">
          <w:rPr>
            <w:noProof/>
            <w:webHidden/>
          </w:rPr>
          <w:fldChar w:fldCharType="end"/>
        </w:r>
      </w:hyperlink>
    </w:p>
    <w:p w14:paraId="6ADEAD13" w14:textId="78AA49CD" w:rsidR="00C9395B" w:rsidRDefault="00C9395B">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090230" w:history="1">
        <w:r w:rsidRPr="009C1C70">
          <w:rPr>
            <w:rStyle w:val="Hipervnculo"/>
            <w:noProof/>
            <w:lang w:val="en-US"/>
          </w:rPr>
          <w:t>Abstract</w:t>
        </w:r>
        <w:r>
          <w:rPr>
            <w:noProof/>
            <w:webHidden/>
          </w:rPr>
          <w:tab/>
        </w:r>
        <w:r>
          <w:rPr>
            <w:noProof/>
            <w:webHidden/>
          </w:rPr>
          <w:fldChar w:fldCharType="begin"/>
        </w:r>
        <w:r>
          <w:rPr>
            <w:noProof/>
            <w:webHidden/>
          </w:rPr>
          <w:instrText xml:space="preserve"> PAGEREF _Toc201090230 \h </w:instrText>
        </w:r>
        <w:r>
          <w:rPr>
            <w:noProof/>
            <w:webHidden/>
          </w:rPr>
        </w:r>
        <w:r>
          <w:rPr>
            <w:noProof/>
            <w:webHidden/>
          </w:rPr>
          <w:fldChar w:fldCharType="separate"/>
        </w:r>
        <w:r>
          <w:rPr>
            <w:noProof/>
            <w:webHidden/>
          </w:rPr>
          <w:t>IV</w:t>
        </w:r>
        <w:r>
          <w:rPr>
            <w:noProof/>
            <w:webHidden/>
          </w:rPr>
          <w:fldChar w:fldCharType="end"/>
        </w:r>
      </w:hyperlink>
    </w:p>
    <w:p w14:paraId="7BA2B001" w14:textId="2D84AB43" w:rsidR="00C9395B" w:rsidRDefault="00C9395B">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090231" w:history="1">
        <w:r w:rsidRPr="009C1C70">
          <w:rPr>
            <w:rStyle w:val="Hipervnculo"/>
            <w:noProof/>
          </w:rPr>
          <w:t>INDICE</w:t>
        </w:r>
        <w:r>
          <w:rPr>
            <w:noProof/>
            <w:webHidden/>
          </w:rPr>
          <w:tab/>
        </w:r>
        <w:r>
          <w:rPr>
            <w:noProof/>
            <w:webHidden/>
          </w:rPr>
          <w:fldChar w:fldCharType="begin"/>
        </w:r>
        <w:r>
          <w:rPr>
            <w:noProof/>
            <w:webHidden/>
          </w:rPr>
          <w:instrText xml:space="preserve"> PAGEREF _Toc201090231 \h </w:instrText>
        </w:r>
        <w:r>
          <w:rPr>
            <w:noProof/>
            <w:webHidden/>
          </w:rPr>
        </w:r>
        <w:r>
          <w:rPr>
            <w:noProof/>
            <w:webHidden/>
          </w:rPr>
          <w:fldChar w:fldCharType="separate"/>
        </w:r>
        <w:r>
          <w:rPr>
            <w:noProof/>
            <w:webHidden/>
          </w:rPr>
          <w:t>V</w:t>
        </w:r>
        <w:r>
          <w:rPr>
            <w:noProof/>
            <w:webHidden/>
          </w:rPr>
          <w:fldChar w:fldCharType="end"/>
        </w:r>
      </w:hyperlink>
    </w:p>
    <w:p w14:paraId="2B470B2E" w14:textId="2B17D273" w:rsidR="00C9395B" w:rsidRDefault="00C9395B">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090232" w:history="1">
        <w:r w:rsidRPr="009C1C70">
          <w:rPr>
            <w:rStyle w:val="Hipervnculo"/>
            <w:noProof/>
          </w:rPr>
          <w:t>INDICE DE FIGURAS</w:t>
        </w:r>
        <w:r>
          <w:rPr>
            <w:noProof/>
            <w:webHidden/>
          </w:rPr>
          <w:tab/>
        </w:r>
        <w:r>
          <w:rPr>
            <w:noProof/>
            <w:webHidden/>
          </w:rPr>
          <w:fldChar w:fldCharType="begin"/>
        </w:r>
        <w:r>
          <w:rPr>
            <w:noProof/>
            <w:webHidden/>
          </w:rPr>
          <w:instrText xml:space="preserve"> PAGEREF _Toc201090232 \h </w:instrText>
        </w:r>
        <w:r>
          <w:rPr>
            <w:noProof/>
            <w:webHidden/>
          </w:rPr>
        </w:r>
        <w:r>
          <w:rPr>
            <w:noProof/>
            <w:webHidden/>
          </w:rPr>
          <w:fldChar w:fldCharType="separate"/>
        </w:r>
        <w:r>
          <w:rPr>
            <w:noProof/>
            <w:webHidden/>
          </w:rPr>
          <w:t>X</w:t>
        </w:r>
        <w:r>
          <w:rPr>
            <w:noProof/>
            <w:webHidden/>
          </w:rPr>
          <w:fldChar w:fldCharType="end"/>
        </w:r>
      </w:hyperlink>
    </w:p>
    <w:p w14:paraId="5F849E14" w14:textId="10638AFE" w:rsidR="00C9395B" w:rsidRDefault="00C9395B">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090233" w:history="1">
        <w:r w:rsidRPr="009C1C70">
          <w:rPr>
            <w:rStyle w:val="Hipervnculo"/>
            <w:noProof/>
          </w:rPr>
          <w:t>INDICE DE TABLAS</w:t>
        </w:r>
        <w:r>
          <w:rPr>
            <w:noProof/>
            <w:webHidden/>
          </w:rPr>
          <w:tab/>
        </w:r>
        <w:r>
          <w:rPr>
            <w:noProof/>
            <w:webHidden/>
          </w:rPr>
          <w:fldChar w:fldCharType="begin"/>
        </w:r>
        <w:r>
          <w:rPr>
            <w:noProof/>
            <w:webHidden/>
          </w:rPr>
          <w:instrText xml:space="preserve"> PAGEREF _Toc201090233 \h </w:instrText>
        </w:r>
        <w:r>
          <w:rPr>
            <w:noProof/>
            <w:webHidden/>
          </w:rPr>
        </w:r>
        <w:r>
          <w:rPr>
            <w:noProof/>
            <w:webHidden/>
          </w:rPr>
          <w:fldChar w:fldCharType="separate"/>
        </w:r>
        <w:r>
          <w:rPr>
            <w:noProof/>
            <w:webHidden/>
          </w:rPr>
          <w:t>XIV</w:t>
        </w:r>
        <w:r>
          <w:rPr>
            <w:noProof/>
            <w:webHidden/>
          </w:rPr>
          <w:fldChar w:fldCharType="end"/>
        </w:r>
      </w:hyperlink>
    </w:p>
    <w:p w14:paraId="7DB15235" w14:textId="0423AB0B" w:rsidR="00C9395B" w:rsidRDefault="00C9395B">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090234" w:history="1">
        <w:r w:rsidRPr="009C1C70">
          <w:rPr>
            <w:rStyle w:val="Hipervnculo"/>
            <w:noProof/>
          </w:rPr>
          <w:t>CAPITULO I</w:t>
        </w:r>
        <w:r>
          <w:rPr>
            <w:noProof/>
            <w:webHidden/>
          </w:rPr>
          <w:tab/>
        </w:r>
        <w:r>
          <w:rPr>
            <w:noProof/>
            <w:webHidden/>
          </w:rPr>
          <w:fldChar w:fldCharType="begin"/>
        </w:r>
        <w:r>
          <w:rPr>
            <w:noProof/>
            <w:webHidden/>
          </w:rPr>
          <w:instrText xml:space="preserve"> PAGEREF _Toc201090234 \h </w:instrText>
        </w:r>
        <w:r>
          <w:rPr>
            <w:noProof/>
            <w:webHidden/>
          </w:rPr>
        </w:r>
        <w:r>
          <w:rPr>
            <w:noProof/>
            <w:webHidden/>
          </w:rPr>
          <w:fldChar w:fldCharType="separate"/>
        </w:r>
        <w:r>
          <w:rPr>
            <w:noProof/>
            <w:webHidden/>
          </w:rPr>
          <w:t>1</w:t>
        </w:r>
        <w:r>
          <w:rPr>
            <w:noProof/>
            <w:webHidden/>
          </w:rPr>
          <w:fldChar w:fldCharType="end"/>
        </w:r>
      </w:hyperlink>
    </w:p>
    <w:p w14:paraId="16ABBF81" w14:textId="27463717" w:rsidR="00C9395B" w:rsidRDefault="00C9395B">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1090235" w:history="1">
        <w:r w:rsidRPr="009C1C70">
          <w:rPr>
            <w:rStyle w:val="Hipervnculo"/>
            <w:noProof/>
          </w:rPr>
          <w:t>1</w:t>
        </w:r>
        <w:r>
          <w:rPr>
            <w:rFonts w:asciiTheme="minorHAnsi" w:eastAsiaTheme="minorEastAsia" w:hAnsiTheme="minorHAnsi" w:cstheme="minorBidi"/>
            <w:b w:val="0"/>
            <w:bCs w:val="0"/>
            <w:caps w:val="0"/>
            <w:noProof/>
            <w:sz w:val="22"/>
            <w:szCs w:val="22"/>
            <w:lang w:eastAsia="es-BO"/>
          </w:rPr>
          <w:tab/>
        </w:r>
        <w:r w:rsidRPr="009C1C70">
          <w:rPr>
            <w:rStyle w:val="Hipervnculo"/>
            <w:noProof/>
          </w:rPr>
          <w:t>MARCO REFERENCIAL</w:t>
        </w:r>
        <w:r>
          <w:rPr>
            <w:noProof/>
            <w:webHidden/>
          </w:rPr>
          <w:tab/>
        </w:r>
        <w:r>
          <w:rPr>
            <w:noProof/>
            <w:webHidden/>
          </w:rPr>
          <w:fldChar w:fldCharType="begin"/>
        </w:r>
        <w:r>
          <w:rPr>
            <w:noProof/>
            <w:webHidden/>
          </w:rPr>
          <w:instrText xml:space="preserve"> PAGEREF _Toc201090235 \h </w:instrText>
        </w:r>
        <w:r>
          <w:rPr>
            <w:noProof/>
            <w:webHidden/>
          </w:rPr>
        </w:r>
        <w:r>
          <w:rPr>
            <w:noProof/>
            <w:webHidden/>
          </w:rPr>
          <w:fldChar w:fldCharType="separate"/>
        </w:r>
        <w:r>
          <w:rPr>
            <w:noProof/>
            <w:webHidden/>
          </w:rPr>
          <w:t>1</w:t>
        </w:r>
        <w:r>
          <w:rPr>
            <w:noProof/>
            <w:webHidden/>
          </w:rPr>
          <w:fldChar w:fldCharType="end"/>
        </w:r>
      </w:hyperlink>
    </w:p>
    <w:p w14:paraId="55DE8244" w14:textId="3B1A7C64" w:rsidR="00C9395B" w:rsidRDefault="00C9395B">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0236" w:history="1">
        <w:r w:rsidRPr="009C1C70">
          <w:rPr>
            <w:rStyle w:val="Hipervnculo"/>
            <w:noProof/>
          </w:rPr>
          <w:t>1.1</w:t>
        </w:r>
        <w:r>
          <w:rPr>
            <w:rFonts w:asciiTheme="minorHAnsi" w:eastAsiaTheme="minorEastAsia" w:hAnsiTheme="minorHAnsi" w:cstheme="minorBidi"/>
            <w:smallCaps w:val="0"/>
            <w:noProof/>
            <w:sz w:val="22"/>
            <w:szCs w:val="22"/>
            <w:lang w:eastAsia="es-BO"/>
          </w:rPr>
          <w:tab/>
        </w:r>
        <w:r w:rsidRPr="009C1C70">
          <w:rPr>
            <w:rStyle w:val="Hipervnculo"/>
            <w:noProof/>
          </w:rPr>
          <w:t>INTRODUCCIÓN</w:t>
        </w:r>
        <w:r>
          <w:rPr>
            <w:noProof/>
            <w:webHidden/>
          </w:rPr>
          <w:tab/>
        </w:r>
        <w:r>
          <w:rPr>
            <w:noProof/>
            <w:webHidden/>
          </w:rPr>
          <w:fldChar w:fldCharType="begin"/>
        </w:r>
        <w:r>
          <w:rPr>
            <w:noProof/>
            <w:webHidden/>
          </w:rPr>
          <w:instrText xml:space="preserve"> PAGEREF _Toc201090236 \h </w:instrText>
        </w:r>
        <w:r>
          <w:rPr>
            <w:noProof/>
            <w:webHidden/>
          </w:rPr>
        </w:r>
        <w:r>
          <w:rPr>
            <w:noProof/>
            <w:webHidden/>
          </w:rPr>
          <w:fldChar w:fldCharType="separate"/>
        </w:r>
        <w:r>
          <w:rPr>
            <w:noProof/>
            <w:webHidden/>
          </w:rPr>
          <w:t>1</w:t>
        </w:r>
        <w:r>
          <w:rPr>
            <w:noProof/>
            <w:webHidden/>
          </w:rPr>
          <w:fldChar w:fldCharType="end"/>
        </w:r>
      </w:hyperlink>
    </w:p>
    <w:p w14:paraId="543852B4" w14:textId="27FAE57A" w:rsidR="00C9395B" w:rsidRDefault="00C9395B">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0237" w:history="1">
        <w:r w:rsidRPr="009C1C70">
          <w:rPr>
            <w:rStyle w:val="Hipervnculo"/>
            <w:noProof/>
          </w:rPr>
          <w:t>1.2</w:t>
        </w:r>
        <w:r>
          <w:rPr>
            <w:rFonts w:asciiTheme="minorHAnsi" w:eastAsiaTheme="minorEastAsia" w:hAnsiTheme="minorHAnsi" w:cstheme="minorBidi"/>
            <w:smallCaps w:val="0"/>
            <w:noProof/>
            <w:sz w:val="22"/>
            <w:szCs w:val="22"/>
            <w:lang w:eastAsia="es-BO"/>
          </w:rPr>
          <w:tab/>
        </w:r>
        <w:r w:rsidRPr="009C1C70">
          <w:rPr>
            <w:rStyle w:val="Hipervnculo"/>
            <w:noProof/>
          </w:rPr>
          <w:t>ANTECEDENTES</w:t>
        </w:r>
        <w:r>
          <w:rPr>
            <w:noProof/>
            <w:webHidden/>
          </w:rPr>
          <w:tab/>
        </w:r>
        <w:r>
          <w:rPr>
            <w:noProof/>
            <w:webHidden/>
          </w:rPr>
          <w:fldChar w:fldCharType="begin"/>
        </w:r>
        <w:r>
          <w:rPr>
            <w:noProof/>
            <w:webHidden/>
          </w:rPr>
          <w:instrText xml:space="preserve"> PAGEREF _Toc201090237 \h </w:instrText>
        </w:r>
        <w:r>
          <w:rPr>
            <w:noProof/>
            <w:webHidden/>
          </w:rPr>
        </w:r>
        <w:r>
          <w:rPr>
            <w:noProof/>
            <w:webHidden/>
          </w:rPr>
          <w:fldChar w:fldCharType="separate"/>
        </w:r>
        <w:r>
          <w:rPr>
            <w:noProof/>
            <w:webHidden/>
          </w:rPr>
          <w:t>3</w:t>
        </w:r>
        <w:r>
          <w:rPr>
            <w:noProof/>
            <w:webHidden/>
          </w:rPr>
          <w:fldChar w:fldCharType="end"/>
        </w:r>
      </w:hyperlink>
    </w:p>
    <w:p w14:paraId="0FC9A1BB" w14:textId="5AC94700"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238" w:history="1">
        <w:r w:rsidRPr="009C1C70">
          <w:rPr>
            <w:rStyle w:val="Hipervnculo"/>
            <w:noProof/>
          </w:rPr>
          <w:t>1.2.1</w:t>
        </w:r>
        <w:r>
          <w:rPr>
            <w:rFonts w:asciiTheme="minorHAnsi" w:eastAsiaTheme="minorEastAsia" w:hAnsiTheme="minorHAnsi" w:cstheme="minorBidi"/>
            <w:i w:val="0"/>
            <w:iCs w:val="0"/>
            <w:noProof/>
            <w:sz w:val="22"/>
            <w:szCs w:val="22"/>
            <w:lang w:eastAsia="es-BO"/>
          </w:rPr>
          <w:tab/>
        </w:r>
        <w:r w:rsidRPr="009C1C70">
          <w:rPr>
            <w:rStyle w:val="Hipervnculo"/>
            <w:noProof/>
          </w:rPr>
          <w:t>Antecedentes internacionales.</w:t>
        </w:r>
        <w:r>
          <w:rPr>
            <w:noProof/>
            <w:webHidden/>
          </w:rPr>
          <w:tab/>
        </w:r>
        <w:r>
          <w:rPr>
            <w:noProof/>
            <w:webHidden/>
          </w:rPr>
          <w:fldChar w:fldCharType="begin"/>
        </w:r>
        <w:r>
          <w:rPr>
            <w:noProof/>
            <w:webHidden/>
          </w:rPr>
          <w:instrText xml:space="preserve"> PAGEREF _Toc201090238 \h </w:instrText>
        </w:r>
        <w:r>
          <w:rPr>
            <w:noProof/>
            <w:webHidden/>
          </w:rPr>
        </w:r>
        <w:r>
          <w:rPr>
            <w:noProof/>
            <w:webHidden/>
          </w:rPr>
          <w:fldChar w:fldCharType="separate"/>
        </w:r>
        <w:r>
          <w:rPr>
            <w:noProof/>
            <w:webHidden/>
          </w:rPr>
          <w:t>3</w:t>
        </w:r>
        <w:r>
          <w:rPr>
            <w:noProof/>
            <w:webHidden/>
          </w:rPr>
          <w:fldChar w:fldCharType="end"/>
        </w:r>
      </w:hyperlink>
    </w:p>
    <w:p w14:paraId="454E2A59" w14:textId="2F700A8A"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239" w:history="1">
        <w:r w:rsidRPr="009C1C70">
          <w:rPr>
            <w:rStyle w:val="Hipervnculo"/>
            <w:noProof/>
          </w:rPr>
          <w:t>1.1.1</w:t>
        </w:r>
        <w:r>
          <w:rPr>
            <w:rFonts w:asciiTheme="minorHAnsi" w:eastAsiaTheme="minorEastAsia" w:hAnsiTheme="minorHAnsi" w:cstheme="minorBidi"/>
            <w:i w:val="0"/>
            <w:iCs w:val="0"/>
            <w:noProof/>
            <w:sz w:val="22"/>
            <w:szCs w:val="22"/>
            <w:lang w:eastAsia="es-BO"/>
          </w:rPr>
          <w:tab/>
        </w:r>
        <w:r w:rsidRPr="009C1C70">
          <w:rPr>
            <w:rStyle w:val="Hipervnculo"/>
            <w:noProof/>
          </w:rPr>
          <w:t>Antecedentes nacionales.</w:t>
        </w:r>
        <w:r>
          <w:rPr>
            <w:noProof/>
            <w:webHidden/>
          </w:rPr>
          <w:tab/>
        </w:r>
        <w:r>
          <w:rPr>
            <w:noProof/>
            <w:webHidden/>
          </w:rPr>
          <w:fldChar w:fldCharType="begin"/>
        </w:r>
        <w:r>
          <w:rPr>
            <w:noProof/>
            <w:webHidden/>
          </w:rPr>
          <w:instrText xml:space="preserve"> PAGEREF _Toc201090239 \h </w:instrText>
        </w:r>
        <w:r>
          <w:rPr>
            <w:noProof/>
            <w:webHidden/>
          </w:rPr>
        </w:r>
        <w:r>
          <w:rPr>
            <w:noProof/>
            <w:webHidden/>
          </w:rPr>
          <w:fldChar w:fldCharType="separate"/>
        </w:r>
        <w:r>
          <w:rPr>
            <w:noProof/>
            <w:webHidden/>
          </w:rPr>
          <w:t>4</w:t>
        </w:r>
        <w:r>
          <w:rPr>
            <w:noProof/>
            <w:webHidden/>
          </w:rPr>
          <w:fldChar w:fldCharType="end"/>
        </w:r>
      </w:hyperlink>
    </w:p>
    <w:p w14:paraId="62BB60A3" w14:textId="768ABCB6" w:rsidR="00C9395B" w:rsidRDefault="00C9395B">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0240" w:history="1">
        <w:r w:rsidRPr="009C1C70">
          <w:rPr>
            <w:rStyle w:val="Hipervnculo"/>
            <w:noProof/>
          </w:rPr>
          <w:t>1.3</w:t>
        </w:r>
        <w:r>
          <w:rPr>
            <w:rFonts w:asciiTheme="minorHAnsi" w:eastAsiaTheme="minorEastAsia" w:hAnsiTheme="minorHAnsi" w:cstheme="minorBidi"/>
            <w:smallCaps w:val="0"/>
            <w:noProof/>
            <w:sz w:val="22"/>
            <w:szCs w:val="22"/>
            <w:lang w:eastAsia="es-BO"/>
          </w:rPr>
          <w:tab/>
        </w:r>
        <w:r w:rsidRPr="009C1C70">
          <w:rPr>
            <w:rStyle w:val="Hipervnculo"/>
            <w:noProof/>
          </w:rPr>
          <w:t>PLANTEAMIENTO DEL PROBLEMA</w:t>
        </w:r>
        <w:r>
          <w:rPr>
            <w:noProof/>
            <w:webHidden/>
          </w:rPr>
          <w:tab/>
        </w:r>
        <w:r>
          <w:rPr>
            <w:noProof/>
            <w:webHidden/>
          </w:rPr>
          <w:fldChar w:fldCharType="begin"/>
        </w:r>
        <w:r>
          <w:rPr>
            <w:noProof/>
            <w:webHidden/>
          </w:rPr>
          <w:instrText xml:space="preserve"> PAGEREF _Toc201090240 \h </w:instrText>
        </w:r>
        <w:r>
          <w:rPr>
            <w:noProof/>
            <w:webHidden/>
          </w:rPr>
        </w:r>
        <w:r>
          <w:rPr>
            <w:noProof/>
            <w:webHidden/>
          </w:rPr>
          <w:fldChar w:fldCharType="separate"/>
        </w:r>
        <w:r>
          <w:rPr>
            <w:noProof/>
            <w:webHidden/>
          </w:rPr>
          <w:t>5</w:t>
        </w:r>
        <w:r>
          <w:rPr>
            <w:noProof/>
            <w:webHidden/>
          </w:rPr>
          <w:fldChar w:fldCharType="end"/>
        </w:r>
      </w:hyperlink>
    </w:p>
    <w:p w14:paraId="497731EB" w14:textId="79F53D28"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241" w:history="1">
        <w:r w:rsidRPr="009C1C70">
          <w:rPr>
            <w:rStyle w:val="Hipervnculo"/>
            <w:noProof/>
          </w:rPr>
          <w:t>1.3.1</w:t>
        </w:r>
        <w:r>
          <w:rPr>
            <w:rFonts w:asciiTheme="minorHAnsi" w:eastAsiaTheme="minorEastAsia" w:hAnsiTheme="minorHAnsi" w:cstheme="minorBidi"/>
            <w:i w:val="0"/>
            <w:iCs w:val="0"/>
            <w:noProof/>
            <w:sz w:val="22"/>
            <w:szCs w:val="22"/>
            <w:lang w:eastAsia="es-BO"/>
          </w:rPr>
          <w:tab/>
        </w:r>
        <w:r w:rsidRPr="009C1C70">
          <w:rPr>
            <w:rStyle w:val="Hipervnculo"/>
            <w:noProof/>
          </w:rPr>
          <w:t>Problema General.</w:t>
        </w:r>
        <w:r>
          <w:rPr>
            <w:noProof/>
            <w:webHidden/>
          </w:rPr>
          <w:tab/>
        </w:r>
        <w:r>
          <w:rPr>
            <w:noProof/>
            <w:webHidden/>
          </w:rPr>
          <w:fldChar w:fldCharType="begin"/>
        </w:r>
        <w:r>
          <w:rPr>
            <w:noProof/>
            <w:webHidden/>
          </w:rPr>
          <w:instrText xml:space="preserve"> PAGEREF _Toc201090241 \h </w:instrText>
        </w:r>
        <w:r>
          <w:rPr>
            <w:noProof/>
            <w:webHidden/>
          </w:rPr>
        </w:r>
        <w:r>
          <w:rPr>
            <w:noProof/>
            <w:webHidden/>
          </w:rPr>
          <w:fldChar w:fldCharType="separate"/>
        </w:r>
        <w:r>
          <w:rPr>
            <w:noProof/>
            <w:webHidden/>
          </w:rPr>
          <w:t>5</w:t>
        </w:r>
        <w:r>
          <w:rPr>
            <w:noProof/>
            <w:webHidden/>
          </w:rPr>
          <w:fldChar w:fldCharType="end"/>
        </w:r>
      </w:hyperlink>
    </w:p>
    <w:p w14:paraId="7CC2E301" w14:textId="2A64E015"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242" w:history="1">
        <w:r w:rsidRPr="009C1C70">
          <w:rPr>
            <w:rStyle w:val="Hipervnculo"/>
            <w:noProof/>
          </w:rPr>
          <w:t>1.3.2</w:t>
        </w:r>
        <w:r>
          <w:rPr>
            <w:rFonts w:asciiTheme="minorHAnsi" w:eastAsiaTheme="minorEastAsia" w:hAnsiTheme="minorHAnsi" w:cstheme="minorBidi"/>
            <w:i w:val="0"/>
            <w:iCs w:val="0"/>
            <w:noProof/>
            <w:sz w:val="22"/>
            <w:szCs w:val="22"/>
            <w:lang w:eastAsia="es-BO"/>
          </w:rPr>
          <w:tab/>
        </w:r>
        <w:r w:rsidRPr="009C1C70">
          <w:rPr>
            <w:rStyle w:val="Hipervnculo"/>
            <w:noProof/>
          </w:rPr>
          <w:t>Problemas Específicos.</w:t>
        </w:r>
        <w:r>
          <w:rPr>
            <w:noProof/>
            <w:webHidden/>
          </w:rPr>
          <w:tab/>
        </w:r>
        <w:r>
          <w:rPr>
            <w:noProof/>
            <w:webHidden/>
          </w:rPr>
          <w:fldChar w:fldCharType="begin"/>
        </w:r>
        <w:r>
          <w:rPr>
            <w:noProof/>
            <w:webHidden/>
          </w:rPr>
          <w:instrText xml:space="preserve"> PAGEREF _Toc201090242 \h </w:instrText>
        </w:r>
        <w:r>
          <w:rPr>
            <w:noProof/>
            <w:webHidden/>
          </w:rPr>
        </w:r>
        <w:r>
          <w:rPr>
            <w:noProof/>
            <w:webHidden/>
          </w:rPr>
          <w:fldChar w:fldCharType="separate"/>
        </w:r>
        <w:r>
          <w:rPr>
            <w:noProof/>
            <w:webHidden/>
          </w:rPr>
          <w:t>7</w:t>
        </w:r>
        <w:r>
          <w:rPr>
            <w:noProof/>
            <w:webHidden/>
          </w:rPr>
          <w:fldChar w:fldCharType="end"/>
        </w:r>
      </w:hyperlink>
    </w:p>
    <w:p w14:paraId="5B8B8703" w14:textId="73DD8CB2" w:rsidR="00C9395B" w:rsidRDefault="00C9395B">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0243" w:history="1">
        <w:r w:rsidRPr="009C1C70">
          <w:rPr>
            <w:rStyle w:val="Hipervnculo"/>
            <w:noProof/>
          </w:rPr>
          <w:t>1.4</w:t>
        </w:r>
        <w:r>
          <w:rPr>
            <w:rFonts w:asciiTheme="minorHAnsi" w:eastAsiaTheme="minorEastAsia" w:hAnsiTheme="minorHAnsi" w:cstheme="minorBidi"/>
            <w:smallCaps w:val="0"/>
            <w:noProof/>
            <w:sz w:val="22"/>
            <w:szCs w:val="22"/>
            <w:lang w:eastAsia="es-BO"/>
          </w:rPr>
          <w:tab/>
        </w:r>
        <w:r w:rsidRPr="009C1C70">
          <w:rPr>
            <w:rStyle w:val="Hipervnculo"/>
            <w:noProof/>
          </w:rPr>
          <w:t>OBJETIVOS.</w:t>
        </w:r>
        <w:r>
          <w:rPr>
            <w:noProof/>
            <w:webHidden/>
          </w:rPr>
          <w:tab/>
        </w:r>
        <w:r>
          <w:rPr>
            <w:noProof/>
            <w:webHidden/>
          </w:rPr>
          <w:fldChar w:fldCharType="begin"/>
        </w:r>
        <w:r>
          <w:rPr>
            <w:noProof/>
            <w:webHidden/>
          </w:rPr>
          <w:instrText xml:space="preserve"> PAGEREF _Toc201090243 \h </w:instrText>
        </w:r>
        <w:r>
          <w:rPr>
            <w:noProof/>
            <w:webHidden/>
          </w:rPr>
        </w:r>
        <w:r>
          <w:rPr>
            <w:noProof/>
            <w:webHidden/>
          </w:rPr>
          <w:fldChar w:fldCharType="separate"/>
        </w:r>
        <w:r>
          <w:rPr>
            <w:noProof/>
            <w:webHidden/>
          </w:rPr>
          <w:t>7</w:t>
        </w:r>
        <w:r>
          <w:rPr>
            <w:noProof/>
            <w:webHidden/>
          </w:rPr>
          <w:fldChar w:fldCharType="end"/>
        </w:r>
      </w:hyperlink>
    </w:p>
    <w:p w14:paraId="12C75C6D" w14:textId="25DAD225"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244" w:history="1">
        <w:r w:rsidRPr="009C1C70">
          <w:rPr>
            <w:rStyle w:val="Hipervnculo"/>
            <w:noProof/>
          </w:rPr>
          <w:t>1.4.1</w:t>
        </w:r>
        <w:r>
          <w:rPr>
            <w:rFonts w:asciiTheme="minorHAnsi" w:eastAsiaTheme="minorEastAsia" w:hAnsiTheme="minorHAnsi" w:cstheme="minorBidi"/>
            <w:i w:val="0"/>
            <w:iCs w:val="0"/>
            <w:noProof/>
            <w:sz w:val="22"/>
            <w:szCs w:val="22"/>
            <w:lang w:eastAsia="es-BO"/>
          </w:rPr>
          <w:tab/>
        </w:r>
        <w:r w:rsidRPr="009C1C70">
          <w:rPr>
            <w:rStyle w:val="Hipervnculo"/>
            <w:noProof/>
          </w:rPr>
          <w:t>Objetivo General.</w:t>
        </w:r>
        <w:r>
          <w:rPr>
            <w:noProof/>
            <w:webHidden/>
          </w:rPr>
          <w:tab/>
        </w:r>
        <w:r>
          <w:rPr>
            <w:noProof/>
            <w:webHidden/>
          </w:rPr>
          <w:fldChar w:fldCharType="begin"/>
        </w:r>
        <w:r>
          <w:rPr>
            <w:noProof/>
            <w:webHidden/>
          </w:rPr>
          <w:instrText xml:space="preserve"> PAGEREF _Toc201090244 \h </w:instrText>
        </w:r>
        <w:r>
          <w:rPr>
            <w:noProof/>
            <w:webHidden/>
          </w:rPr>
        </w:r>
        <w:r>
          <w:rPr>
            <w:noProof/>
            <w:webHidden/>
          </w:rPr>
          <w:fldChar w:fldCharType="separate"/>
        </w:r>
        <w:r>
          <w:rPr>
            <w:noProof/>
            <w:webHidden/>
          </w:rPr>
          <w:t>7</w:t>
        </w:r>
        <w:r>
          <w:rPr>
            <w:noProof/>
            <w:webHidden/>
          </w:rPr>
          <w:fldChar w:fldCharType="end"/>
        </w:r>
      </w:hyperlink>
    </w:p>
    <w:p w14:paraId="05318F61" w14:textId="1A32E658"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245" w:history="1">
        <w:r w:rsidRPr="009C1C70">
          <w:rPr>
            <w:rStyle w:val="Hipervnculo"/>
            <w:noProof/>
          </w:rPr>
          <w:t>1.4.2</w:t>
        </w:r>
        <w:r>
          <w:rPr>
            <w:rFonts w:asciiTheme="minorHAnsi" w:eastAsiaTheme="minorEastAsia" w:hAnsiTheme="minorHAnsi" w:cstheme="minorBidi"/>
            <w:i w:val="0"/>
            <w:iCs w:val="0"/>
            <w:noProof/>
            <w:sz w:val="22"/>
            <w:szCs w:val="22"/>
            <w:lang w:eastAsia="es-BO"/>
          </w:rPr>
          <w:tab/>
        </w:r>
        <w:r w:rsidRPr="009C1C70">
          <w:rPr>
            <w:rStyle w:val="Hipervnculo"/>
            <w:noProof/>
          </w:rPr>
          <w:t>Objetivo Específico.</w:t>
        </w:r>
        <w:r>
          <w:rPr>
            <w:noProof/>
            <w:webHidden/>
          </w:rPr>
          <w:tab/>
        </w:r>
        <w:r>
          <w:rPr>
            <w:noProof/>
            <w:webHidden/>
          </w:rPr>
          <w:fldChar w:fldCharType="begin"/>
        </w:r>
        <w:r>
          <w:rPr>
            <w:noProof/>
            <w:webHidden/>
          </w:rPr>
          <w:instrText xml:space="preserve"> PAGEREF _Toc201090245 \h </w:instrText>
        </w:r>
        <w:r>
          <w:rPr>
            <w:noProof/>
            <w:webHidden/>
          </w:rPr>
        </w:r>
        <w:r>
          <w:rPr>
            <w:noProof/>
            <w:webHidden/>
          </w:rPr>
          <w:fldChar w:fldCharType="separate"/>
        </w:r>
        <w:r>
          <w:rPr>
            <w:noProof/>
            <w:webHidden/>
          </w:rPr>
          <w:t>7</w:t>
        </w:r>
        <w:r>
          <w:rPr>
            <w:noProof/>
            <w:webHidden/>
          </w:rPr>
          <w:fldChar w:fldCharType="end"/>
        </w:r>
      </w:hyperlink>
    </w:p>
    <w:p w14:paraId="59561E2E" w14:textId="236AEC8F" w:rsidR="00C9395B" w:rsidRDefault="00C9395B">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0246" w:history="1">
        <w:r w:rsidRPr="009C1C70">
          <w:rPr>
            <w:rStyle w:val="Hipervnculo"/>
            <w:noProof/>
          </w:rPr>
          <w:t>1.5</w:t>
        </w:r>
        <w:r>
          <w:rPr>
            <w:rFonts w:asciiTheme="minorHAnsi" w:eastAsiaTheme="minorEastAsia" w:hAnsiTheme="minorHAnsi" w:cstheme="minorBidi"/>
            <w:smallCaps w:val="0"/>
            <w:noProof/>
            <w:sz w:val="22"/>
            <w:szCs w:val="22"/>
            <w:lang w:eastAsia="es-BO"/>
          </w:rPr>
          <w:tab/>
        </w:r>
        <w:r w:rsidRPr="009C1C70">
          <w:rPr>
            <w:rStyle w:val="Hipervnculo"/>
            <w:noProof/>
          </w:rPr>
          <w:t>HIPOTESIS</w:t>
        </w:r>
        <w:r>
          <w:rPr>
            <w:noProof/>
            <w:webHidden/>
          </w:rPr>
          <w:tab/>
        </w:r>
        <w:r>
          <w:rPr>
            <w:noProof/>
            <w:webHidden/>
          </w:rPr>
          <w:fldChar w:fldCharType="begin"/>
        </w:r>
        <w:r>
          <w:rPr>
            <w:noProof/>
            <w:webHidden/>
          </w:rPr>
          <w:instrText xml:space="preserve"> PAGEREF _Toc201090246 \h </w:instrText>
        </w:r>
        <w:r>
          <w:rPr>
            <w:noProof/>
            <w:webHidden/>
          </w:rPr>
        </w:r>
        <w:r>
          <w:rPr>
            <w:noProof/>
            <w:webHidden/>
          </w:rPr>
          <w:fldChar w:fldCharType="separate"/>
        </w:r>
        <w:r>
          <w:rPr>
            <w:noProof/>
            <w:webHidden/>
          </w:rPr>
          <w:t>8</w:t>
        </w:r>
        <w:r>
          <w:rPr>
            <w:noProof/>
            <w:webHidden/>
          </w:rPr>
          <w:fldChar w:fldCharType="end"/>
        </w:r>
      </w:hyperlink>
    </w:p>
    <w:p w14:paraId="57D0AF6A" w14:textId="328FE079" w:rsidR="00C9395B" w:rsidRDefault="00C9395B">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0247" w:history="1">
        <w:r w:rsidRPr="009C1C70">
          <w:rPr>
            <w:rStyle w:val="Hipervnculo"/>
            <w:noProof/>
          </w:rPr>
          <w:t>1.6</w:t>
        </w:r>
        <w:r>
          <w:rPr>
            <w:rFonts w:asciiTheme="minorHAnsi" w:eastAsiaTheme="minorEastAsia" w:hAnsiTheme="minorHAnsi" w:cstheme="minorBidi"/>
            <w:smallCaps w:val="0"/>
            <w:noProof/>
            <w:sz w:val="22"/>
            <w:szCs w:val="22"/>
            <w:lang w:eastAsia="es-BO"/>
          </w:rPr>
          <w:tab/>
        </w:r>
        <w:r w:rsidRPr="009C1C70">
          <w:rPr>
            <w:rStyle w:val="Hipervnculo"/>
            <w:noProof/>
          </w:rPr>
          <w:t>OPERACIÓN DE VARIABLES</w:t>
        </w:r>
        <w:r>
          <w:rPr>
            <w:noProof/>
            <w:webHidden/>
          </w:rPr>
          <w:tab/>
        </w:r>
        <w:r>
          <w:rPr>
            <w:noProof/>
            <w:webHidden/>
          </w:rPr>
          <w:fldChar w:fldCharType="begin"/>
        </w:r>
        <w:r>
          <w:rPr>
            <w:noProof/>
            <w:webHidden/>
          </w:rPr>
          <w:instrText xml:space="preserve"> PAGEREF _Toc201090247 \h </w:instrText>
        </w:r>
        <w:r>
          <w:rPr>
            <w:noProof/>
            <w:webHidden/>
          </w:rPr>
        </w:r>
        <w:r>
          <w:rPr>
            <w:noProof/>
            <w:webHidden/>
          </w:rPr>
          <w:fldChar w:fldCharType="separate"/>
        </w:r>
        <w:r>
          <w:rPr>
            <w:noProof/>
            <w:webHidden/>
          </w:rPr>
          <w:t>8</w:t>
        </w:r>
        <w:r>
          <w:rPr>
            <w:noProof/>
            <w:webHidden/>
          </w:rPr>
          <w:fldChar w:fldCharType="end"/>
        </w:r>
      </w:hyperlink>
    </w:p>
    <w:p w14:paraId="7BE65424" w14:textId="3B75D4E2" w:rsidR="00C9395B" w:rsidRDefault="00C9395B">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0248" w:history="1">
        <w:r w:rsidRPr="009C1C70">
          <w:rPr>
            <w:rStyle w:val="Hipervnculo"/>
            <w:noProof/>
          </w:rPr>
          <w:t>1.7</w:t>
        </w:r>
        <w:r>
          <w:rPr>
            <w:rFonts w:asciiTheme="minorHAnsi" w:eastAsiaTheme="minorEastAsia" w:hAnsiTheme="minorHAnsi" w:cstheme="minorBidi"/>
            <w:smallCaps w:val="0"/>
            <w:noProof/>
            <w:sz w:val="22"/>
            <w:szCs w:val="22"/>
            <w:lang w:eastAsia="es-BO"/>
          </w:rPr>
          <w:tab/>
        </w:r>
        <w:r w:rsidRPr="009C1C70">
          <w:rPr>
            <w:rStyle w:val="Hipervnculo"/>
            <w:noProof/>
          </w:rPr>
          <w:t>JUSTIFICACIÓN.</w:t>
        </w:r>
        <w:r>
          <w:rPr>
            <w:noProof/>
            <w:webHidden/>
          </w:rPr>
          <w:tab/>
        </w:r>
        <w:r>
          <w:rPr>
            <w:noProof/>
            <w:webHidden/>
          </w:rPr>
          <w:fldChar w:fldCharType="begin"/>
        </w:r>
        <w:r>
          <w:rPr>
            <w:noProof/>
            <w:webHidden/>
          </w:rPr>
          <w:instrText xml:space="preserve"> PAGEREF _Toc201090248 \h </w:instrText>
        </w:r>
        <w:r>
          <w:rPr>
            <w:noProof/>
            <w:webHidden/>
          </w:rPr>
        </w:r>
        <w:r>
          <w:rPr>
            <w:noProof/>
            <w:webHidden/>
          </w:rPr>
          <w:fldChar w:fldCharType="separate"/>
        </w:r>
        <w:r>
          <w:rPr>
            <w:noProof/>
            <w:webHidden/>
          </w:rPr>
          <w:t>9</w:t>
        </w:r>
        <w:r>
          <w:rPr>
            <w:noProof/>
            <w:webHidden/>
          </w:rPr>
          <w:fldChar w:fldCharType="end"/>
        </w:r>
      </w:hyperlink>
    </w:p>
    <w:p w14:paraId="4E36D2BA" w14:textId="597EEE0A"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249" w:history="1">
        <w:r w:rsidRPr="009C1C70">
          <w:rPr>
            <w:rStyle w:val="Hipervnculo"/>
            <w:noProof/>
          </w:rPr>
          <w:t>1.7.1</w:t>
        </w:r>
        <w:r>
          <w:rPr>
            <w:rFonts w:asciiTheme="minorHAnsi" w:eastAsiaTheme="minorEastAsia" w:hAnsiTheme="minorHAnsi" w:cstheme="minorBidi"/>
            <w:i w:val="0"/>
            <w:iCs w:val="0"/>
            <w:noProof/>
            <w:sz w:val="22"/>
            <w:szCs w:val="22"/>
            <w:lang w:eastAsia="es-BO"/>
          </w:rPr>
          <w:tab/>
        </w:r>
        <w:r w:rsidRPr="009C1C70">
          <w:rPr>
            <w:rStyle w:val="Hipervnculo"/>
            <w:noProof/>
          </w:rPr>
          <w:t>Justificación Social.</w:t>
        </w:r>
        <w:r>
          <w:rPr>
            <w:noProof/>
            <w:webHidden/>
          </w:rPr>
          <w:tab/>
        </w:r>
        <w:r>
          <w:rPr>
            <w:noProof/>
            <w:webHidden/>
          </w:rPr>
          <w:fldChar w:fldCharType="begin"/>
        </w:r>
        <w:r>
          <w:rPr>
            <w:noProof/>
            <w:webHidden/>
          </w:rPr>
          <w:instrText xml:space="preserve"> PAGEREF _Toc201090249 \h </w:instrText>
        </w:r>
        <w:r>
          <w:rPr>
            <w:noProof/>
            <w:webHidden/>
          </w:rPr>
        </w:r>
        <w:r>
          <w:rPr>
            <w:noProof/>
            <w:webHidden/>
          </w:rPr>
          <w:fldChar w:fldCharType="separate"/>
        </w:r>
        <w:r>
          <w:rPr>
            <w:noProof/>
            <w:webHidden/>
          </w:rPr>
          <w:t>9</w:t>
        </w:r>
        <w:r>
          <w:rPr>
            <w:noProof/>
            <w:webHidden/>
          </w:rPr>
          <w:fldChar w:fldCharType="end"/>
        </w:r>
      </w:hyperlink>
    </w:p>
    <w:p w14:paraId="283F07E8" w14:textId="08B3B0C0"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250" w:history="1">
        <w:r w:rsidRPr="009C1C70">
          <w:rPr>
            <w:rStyle w:val="Hipervnculo"/>
            <w:noProof/>
          </w:rPr>
          <w:t>1.7.2</w:t>
        </w:r>
        <w:r>
          <w:rPr>
            <w:rFonts w:asciiTheme="minorHAnsi" w:eastAsiaTheme="minorEastAsia" w:hAnsiTheme="minorHAnsi" w:cstheme="minorBidi"/>
            <w:i w:val="0"/>
            <w:iCs w:val="0"/>
            <w:noProof/>
            <w:sz w:val="22"/>
            <w:szCs w:val="22"/>
            <w:lang w:eastAsia="es-BO"/>
          </w:rPr>
          <w:tab/>
        </w:r>
        <w:r w:rsidRPr="009C1C70">
          <w:rPr>
            <w:rStyle w:val="Hipervnculo"/>
            <w:noProof/>
          </w:rPr>
          <w:t>Justificación Económica.</w:t>
        </w:r>
        <w:r>
          <w:rPr>
            <w:noProof/>
            <w:webHidden/>
          </w:rPr>
          <w:tab/>
        </w:r>
        <w:r>
          <w:rPr>
            <w:noProof/>
            <w:webHidden/>
          </w:rPr>
          <w:fldChar w:fldCharType="begin"/>
        </w:r>
        <w:r>
          <w:rPr>
            <w:noProof/>
            <w:webHidden/>
          </w:rPr>
          <w:instrText xml:space="preserve"> PAGEREF _Toc201090250 \h </w:instrText>
        </w:r>
        <w:r>
          <w:rPr>
            <w:noProof/>
            <w:webHidden/>
          </w:rPr>
        </w:r>
        <w:r>
          <w:rPr>
            <w:noProof/>
            <w:webHidden/>
          </w:rPr>
          <w:fldChar w:fldCharType="separate"/>
        </w:r>
        <w:r>
          <w:rPr>
            <w:noProof/>
            <w:webHidden/>
          </w:rPr>
          <w:t>9</w:t>
        </w:r>
        <w:r>
          <w:rPr>
            <w:noProof/>
            <w:webHidden/>
          </w:rPr>
          <w:fldChar w:fldCharType="end"/>
        </w:r>
      </w:hyperlink>
    </w:p>
    <w:p w14:paraId="151F1D0F" w14:textId="7C987921"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251" w:history="1">
        <w:r w:rsidRPr="009C1C70">
          <w:rPr>
            <w:rStyle w:val="Hipervnculo"/>
            <w:noProof/>
          </w:rPr>
          <w:t>1.7.3</w:t>
        </w:r>
        <w:r>
          <w:rPr>
            <w:rFonts w:asciiTheme="minorHAnsi" w:eastAsiaTheme="minorEastAsia" w:hAnsiTheme="minorHAnsi" w:cstheme="minorBidi"/>
            <w:i w:val="0"/>
            <w:iCs w:val="0"/>
            <w:noProof/>
            <w:sz w:val="22"/>
            <w:szCs w:val="22"/>
            <w:lang w:eastAsia="es-BO"/>
          </w:rPr>
          <w:tab/>
        </w:r>
        <w:r w:rsidRPr="009C1C70">
          <w:rPr>
            <w:rStyle w:val="Hipervnculo"/>
            <w:noProof/>
          </w:rPr>
          <w:t>Justificación Académica.</w:t>
        </w:r>
        <w:r>
          <w:rPr>
            <w:noProof/>
            <w:webHidden/>
          </w:rPr>
          <w:tab/>
        </w:r>
        <w:r>
          <w:rPr>
            <w:noProof/>
            <w:webHidden/>
          </w:rPr>
          <w:fldChar w:fldCharType="begin"/>
        </w:r>
        <w:r>
          <w:rPr>
            <w:noProof/>
            <w:webHidden/>
          </w:rPr>
          <w:instrText xml:space="preserve"> PAGEREF _Toc201090251 \h </w:instrText>
        </w:r>
        <w:r>
          <w:rPr>
            <w:noProof/>
            <w:webHidden/>
          </w:rPr>
        </w:r>
        <w:r>
          <w:rPr>
            <w:noProof/>
            <w:webHidden/>
          </w:rPr>
          <w:fldChar w:fldCharType="separate"/>
        </w:r>
        <w:r>
          <w:rPr>
            <w:noProof/>
            <w:webHidden/>
          </w:rPr>
          <w:t>9</w:t>
        </w:r>
        <w:r>
          <w:rPr>
            <w:noProof/>
            <w:webHidden/>
          </w:rPr>
          <w:fldChar w:fldCharType="end"/>
        </w:r>
      </w:hyperlink>
    </w:p>
    <w:p w14:paraId="65AA90C1" w14:textId="1559CD6C" w:rsidR="00C9395B" w:rsidRDefault="00C9395B">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0252" w:history="1">
        <w:r w:rsidRPr="009C1C70">
          <w:rPr>
            <w:rStyle w:val="Hipervnculo"/>
            <w:noProof/>
          </w:rPr>
          <w:t>1.8</w:t>
        </w:r>
        <w:r>
          <w:rPr>
            <w:rFonts w:asciiTheme="minorHAnsi" w:eastAsiaTheme="minorEastAsia" w:hAnsiTheme="minorHAnsi" w:cstheme="minorBidi"/>
            <w:smallCaps w:val="0"/>
            <w:noProof/>
            <w:sz w:val="22"/>
            <w:szCs w:val="22"/>
            <w:lang w:eastAsia="es-BO"/>
          </w:rPr>
          <w:tab/>
        </w:r>
        <w:r w:rsidRPr="009C1C70">
          <w:rPr>
            <w:rStyle w:val="Hipervnculo"/>
            <w:noProof/>
          </w:rPr>
          <w:t>LIMITES Y ALCANCES</w:t>
        </w:r>
        <w:r>
          <w:rPr>
            <w:noProof/>
            <w:webHidden/>
          </w:rPr>
          <w:tab/>
        </w:r>
        <w:r>
          <w:rPr>
            <w:noProof/>
            <w:webHidden/>
          </w:rPr>
          <w:fldChar w:fldCharType="begin"/>
        </w:r>
        <w:r>
          <w:rPr>
            <w:noProof/>
            <w:webHidden/>
          </w:rPr>
          <w:instrText xml:space="preserve"> PAGEREF _Toc201090252 \h </w:instrText>
        </w:r>
        <w:r>
          <w:rPr>
            <w:noProof/>
            <w:webHidden/>
          </w:rPr>
        </w:r>
        <w:r>
          <w:rPr>
            <w:noProof/>
            <w:webHidden/>
          </w:rPr>
          <w:fldChar w:fldCharType="separate"/>
        </w:r>
        <w:r>
          <w:rPr>
            <w:noProof/>
            <w:webHidden/>
          </w:rPr>
          <w:t>10</w:t>
        </w:r>
        <w:r>
          <w:rPr>
            <w:noProof/>
            <w:webHidden/>
          </w:rPr>
          <w:fldChar w:fldCharType="end"/>
        </w:r>
      </w:hyperlink>
    </w:p>
    <w:p w14:paraId="5B8020D1" w14:textId="00FB1785"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253" w:history="1">
        <w:r w:rsidRPr="009C1C70">
          <w:rPr>
            <w:rStyle w:val="Hipervnculo"/>
            <w:noProof/>
          </w:rPr>
          <w:t>1.8.1</w:t>
        </w:r>
        <w:r>
          <w:rPr>
            <w:rFonts w:asciiTheme="minorHAnsi" w:eastAsiaTheme="minorEastAsia" w:hAnsiTheme="minorHAnsi" w:cstheme="minorBidi"/>
            <w:i w:val="0"/>
            <w:iCs w:val="0"/>
            <w:noProof/>
            <w:sz w:val="22"/>
            <w:szCs w:val="22"/>
            <w:lang w:eastAsia="es-BO"/>
          </w:rPr>
          <w:tab/>
        </w:r>
        <w:r w:rsidRPr="009C1C70">
          <w:rPr>
            <w:rStyle w:val="Hipervnculo"/>
            <w:noProof/>
          </w:rPr>
          <w:t>Alcance.</w:t>
        </w:r>
        <w:r>
          <w:rPr>
            <w:noProof/>
            <w:webHidden/>
          </w:rPr>
          <w:tab/>
        </w:r>
        <w:r>
          <w:rPr>
            <w:noProof/>
            <w:webHidden/>
          </w:rPr>
          <w:fldChar w:fldCharType="begin"/>
        </w:r>
        <w:r>
          <w:rPr>
            <w:noProof/>
            <w:webHidden/>
          </w:rPr>
          <w:instrText xml:space="preserve"> PAGEREF _Toc201090253 \h </w:instrText>
        </w:r>
        <w:r>
          <w:rPr>
            <w:noProof/>
            <w:webHidden/>
          </w:rPr>
        </w:r>
        <w:r>
          <w:rPr>
            <w:noProof/>
            <w:webHidden/>
          </w:rPr>
          <w:fldChar w:fldCharType="separate"/>
        </w:r>
        <w:r>
          <w:rPr>
            <w:noProof/>
            <w:webHidden/>
          </w:rPr>
          <w:t>10</w:t>
        </w:r>
        <w:r>
          <w:rPr>
            <w:noProof/>
            <w:webHidden/>
          </w:rPr>
          <w:fldChar w:fldCharType="end"/>
        </w:r>
      </w:hyperlink>
    </w:p>
    <w:p w14:paraId="5D77D08F" w14:textId="6B8EB2AA"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254" w:history="1">
        <w:r w:rsidRPr="009C1C70">
          <w:rPr>
            <w:rStyle w:val="Hipervnculo"/>
            <w:noProof/>
          </w:rPr>
          <w:t>1.8.2</w:t>
        </w:r>
        <w:r>
          <w:rPr>
            <w:rFonts w:asciiTheme="minorHAnsi" w:eastAsiaTheme="minorEastAsia" w:hAnsiTheme="minorHAnsi" w:cstheme="minorBidi"/>
            <w:i w:val="0"/>
            <w:iCs w:val="0"/>
            <w:noProof/>
            <w:sz w:val="22"/>
            <w:szCs w:val="22"/>
            <w:lang w:eastAsia="es-BO"/>
          </w:rPr>
          <w:tab/>
        </w:r>
        <w:r w:rsidRPr="009C1C70">
          <w:rPr>
            <w:rStyle w:val="Hipervnculo"/>
            <w:noProof/>
          </w:rPr>
          <w:t>Limites.</w:t>
        </w:r>
        <w:r>
          <w:rPr>
            <w:noProof/>
            <w:webHidden/>
          </w:rPr>
          <w:tab/>
        </w:r>
        <w:r>
          <w:rPr>
            <w:noProof/>
            <w:webHidden/>
          </w:rPr>
          <w:fldChar w:fldCharType="begin"/>
        </w:r>
        <w:r>
          <w:rPr>
            <w:noProof/>
            <w:webHidden/>
          </w:rPr>
          <w:instrText xml:space="preserve"> PAGEREF _Toc201090254 \h </w:instrText>
        </w:r>
        <w:r>
          <w:rPr>
            <w:noProof/>
            <w:webHidden/>
          </w:rPr>
        </w:r>
        <w:r>
          <w:rPr>
            <w:noProof/>
            <w:webHidden/>
          </w:rPr>
          <w:fldChar w:fldCharType="separate"/>
        </w:r>
        <w:r>
          <w:rPr>
            <w:noProof/>
            <w:webHidden/>
          </w:rPr>
          <w:t>10</w:t>
        </w:r>
        <w:r>
          <w:rPr>
            <w:noProof/>
            <w:webHidden/>
          </w:rPr>
          <w:fldChar w:fldCharType="end"/>
        </w:r>
      </w:hyperlink>
    </w:p>
    <w:p w14:paraId="5888E799" w14:textId="18EEBE57" w:rsidR="00C9395B" w:rsidRDefault="00C9395B">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0255" w:history="1">
        <w:r w:rsidRPr="009C1C70">
          <w:rPr>
            <w:rStyle w:val="Hipervnculo"/>
            <w:noProof/>
          </w:rPr>
          <w:t>1.9</w:t>
        </w:r>
        <w:r>
          <w:rPr>
            <w:rFonts w:asciiTheme="minorHAnsi" w:eastAsiaTheme="minorEastAsia" w:hAnsiTheme="minorHAnsi" w:cstheme="minorBidi"/>
            <w:smallCaps w:val="0"/>
            <w:noProof/>
            <w:sz w:val="22"/>
            <w:szCs w:val="22"/>
            <w:lang w:eastAsia="es-BO"/>
          </w:rPr>
          <w:tab/>
        </w:r>
        <w:r w:rsidRPr="009C1C70">
          <w:rPr>
            <w:rStyle w:val="Hipervnculo"/>
            <w:noProof/>
          </w:rPr>
          <w:t>METODOLOGIAS</w:t>
        </w:r>
        <w:r>
          <w:rPr>
            <w:noProof/>
            <w:webHidden/>
          </w:rPr>
          <w:tab/>
        </w:r>
        <w:r>
          <w:rPr>
            <w:noProof/>
            <w:webHidden/>
          </w:rPr>
          <w:fldChar w:fldCharType="begin"/>
        </w:r>
        <w:r>
          <w:rPr>
            <w:noProof/>
            <w:webHidden/>
          </w:rPr>
          <w:instrText xml:space="preserve"> PAGEREF _Toc201090255 \h </w:instrText>
        </w:r>
        <w:r>
          <w:rPr>
            <w:noProof/>
            <w:webHidden/>
          </w:rPr>
        </w:r>
        <w:r>
          <w:rPr>
            <w:noProof/>
            <w:webHidden/>
          </w:rPr>
          <w:fldChar w:fldCharType="separate"/>
        </w:r>
        <w:r>
          <w:rPr>
            <w:noProof/>
            <w:webHidden/>
          </w:rPr>
          <w:t>11</w:t>
        </w:r>
        <w:r>
          <w:rPr>
            <w:noProof/>
            <w:webHidden/>
          </w:rPr>
          <w:fldChar w:fldCharType="end"/>
        </w:r>
      </w:hyperlink>
    </w:p>
    <w:p w14:paraId="1729B6C5" w14:textId="23D8B610"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256" w:history="1">
        <w:r w:rsidRPr="009C1C70">
          <w:rPr>
            <w:rStyle w:val="Hipervnculo"/>
            <w:noProof/>
          </w:rPr>
          <w:t>1.9.1</w:t>
        </w:r>
        <w:r>
          <w:rPr>
            <w:rFonts w:asciiTheme="minorHAnsi" w:eastAsiaTheme="minorEastAsia" w:hAnsiTheme="minorHAnsi" w:cstheme="minorBidi"/>
            <w:i w:val="0"/>
            <w:iCs w:val="0"/>
            <w:noProof/>
            <w:sz w:val="22"/>
            <w:szCs w:val="22"/>
            <w:lang w:eastAsia="es-BO"/>
          </w:rPr>
          <w:tab/>
        </w:r>
        <w:r w:rsidRPr="009C1C70">
          <w:rPr>
            <w:rStyle w:val="Hipervnculo"/>
            <w:noProof/>
          </w:rPr>
          <w:t>Metodología De Desarrollo.</w:t>
        </w:r>
        <w:r>
          <w:rPr>
            <w:noProof/>
            <w:webHidden/>
          </w:rPr>
          <w:tab/>
        </w:r>
        <w:r>
          <w:rPr>
            <w:noProof/>
            <w:webHidden/>
          </w:rPr>
          <w:fldChar w:fldCharType="begin"/>
        </w:r>
        <w:r>
          <w:rPr>
            <w:noProof/>
            <w:webHidden/>
          </w:rPr>
          <w:instrText xml:space="preserve"> PAGEREF _Toc201090256 \h </w:instrText>
        </w:r>
        <w:r>
          <w:rPr>
            <w:noProof/>
            <w:webHidden/>
          </w:rPr>
        </w:r>
        <w:r>
          <w:rPr>
            <w:noProof/>
            <w:webHidden/>
          </w:rPr>
          <w:fldChar w:fldCharType="separate"/>
        </w:r>
        <w:r>
          <w:rPr>
            <w:noProof/>
            <w:webHidden/>
          </w:rPr>
          <w:t>11</w:t>
        </w:r>
        <w:r>
          <w:rPr>
            <w:noProof/>
            <w:webHidden/>
          </w:rPr>
          <w:fldChar w:fldCharType="end"/>
        </w:r>
      </w:hyperlink>
    </w:p>
    <w:p w14:paraId="36556368" w14:textId="31249296"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257" w:history="1">
        <w:r w:rsidRPr="009C1C70">
          <w:rPr>
            <w:rStyle w:val="Hipervnculo"/>
            <w:noProof/>
          </w:rPr>
          <w:t>1.9.2</w:t>
        </w:r>
        <w:r>
          <w:rPr>
            <w:rFonts w:asciiTheme="minorHAnsi" w:eastAsiaTheme="minorEastAsia" w:hAnsiTheme="minorHAnsi" w:cstheme="minorBidi"/>
            <w:i w:val="0"/>
            <w:iCs w:val="0"/>
            <w:noProof/>
            <w:sz w:val="22"/>
            <w:szCs w:val="22"/>
            <w:lang w:eastAsia="es-BO"/>
          </w:rPr>
          <w:tab/>
        </w:r>
        <w:r w:rsidRPr="009C1C70">
          <w:rPr>
            <w:rStyle w:val="Hipervnculo"/>
            <w:noProof/>
          </w:rPr>
          <w:t>Metodología De La Investigación Científica.</w:t>
        </w:r>
        <w:r>
          <w:rPr>
            <w:noProof/>
            <w:webHidden/>
          </w:rPr>
          <w:tab/>
        </w:r>
        <w:r>
          <w:rPr>
            <w:noProof/>
            <w:webHidden/>
          </w:rPr>
          <w:fldChar w:fldCharType="begin"/>
        </w:r>
        <w:r>
          <w:rPr>
            <w:noProof/>
            <w:webHidden/>
          </w:rPr>
          <w:instrText xml:space="preserve"> PAGEREF _Toc201090257 \h </w:instrText>
        </w:r>
        <w:r>
          <w:rPr>
            <w:noProof/>
            <w:webHidden/>
          </w:rPr>
        </w:r>
        <w:r>
          <w:rPr>
            <w:noProof/>
            <w:webHidden/>
          </w:rPr>
          <w:fldChar w:fldCharType="separate"/>
        </w:r>
        <w:r>
          <w:rPr>
            <w:noProof/>
            <w:webHidden/>
          </w:rPr>
          <w:t>12</w:t>
        </w:r>
        <w:r>
          <w:rPr>
            <w:noProof/>
            <w:webHidden/>
          </w:rPr>
          <w:fldChar w:fldCharType="end"/>
        </w:r>
      </w:hyperlink>
    </w:p>
    <w:p w14:paraId="04D35D55" w14:textId="60F0EA8B" w:rsidR="00C9395B" w:rsidRDefault="00C9395B">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090258" w:history="1">
        <w:r w:rsidRPr="009C1C70">
          <w:rPr>
            <w:rStyle w:val="Hipervnculo"/>
            <w:noProof/>
          </w:rPr>
          <w:t>CAPITULO II</w:t>
        </w:r>
        <w:r>
          <w:rPr>
            <w:noProof/>
            <w:webHidden/>
          </w:rPr>
          <w:tab/>
        </w:r>
        <w:r>
          <w:rPr>
            <w:noProof/>
            <w:webHidden/>
          </w:rPr>
          <w:fldChar w:fldCharType="begin"/>
        </w:r>
        <w:r>
          <w:rPr>
            <w:noProof/>
            <w:webHidden/>
          </w:rPr>
          <w:instrText xml:space="preserve"> PAGEREF _Toc201090258 \h </w:instrText>
        </w:r>
        <w:r>
          <w:rPr>
            <w:noProof/>
            <w:webHidden/>
          </w:rPr>
        </w:r>
        <w:r>
          <w:rPr>
            <w:noProof/>
            <w:webHidden/>
          </w:rPr>
          <w:fldChar w:fldCharType="separate"/>
        </w:r>
        <w:r>
          <w:rPr>
            <w:noProof/>
            <w:webHidden/>
          </w:rPr>
          <w:t>13</w:t>
        </w:r>
        <w:r>
          <w:rPr>
            <w:noProof/>
            <w:webHidden/>
          </w:rPr>
          <w:fldChar w:fldCharType="end"/>
        </w:r>
      </w:hyperlink>
    </w:p>
    <w:p w14:paraId="3BB04378" w14:textId="003CB405" w:rsidR="00C9395B" w:rsidRDefault="00C9395B">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1090259" w:history="1">
        <w:r w:rsidRPr="009C1C70">
          <w:rPr>
            <w:rStyle w:val="Hipervnculo"/>
            <w:noProof/>
          </w:rPr>
          <w:t>2</w:t>
        </w:r>
        <w:r>
          <w:rPr>
            <w:rFonts w:asciiTheme="minorHAnsi" w:eastAsiaTheme="minorEastAsia" w:hAnsiTheme="minorHAnsi" w:cstheme="minorBidi"/>
            <w:b w:val="0"/>
            <w:bCs w:val="0"/>
            <w:caps w:val="0"/>
            <w:noProof/>
            <w:sz w:val="22"/>
            <w:szCs w:val="22"/>
            <w:lang w:eastAsia="es-BO"/>
          </w:rPr>
          <w:tab/>
        </w:r>
        <w:r w:rsidRPr="009C1C70">
          <w:rPr>
            <w:rStyle w:val="Hipervnculo"/>
            <w:noProof/>
          </w:rPr>
          <w:t>MARCO TEORICO</w:t>
        </w:r>
        <w:r>
          <w:rPr>
            <w:noProof/>
            <w:webHidden/>
          </w:rPr>
          <w:tab/>
        </w:r>
        <w:r>
          <w:rPr>
            <w:noProof/>
            <w:webHidden/>
          </w:rPr>
          <w:fldChar w:fldCharType="begin"/>
        </w:r>
        <w:r>
          <w:rPr>
            <w:noProof/>
            <w:webHidden/>
          </w:rPr>
          <w:instrText xml:space="preserve"> PAGEREF _Toc201090259 \h </w:instrText>
        </w:r>
        <w:r>
          <w:rPr>
            <w:noProof/>
            <w:webHidden/>
          </w:rPr>
        </w:r>
        <w:r>
          <w:rPr>
            <w:noProof/>
            <w:webHidden/>
          </w:rPr>
          <w:fldChar w:fldCharType="separate"/>
        </w:r>
        <w:r>
          <w:rPr>
            <w:noProof/>
            <w:webHidden/>
          </w:rPr>
          <w:t>13</w:t>
        </w:r>
        <w:r>
          <w:rPr>
            <w:noProof/>
            <w:webHidden/>
          </w:rPr>
          <w:fldChar w:fldCharType="end"/>
        </w:r>
      </w:hyperlink>
    </w:p>
    <w:p w14:paraId="74193845" w14:textId="79D220D6" w:rsidR="00C9395B" w:rsidRDefault="00C9395B">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0260" w:history="1">
        <w:r w:rsidRPr="009C1C70">
          <w:rPr>
            <w:rStyle w:val="Hipervnculo"/>
            <w:noProof/>
          </w:rPr>
          <w:t>2.1</w:t>
        </w:r>
        <w:r>
          <w:rPr>
            <w:rFonts w:asciiTheme="minorHAnsi" w:eastAsiaTheme="minorEastAsia" w:hAnsiTheme="minorHAnsi" w:cstheme="minorBidi"/>
            <w:smallCaps w:val="0"/>
            <w:noProof/>
            <w:sz w:val="22"/>
            <w:szCs w:val="22"/>
            <w:lang w:eastAsia="es-BO"/>
          </w:rPr>
          <w:tab/>
        </w:r>
        <w:r w:rsidRPr="009C1C70">
          <w:rPr>
            <w:rStyle w:val="Hipervnculo"/>
            <w:noProof/>
          </w:rPr>
          <w:t>INTRODUCCION</w:t>
        </w:r>
        <w:r>
          <w:rPr>
            <w:noProof/>
            <w:webHidden/>
          </w:rPr>
          <w:tab/>
        </w:r>
        <w:r>
          <w:rPr>
            <w:noProof/>
            <w:webHidden/>
          </w:rPr>
          <w:fldChar w:fldCharType="begin"/>
        </w:r>
        <w:r>
          <w:rPr>
            <w:noProof/>
            <w:webHidden/>
          </w:rPr>
          <w:instrText xml:space="preserve"> PAGEREF _Toc201090260 \h </w:instrText>
        </w:r>
        <w:r>
          <w:rPr>
            <w:noProof/>
            <w:webHidden/>
          </w:rPr>
        </w:r>
        <w:r>
          <w:rPr>
            <w:noProof/>
            <w:webHidden/>
          </w:rPr>
          <w:fldChar w:fldCharType="separate"/>
        </w:r>
        <w:r>
          <w:rPr>
            <w:noProof/>
            <w:webHidden/>
          </w:rPr>
          <w:t>13</w:t>
        </w:r>
        <w:r>
          <w:rPr>
            <w:noProof/>
            <w:webHidden/>
          </w:rPr>
          <w:fldChar w:fldCharType="end"/>
        </w:r>
      </w:hyperlink>
    </w:p>
    <w:p w14:paraId="06909B91" w14:textId="2776158C" w:rsidR="00C9395B" w:rsidRDefault="00C9395B">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0261" w:history="1">
        <w:r w:rsidRPr="009C1C70">
          <w:rPr>
            <w:rStyle w:val="Hipervnculo"/>
            <w:noProof/>
          </w:rPr>
          <w:t>2.2</w:t>
        </w:r>
        <w:r>
          <w:rPr>
            <w:rFonts w:asciiTheme="minorHAnsi" w:eastAsiaTheme="minorEastAsia" w:hAnsiTheme="minorHAnsi" w:cstheme="minorBidi"/>
            <w:smallCaps w:val="0"/>
            <w:noProof/>
            <w:sz w:val="22"/>
            <w:szCs w:val="22"/>
            <w:lang w:eastAsia="es-BO"/>
          </w:rPr>
          <w:tab/>
        </w:r>
        <w:r w:rsidRPr="009C1C70">
          <w:rPr>
            <w:rStyle w:val="Hipervnculo"/>
            <w:noProof/>
          </w:rPr>
          <w:t>REGIMEN TRIBUTARIO SIMPLIFICADO RTS</w:t>
        </w:r>
        <w:r>
          <w:rPr>
            <w:noProof/>
            <w:webHidden/>
          </w:rPr>
          <w:tab/>
        </w:r>
        <w:r>
          <w:rPr>
            <w:noProof/>
            <w:webHidden/>
          </w:rPr>
          <w:fldChar w:fldCharType="begin"/>
        </w:r>
        <w:r>
          <w:rPr>
            <w:noProof/>
            <w:webHidden/>
          </w:rPr>
          <w:instrText xml:space="preserve"> PAGEREF _Toc201090261 \h </w:instrText>
        </w:r>
        <w:r>
          <w:rPr>
            <w:noProof/>
            <w:webHidden/>
          </w:rPr>
        </w:r>
        <w:r>
          <w:rPr>
            <w:noProof/>
            <w:webHidden/>
          </w:rPr>
          <w:fldChar w:fldCharType="separate"/>
        </w:r>
        <w:r>
          <w:rPr>
            <w:noProof/>
            <w:webHidden/>
          </w:rPr>
          <w:t>14</w:t>
        </w:r>
        <w:r>
          <w:rPr>
            <w:noProof/>
            <w:webHidden/>
          </w:rPr>
          <w:fldChar w:fldCharType="end"/>
        </w:r>
      </w:hyperlink>
    </w:p>
    <w:p w14:paraId="74ACBDC0" w14:textId="0D4FC7BA" w:rsidR="00C9395B" w:rsidRDefault="00C9395B">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0262" w:history="1">
        <w:r w:rsidRPr="009C1C70">
          <w:rPr>
            <w:rStyle w:val="Hipervnculo"/>
            <w:noProof/>
          </w:rPr>
          <w:t>2.3</w:t>
        </w:r>
        <w:r>
          <w:rPr>
            <w:rFonts w:asciiTheme="minorHAnsi" w:eastAsiaTheme="minorEastAsia" w:hAnsiTheme="minorHAnsi" w:cstheme="minorBidi"/>
            <w:smallCaps w:val="0"/>
            <w:noProof/>
            <w:sz w:val="22"/>
            <w:szCs w:val="22"/>
            <w:lang w:eastAsia="es-BO"/>
          </w:rPr>
          <w:tab/>
        </w:r>
        <w:r w:rsidRPr="009C1C70">
          <w:rPr>
            <w:rStyle w:val="Hipervnculo"/>
            <w:noProof/>
          </w:rPr>
          <w:t>INTELIGENCIA ARTIFICAL (IA)</w:t>
        </w:r>
        <w:r>
          <w:rPr>
            <w:noProof/>
            <w:webHidden/>
          </w:rPr>
          <w:tab/>
        </w:r>
        <w:r>
          <w:rPr>
            <w:noProof/>
            <w:webHidden/>
          </w:rPr>
          <w:fldChar w:fldCharType="begin"/>
        </w:r>
        <w:r>
          <w:rPr>
            <w:noProof/>
            <w:webHidden/>
          </w:rPr>
          <w:instrText xml:space="preserve"> PAGEREF _Toc201090262 \h </w:instrText>
        </w:r>
        <w:r>
          <w:rPr>
            <w:noProof/>
            <w:webHidden/>
          </w:rPr>
        </w:r>
        <w:r>
          <w:rPr>
            <w:noProof/>
            <w:webHidden/>
          </w:rPr>
          <w:fldChar w:fldCharType="separate"/>
        </w:r>
        <w:r>
          <w:rPr>
            <w:noProof/>
            <w:webHidden/>
          </w:rPr>
          <w:t>14</w:t>
        </w:r>
        <w:r>
          <w:rPr>
            <w:noProof/>
            <w:webHidden/>
          </w:rPr>
          <w:fldChar w:fldCharType="end"/>
        </w:r>
      </w:hyperlink>
    </w:p>
    <w:p w14:paraId="21F851CF" w14:textId="52415F83" w:rsidR="00C9395B" w:rsidRDefault="00C9395B">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0263" w:history="1">
        <w:r w:rsidRPr="009C1C70">
          <w:rPr>
            <w:rStyle w:val="Hipervnculo"/>
            <w:noProof/>
          </w:rPr>
          <w:t>2.4</w:t>
        </w:r>
        <w:r>
          <w:rPr>
            <w:rFonts w:asciiTheme="minorHAnsi" w:eastAsiaTheme="minorEastAsia" w:hAnsiTheme="minorHAnsi" w:cstheme="minorBidi"/>
            <w:smallCaps w:val="0"/>
            <w:noProof/>
            <w:sz w:val="22"/>
            <w:szCs w:val="22"/>
            <w:lang w:eastAsia="es-BO"/>
          </w:rPr>
          <w:tab/>
        </w:r>
        <w:r w:rsidRPr="009C1C70">
          <w:rPr>
            <w:rStyle w:val="Hipervnculo"/>
            <w:noProof/>
          </w:rPr>
          <w:t>MACHINE LEARNING</w:t>
        </w:r>
        <w:r>
          <w:rPr>
            <w:noProof/>
            <w:webHidden/>
          </w:rPr>
          <w:tab/>
        </w:r>
        <w:r>
          <w:rPr>
            <w:noProof/>
            <w:webHidden/>
          </w:rPr>
          <w:fldChar w:fldCharType="begin"/>
        </w:r>
        <w:r>
          <w:rPr>
            <w:noProof/>
            <w:webHidden/>
          </w:rPr>
          <w:instrText xml:space="preserve"> PAGEREF _Toc201090263 \h </w:instrText>
        </w:r>
        <w:r>
          <w:rPr>
            <w:noProof/>
            <w:webHidden/>
          </w:rPr>
        </w:r>
        <w:r>
          <w:rPr>
            <w:noProof/>
            <w:webHidden/>
          </w:rPr>
          <w:fldChar w:fldCharType="separate"/>
        </w:r>
        <w:r>
          <w:rPr>
            <w:noProof/>
            <w:webHidden/>
          </w:rPr>
          <w:t>16</w:t>
        </w:r>
        <w:r>
          <w:rPr>
            <w:noProof/>
            <w:webHidden/>
          </w:rPr>
          <w:fldChar w:fldCharType="end"/>
        </w:r>
      </w:hyperlink>
    </w:p>
    <w:p w14:paraId="4E672AC5" w14:textId="6EACAF6F" w:rsidR="00C9395B" w:rsidRDefault="00C9395B">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0264" w:history="1">
        <w:r w:rsidRPr="009C1C70">
          <w:rPr>
            <w:rStyle w:val="Hipervnculo"/>
            <w:noProof/>
          </w:rPr>
          <w:t>2.5</w:t>
        </w:r>
        <w:r>
          <w:rPr>
            <w:rFonts w:asciiTheme="minorHAnsi" w:eastAsiaTheme="minorEastAsia" w:hAnsiTheme="minorHAnsi" w:cstheme="minorBidi"/>
            <w:smallCaps w:val="0"/>
            <w:noProof/>
            <w:sz w:val="22"/>
            <w:szCs w:val="22"/>
            <w:lang w:eastAsia="es-BO"/>
          </w:rPr>
          <w:tab/>
        </w:r>
        <w:r w:rsidRPr="009C1C70">
          <w:rPr>
            <w:rStyle w:val="Hipervnculo"/>
            <w:noProof/>
          </w:rPr>
          <w:t>DEEP LEARNING</w:t>
        </w:r>
        <w:r>
          <w:rPr>
            <w:noProof/>
            <w:webHidden/>
          </w:rPr>
          <w:tab/>
        </w:r>
        <w:r>
          <w:rPr>
            <w:noProof/>
            <w:webHidden/>
          </w:rPr>
          <w:fldChar w:fldCharType="begin"/>
        </w:r>
        <w:r>
          <w:rPr>
            <w:noProof/>
            <w:webHidden/>
          </w:rPr>
          <w:instrText xml:space="preserve"> PAGEREF _Toc201090264 \h </w:instrText>
        </w:r>
        <w:r>
          <w:rPr>
            <w:noProof/>
            <w:webHidden/>
          </w:rPr>
        </w:r>
        <w:r>
          <w:rPr>
            <w:noProof/>
            <w:webHidden/>
          </w:rPr>
          <w:fldChar w:fldCharType="separate"/>
        </w:r>
        <w:r>
          <w:rPr>
            <w:noProof/>
            <w:webHidden/>
          </w:rPr>
          <w:t>17</w:t>
        </w:r>
        <w:r>
          <w:rPr>
            <w:noProof/>
            <w:webHidden/>
          </w:rPr>
          <w:fldChar w:fldCharType="end"/>
        </w:r>
      </w:hyperlink>
    </w:p>
    <w:p w14:paraId="66E0A6B9" w14:textId="6AB4AE39"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265" w:history="1">
        <w:r w:rsidRPr="009C1C70">
          <w:rPr>
            <w:rStyle w:val="Hipervnculo"/>
            <w:noProof/>
          </w:rPr>
          <w:t>2.5.1</w:t>
        </w:r>
        <w:r>
          <w:rPr>
            <w:rFonts w:asciiTheme="minorHAnsi" w:eastAsiaTheme="minorEastAsia" w:hAnsiTheme="minorHAnsi" w:cstheme="minorBidi"/>
            <w:i w:val="0"/>
            <w:iCs w:val="0"/>
            <w:noProof/>
            <w:sz w:val="22"/>
            <w:szCs w:val="22"/>
            <w:lang w:eastAsia="es-BO"/>
          </w:rPr>
          <w:tab/>
        </w:r>
        <w:r w:rsidRPr="009C1C70">
          <w:rPr>
            <w:rStyle w:val="Hipervnculo"/>
            <w:noProof/>
          </w:rPr>
          <w:t>Redes Neuronales.</w:t>
        </w:r>
        <w:r>
          <w:rPr>
            <w:noProof/>
            <w:webHidden/>
          </w:rPr>
          <w:tab/>
        </w:r>
        <w:r>
          <w:rPr>
            <w:noProof/>
            <w:webHidden/>
          </w:rPr>
          <w:fldChar w:fldCharType="begin"/>
        </w:r>
        <w:r>
          <w:rPr>
            <w:noProof/>
            <w:webHidden/>
          </w:rPr>
          <w:instrText xml:space="preserve"> PAGEREF _Toc201090265 \h </w:instrText>
        </w:r>
        <w:r>
          <w:rPr>
            <w:noProof/>
            <w:webHidden/>
          </w:rPr>
        </w:r>
        <w:r>
          <w:rPr>
            <w:noProof/>
            <w:webHidden/>
          </w:rPr>
          <w:fldChar w:fldCharType="separate"/>
        </w:r>
        <w:r>
          <w:rPr>
            <w:noProof/>
            <w:webHidden/>
          </w:rPr>
          <w:t>18</w:t>
        </w:r>
        <w:r>
          <w:rPr>
            <w:noProof/>
            <w:webHidden/>
          </w:rPr>
          <w:fldChar w:fldCharType="end"/>
        </w:r>
      </w:hyperlink>
    </w:p>
    <w:p w14:paraId="5368FB45" w14:textId="0C0F2D4A"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266" w:history="1">
        <w:r w:rsidRPr="009C1C70">
          <w:rPr>
            <w:rStyle w:val="Hipervnculo"/>
            <w:noProof/>
          </w:rPr>
          <w:t>2.5.2</w:t>
        </w:r>
        <w:r>
          <w:rPr>
            <w:rFonts w:asciiTheme="minorHAnsi" w:eastAsiaTheme="minorEastAsia" w:hAnsiTheme="minorHAnsi" w:cstheme="minorBidi"/>
            <w:i w:val="0"/>
            <w:iCs w:val="0"/>
            <w:noProof/>
            <w:sz w:val="22"/>
            <w:szCs w:val="22"/>
            <w:lang w:eastAsia="es-BO"/>
          </w:rPr>
          <w:tab/>
        </w:r>
        <w:r w:rsidRPr="009C1C70">
          <w:rPr>
            <w:rStyle w:val="Hipervnculo"/>
            <w:noProof/>
          </w:rPr>
          <w:t>Funciones De Activación.</w:t>
        </w:r>
        <w:r>
          <w:rPr>
            <w:noProof/>
            <w:webHidden/>
          </w:rPr>
          <w:tab/>
        </w:r>
        <w:r>
          <w:rPr>
            <w:noProof/>
            <w:webHidden/>
          </w:rPr>
          <w:fldChar w:fldCharType="begin"/>
        </w:r>
        <w:r>
          <w:rPr>
            <w:noProof/>
            <w:webHidden/>
          </w:rPr>
          <w:instrText xml:space="preserve"> PAGEREF _Toc201090266 \h </w:instrText>
        </w:r>
        <w:r>
          <w:rPr>
            <w:noProof/>
            <w:webHidden/>
          </w:rPr>
        </w:r>
        <w:r>
          <w:rPr>
            <w:noProof/>
            <w:webHidden/>
          </w:rPr>
          <w:fldChar w:fldCharType="separate"/>
        </w:r>
        <w:r>
          <w:rPr>
            <w:noProof/>
            <w:webHidden/>
          </w:rPr>
          <w:t>20</w:t>
        </w:r>
        <w:r>
          <w:rPr>
            <w:noProof/>
            <w:webHidden/>
          </w:rPr>
          <w:fldChar w:fldCharType="end"/>
        </w:r>
      </w:hyperlink>
    </w:p>
    <w:p w14:paraId="7D7C6DC4" w14:textId="68A855B2"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267" w:history="1">
        <w:r w:rsidRPr="009C1C70">
          <w:rPr>
            <w:rStyle w:val="Hipervnculo"/>
            <w:noProof/>
          </w:rPr>
          <w:t>2.5.3</w:t>
        </w:r>
        <w:r>
          <w:rPr>
            <w:rFonts w:asciiTheme="minorHAnsi" w:eastAsiaTheme="minorEastAsia" w:hAnsiTheme="minorHAnsi" w:cstheme="minorBidi"/>
            <w:i w:val="0"/>
            <w:iCs w:val="0"/>
            <w:noProof/>
            <w:sz w:val="22"/>
            <w:szCs w:val="22"/>
            <w:lang w:eastAsia="es-BO"/>
          </w:rPr>
          <w:tab/>
        </w:r>
        <w:r w:rsidRPr="009C1C70">
          <w:rPr>
            <w:rStyle w:val="Hipervnculo"/>
            <w:noProof/>
          </w:rPr>
          <w:t>Redes Neuronales Convolucionales (CNN).</w:t>
        </w:r>
        <w:r>
          <w:rPr>
            <w:noProof/>
            <w:webHidden/>
          </w:rPr>
          <w:tab/>
        </w:r>
        <w:r>
          <w:rPr>
            <w:noProof/>
            <w:webHidden/>
          </w:rPr>
          <w:fldChar w:fldCharType="begin"/>
        </w:r>
        <w:r>
          <w:rPr>
            <w:noProof/>
            <w:webHidden/>
          </w:rPr>
          <w:instrText xml:space="preserve"> PAGEREF _Toc201090267 \h </w:instrText>
        </w:r>
        <w:r>
          <w:rPr>
            <w:noProof/>
            <w:webHidden/>
          </w:rPr>
        </w:r>
        <w:r>
          <w:rPr>
            <w:noProof/>
            <w:webHidden/>
          </w:rPr>
          <w:fldChar w:fldCharType="separate"/>
        </w:r>
        <w:r>
          <w:rPr>
            <w:noProof/>
            <w:webHidden/>
          </w:rPr>
          <w:t>26</w:t>
        </w:r>
        <w:r>
          <w:rPr>
            <w:noProof/>
            <w:webHidden/>
          </w:rPr>
          <w:fldChar w:fldCharType="end"/>
        </w:r>
      </w:hyperlink>
    </w:p>
    <w:p w14:paraId="298BE108" w14:textId="6652EB1B" w:rsidR="00C9395B" w:rsidRDefault="00C9395B">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0277" w:history="1">
        <w:r w:rsidRPr="009C1C70">
          <w:rPr>
            <w:rStyle w:val="Hipervnculo"/>
            <w:noProof/>
          </w:rPr>
          <w:t>2.5.3.1</w:t>
        </w:r>
        <w:r>
          <w:rPr>
            <w:rFonts w:asciiTheme="minorHAnsi" w:eastAsiaTheme="minorEastAsia" w:hAnsiTheme="minorHAnsi" w:cstheme="minorBidi"/>
            <w:noProof/>
            <w:sz w:val="22"/>
            <w:szCs w:val="22"/>
            <w:lang w:eastAsia="es-BO"/>
          </w:rPr>
          <w:tab/>
        </w:r>
        <w:r w:rsidRPr="009C1C70">
          <w:rPr>
            <w:rStyle w:val="Hipervnculo"/>
            <w:noProof/>
          </w:rPr>
          <w:t>Capa Convolucional (Convolutional Layer)</w:t>
        </w:r>
        <w:r>
          <w:rPr>
            <w:noProof/>
            <w:webHidden/>
          </w:rPr>
          <w:tab/>
        </w:r>
        <w:r>
          <w:rPr>
            <w:noProof/>
            <w:webHidden/>
          </w:rPr>
          <w:fldChar w:fldCharType="begin"/>
        </w:r>
        <w:r>
          <w:rPr>
            <w:noProof/>
            <w:webHidden/>
          </w:rPr>
          <w:instrText xml:space="preserve"> PAGEREF _Toc201090277 \h </w:instrText>
        </w:r>
        <w:r>
          <w:rPr>
            <w:noProof/>
            <w:webHidden/>
          </w:rPr>
        </w:r>
        <w:r>
          <w:rPr>
            <w:noProof/>
            <w:webHidden/>
          </w:rPr>
          <w:fldChar w:fldCharType="separate"/>
        </w:r>
        <w:r>
          <w:rPr>
            <w:noProof/>
            <w:webHidden/>
          </w:rPr>
          <w:t>27</w:t>
        </w:r>
        <w:r>
          <w:rPr>
            <w:noProof/>
            <w:webHidden/>
          </w:rPr>
          <w:fldChar w:fldCharType="end"/>
        </w:r>
      </w:hyperlink>
    </w:p>
    <w:p w14:paraId="7644A7E0" w14:textId="7DAEC6FD" w:rsidR="00C9395B" w:rsidRDefault="00C9395B">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0278" w:history="1">
        <w:r w:rsidRPr="009C1C70">
          <w:rPr>
            <w:rStyle w:val="Hipervnculo"/>
            <w:noProof/>
          </w:rPr>
          <w:t>2.5.3.2</w:t>
        </w:r>
        <w:r>
          <w:rPr>
            <w:rFonts w:asciiTheme="minorHAnsi" w:eastAsiaTheme="minorEastAsia" w:hAnsiTheme="minorHAnsi" w:cstheme="minorBidi"/>
            <w:noProof/>
            <w:sz w:val="22"/>
            <w:szCs w:val="22"/>
            <w:lang w:eastAsia="es-BO"/>
          </w:rPr>
          <w:tab/>
        </w:r>
        <w:r w:rsidRPr="009C1C70">
          <w:rPr>
            <w:rStyle w:val="Hipervnculo"/>
            <w:noProof/>
          </w:rPr>
          <w:t>Capa De Agrupación O Pooling Layer.</w:t>
        </w:r>
        <w:r>
          <w:rPr>
            <w:noProof/>
            <w:webHidden/>
          </w:rPr>
          <w:tab/>
        </w:r>
        <w:r>
          <w:rPr>
            <w:noProof/>
            <w:webHidden/>
          </w:rPr>
          <w:fldChar w:fldCharType="begin"/>
        </w:r>
        <w:r>
          <w:rPr>
            <w:noProof/>
            <w:webHidden/>
          </w:rPr>
          <w:instrText xml:space="preserve"> PAGEREF _Toc201090278 \h </w:instrText>
        </w:r>
        <w:r>
          <w:rPr>
            <w:noProof/>
            <w:webHidden/>
          </w:rPr>
        </w:r>
        <w:r>
          <w:rPr>
            <w:noProof/>
            <w:webHidden/>
          </w:rPr>
          <w:fldChar w:fldCharType="separate"/>
        </w:r>
        <w:r>
          <w:rPr>
            <w:noProof/>
            <w:webHidden/>
          </w:rPr>
          <w:t>30</w:t>
        </w:r>
        <w:r>
          <w:rPr>
            <w:noProof/>
            <w:webHidden/>
          </w:rPr>
          <w:fldChar w:fldCharType="end"/>
        </w:r>
      </w:hyperlink>
    </w:p>
    <w:p w14:paraId="42E93084" w14:textId="7A62D9FB" w:rsidR="00C9395B" w:rsidRDefault="00C9395B">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0279" w:history="1">
        <w:r w:rsidRPr="009C1C70">
          <w:rPr>
            <w:rStyle w:val="Hipervnculo"/>
            <w:noProof/>
          </w:rPr>
          <w:t>2.5.3.3</w:t>
        </w:r>
        <w:r>
          <w:rPr>
            <w:rFonts w:asciiTheme="minorHAnsi" w:eastAsiaTheme="minorEastAsia" w:hAnsiTheme="minorHAnsi" w:cstheme="minorBidi"/>
            <w:noProof/>
            <w:sz w:val="22"/>
            <w:szCs w:val="22"/>
            <w:lang w:eastAsia="es-BO"/>
          </w:rPr>
          <w:tab/>
        </w:r>
        <w:r w:rsidRPr="009C1C70">
          <w:rPr>
            <w:rStyle w:val="Hipervnculo"/>
            <w:noProof/>
          </w:rPr>
          <w:t>Capa Totalmente Conectada o Fully-Connected Layer (FC).</w:t>
        </w:r>
        <w:r>
          <w:rPr>
            <w:noProof/>
            <w:webHidden/>
          </w:rPr>
          <w:tab/>
        </w:r>
        <w:r>
          <w:rPr>
            <w:noProof/>
            <w:webHidden/>
          </w:rPr>
          <w:fldChar w:fldCharType="begin"/>
        </w:r>
        <w:r>
          <w:rPr>
            <w:noProof/>
            <w:webHidden/>
          </w:rPr>
          <w:instrText xml:space="preserve"> PAGEREF _Toc201090279 \h </w:instrText>
        </w:r>
        <w:r>
          <w:rPr>
            <w:noProof/>
            <w:webHidden/>
          </w:rPr>
        </w:r>
        <w:r>
          <w:rPr>
            <w:noProof/>
            <w:webHidden/>
          </w:rPr>
          <w:fldChar w:fldCharType="separate"/>
        </w:r>
        <w:r>
          <w:rPr>
            <w:noProof/>
            <w:webHidden/>
          </w:rPr>
          <w:t>31</w:t>
        </w:r>
        <w:r>
          <w:rPr>
            <w:noProof/>
            <w:webHidden/>
          </w:rPr>
          <w:fldChar w:fldCharType="end"/>
        </w:r>
      </w:hyperlink>
    </w:p>
    <w:p w14:paraId="06F7006A" w14:textId="348E3A5F" w:rsidR="00C9395B" w:rsidRDefault="00C9395B">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0280" w:history="1">
        <w:r w:rsidRPr="009C1C70">
          <w:rPr>
            <w:rStyle w:val="Hipervnculo"/>
            <w:noProof/>
          </w:rPr>
          <w:t>2.5.3.4</w:t>
        </w:r>
        <w:r>
          <w:rPr>
            <w:rFonts w:asciiTheme="minorHAnsi" w:eastAsiaTheme="minorEastAsia" w:hAnsiTheme="minorHAnsi" w:cstheme="minorBidi"/>
            <w:noProof/>
            <w:sz w:val="22"/>
            <w:szCs w:val="22"/>
            <w:lang w:eastAsia="es-BO"/>
          </w:rPr>
          <w:tab/>
        </w:r>
        <w:r w:rsidRPr="009C1C70">
          <w:rPr>
            <w:rStyle w:val="Hipervnculo"/>
            <w:noProof/>
          </w:rPr>
          <w:t>Capa Softmax o Softmax layer.</w:t>
        </w:r>
        <w:r>
          <w:rPr>
            <w:noProof/>
            <w:webHidden/>
          </w:rPr>
          <w:tab/>
        </w:r>
        <w:r>
          <w:rPr>
            <w:noProof/>
            <w:webHidden/>
          </w:rPr>
          <w:fldChar w:fldCharType="begin"/>
        </w:r>
        <w:r>
          <w:rPr>
            <w:noProof/>
            <w:webHidden/>
          </w:rPr>
          <w:instrText xml:space="preserve"> PAGEREF _Toc201090280 \h </w:instrText>
        </w:r>
        <w:r>
          <w:rPr>
            <w:noProof/>
            <w:webHidden/>
          </w:rPr>
        </w:r>
        <w:r>
          <w:rPr>
            <w:noProof/>
            <w:webHidden/>
          </w:rPr>
          <w:fldChar w:fldCharType="separate"/>
        </w:r>
        <w:r>
          <w:rPr>
            <w:noProof/>
            <w:webHidden/>
          </w:rPr>
          <w:t>34</w:t>
        </w:r>
        <w:r>
          <w:rPr>
            <w:noProof/>
            <w:webHidden/>
          </w:rPr>
          <w:fldChar w:fldCharType="end"/>
        </w:r>
      </w:hyperlink>
    </w:p>
    <w:p w14:paraId="4CD7886C" w14:textId="74CF4154" w:rsidR="00C9395B" w:rsidRDefault="00C9395B">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0281" w:history="1">
        <w:r w:rsidRPr="009C1C70">
          <w:rPr>
            <w:rStyle w:val="Hipervnculo"/>
            <w:noProof/>
          </w:rPr>
          <w:t>2.5.3.5</w:t>
        </w:r>
        <w:r>
          <w:rPr>
            <w:rFonts w:asciiTheme="minorHAnsi" w:eastAsiaTheme="minorEastAsia" w:hAnsiTheme="minorHAnsi" w:cstheme="minorBidi"/>
            <w:noProof/>
            <w:sz w:val="22"/>
            <w:szCs w:val="22"/>
            <w:lang w:eastAsia="es-BO"/>
          </w:rPr>
          <w:tab/>
        </w:r>
        <w:r w:rsidRPr="009C1C70">
          <w:rPr>
            <w:rStyle w:val="Hipervnculo"/>
            <w:noProof/>
          </w:rPr>
          <w:t>Aplicación De La Redes Neuronales Convolucionales.</w:t>
        </w:r>
        <w:r>
          <w:rPr>
            <w:noProof/>
            <w:webHidden/>
          </w:rPr>
          <w:tab/>
        </w:r>
        <w:r>
          <w:rPr>
            <w:noProof/>
            <w:webHidden/>
          </w:rPr>
          <w:fldChar w:fldCharType="begin"/>
        </w:r>
        <w:r>
          <w:rPr>
            <w:noProof/>
            <w:webHidden/>
          </w:rPr>
          <w:instrText xml:space="preserve"> PAGEREF _Toc201090281 \h </w:instrText>
        </w:r>
        <w:r>
          <w:rPr>
            <w:noProof/>
            <w:webHidden/>
          </w:rPr>
        </w:r>
        <w:r>
          <w:rPr>
            <w:noProof/>
            <w:webHidden/>
          </w:rPr>
          <w:fldChar w:fldCharType="separate"/>
        </w:r>
        <w:r>
          <w:rPr>
            <w:noProof/>
            <w:webHidden/>
          </w:rPr>
          <w:t>35</w:t>
        </w:r>
        <w:r>
          <w:rPr>
            <w:noProof/>
            <w:webHidden/>
          </w:rPr>
          <w:fldChar w:fldCharType="end"/>
        </w:r>
      </w:hyperlink>
    </w:p>
    <w:p w14:paraId="03996DA1" w14:textId="1FA838EE"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282" w:history="1">
        <w:r w:rsidRPr="009C1C70">
          <w:rPr>
            <w:rStyle w:val="Hipervnculo"/>
            <w:noProof/>
          </w:rPr>
          <w:t>2.5.4</w:t>
        </w:r>
        <w:r>
          <w:rPr>
            <w:rFonts w:asciiTheme="minorHAnsi" w:eastAsiaTheme="minorEastAsia" w:hAnsiTheme="minorHAnsi" w:cstheme="minorBidi"/>
            <w:i w:val="0"/>
            <w:iCs w:val="0"/>
            <w:noProof/>
            <w:sz w:val="22"/>
            <w:szCs w:val="22"/>
            <w:lang w:eastAsia="es-BO"/>
          </w:rPr>
          <w:tab/>
        </w:r>
        <w:r w:rsidRPr="009C1C70">
          <w:rPr>
            <w:rStyle w:val="Hipervnculo"/>
            <w:noProof/>
          </w:rPr>
          <w:t>Redes Neuronales Recurrentes (RNN).</w:t>
        </w:r>
        <w:r>
          <w:rPr>
            <w:noProof/>
            <w:webHidden/>
          </w:rPr>
          <w:tab/>
        </w:r>
        <w:r>
          <w:rPr>
            <w:noProof/>
            <w:webHidden/>
          </w:rPr>
          <w:fldChar w:fldCharType="begin"/>
        </w:r>
        <w:r>
          <w:rPr>
            <w:noProof/>
            <w:webHidden/>
          </w:rPr>
          <w:instrText xml:space="preserve"> PAGEREF _Toc201090282 \h </w:instrText>
        </w:r>
        <w:r>
          <w:rPr>
            <w:noProof/>
            <w:webHidden/>
          </w:rPr>
        </w:r>
        <w:r>
          <w:rPr>
            <w:noProof/>
            <w:webHidden/>
          </w:rPr>
          <w:fldChar w:fldCharType="separate"/>
        </w:r>
        <w:r>
          <w:rPr>
            <w:noProof/>
            <w:webHidden/>
          </w:rPr>
          <w:t>36</w:t>
        </w:r>
        <w:r>
          <w:rPr>
            <w:noProof/>
            <w:webHidden/>
          </w:rPr>
          <w:fldChar w:fldCharType="end"/>
        </w:r>
      </w:hyperlink>
    </w:p>
    <w:p w14:paraId="300F7D86" w14:textId="31E557F5" w:rsidR="00C9395B" w:rsidRDefault="00C9395B">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0283" w:history="1">
        <w:r w:rsidRPr="009C1C70">
          <w:rPr>
            <w:rStyle w:val="Hipervnculo"/>
            <w:noProof/>
          </w:rPr>
          <w:t>2.5.3.6</w:t>
        </w:r>
        <w:r>
          <w:rPr>
            <w:rFonts w:asciiTheme="minorHAnsi" w:eastAsiaTheme="minorEastAsia" w:hAnsiTheme="minorHAnsi" w:cstheme="minorBidi"/>
            <w:noProof/>
            <w:sz w:val="22"/>
            <w:szCs w:val="22"/>
            <w:lang w:eastAsia="es-BO"/>
          </w:rPr>
          <w:tab/>
        </w:r>
        <w:r w:rsidRPr="009C1C70">
          <w:rPr>
            <w:rStyle w:val="Hipervnculo"/>
            <w:noProof/>
          </w:rPr>
          <w:t>Redes Neuronales Recurrentes Estándar.</w:t>
        </w:r>
        <w:r>
          <w:rPr>
            <w:noProof/>
            <w:webHidden/>
          </w:rPr>
          <w:tab/>
        </w:r>
        <w:r>
          <w:rPr>
            <w:noProof/>
            <w:webHidden/>
          </w:rPr>
          <w:fldChar w:fldCharType="begin"/>
        </w:r>
        <w:r>
          <w:rPr>
            <w:noProof/>
            <w:webHidden/>
          </w:rPr>
          <w:instrText xml:space="preserve"> PAGEREF _Toc201090283 \h </w:instrText>
        </w:r>
        <w:r>
          <w:rPr>
            <w:noProof/>
            <w:webHidden/>
          </w:rPr>
        </w:r>
        <w:r>
          <w:rPr>
            <w:noProof/>
            <w:webHidden/>
          </w:rPr>
          <w:fldChar w:fldCharType="separate"/>
        </w:r>
        <w:r>
          <w:rPr>
            <w:noProof/>
            <w:webHidden/>
          </w:rPr>
          <w:t>38</w:t>
        </w:r>
        <w:r>
          <w:rPr>
            <w:noProof/>
            <w:webHidden/>
          </w:rPr>
          <w:fldChar w:fldCharType="end"/>
        </w:r>
      </w:hyperlink>
    </w:p>
    <w:p w14:paraId="5D4F54D2" w14:textId="573D5FB1" w:rsidR="00C9395B" w:rsidRDefault="00C9395B">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0284" w:history="1">
        <w:r w:rsidRPr="009C1C70">
          <w:rPr>
            <w:rStyle w:val="Hipervnculo"/>
            <w:noProof/>
          </w:rPr>
          <w:t>2.5.3.7</w:t>
        </w:r>
        <w:r>
          <w:rPr>
            <w:rFonts w:asciiTheme="minorHAnsi" w:eastAsiaTheme="minorEastAsia" w:hAnsiTheme="minorHAnsi" w:cstheme="minorBidi"/>
            <w:noProof/>
            <w:sz w:val="22"/>
            <w:szCs w:val="22"/>
            <w:lang w:eastAsia="es-BO"/>
          </w:rPr>
          <w:tab/>
        </w:r>
        <w:r w:rsidRPr="009C1C70">
          <w:rPr>
            <w:rStyle w:val="Hipervnculo"/>
            <w:noProof/>
          </w:rPr>
          <w:t>Redes Neuronales Recurrentes Bidireccionales (BRNN).</w:t>
        </w:r>
        <w:r>
          <w:rPr>
            <w:noProof/>
            <w:webHidden/>
          </w:rPr>
          <w:tab/>
        </w:r>
        <w:r>
          <w:rPr>
            <w:noProof/>
            <w:webHidden/>
          </w:rPr>
          <w:fldChar w:fldCharType="begin"/>
        </w:r>
        <w:r>
          <w:rPr>
            <w:noProof/>
            <w:webHidden/>
          </w:rPr>
          <w:instrText xml:space="preserve"> PAGEREF _Toc201090284 \h </w:instrText>
        </w:r>
        <w:r>
          <w:rPr>
            <w:noProof/>
            <w:webHidden/>
          </w:rPr>
        </w:r>
        <w:r>
          <w:rPr>
            <w:noProof/>
            <w:webHidden/>
          </w:rPr>
          <w:fldChar w:fldCharType="separate"/>
        </w:r>
        <w:r>
          <w:rPr>
            <w:noProof/>
            <w:webHidden/>
          </w:rPr>
          <w:t>39</w:t>
        </w:r>
        <w:r>
          <w:rPr>
            <w:noProof/>
            <w:webHidden/>
          </w:rPr>
          <w:fldChar w:fldCharType="end"/>
        </w:r>
      </w:hyperlink>
    </w:p>
    <w:p w14:paraId="4775DFA5" w14:textId="38C4D0E5" w:rsidR="00C9395B" w:rsidRDefault="00C9395B">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0285" w:history="1">
        <w:r w:rsidRPr="009C1C70">
          <w:rPr>
            <w:rStyle w:val="Hipervnculo"/>
            <w:noProof/>
          </w:rPr>
          <w:t>2.5.3.8</w:t>
        </w:r>
        <w:r>
          <w:rPr>
            <w:rFonts w:asciiTheme="minorHAnsi" w:eastAsiaTheme="minorEastAsia" w:hAnsiTheme="minorHAnsi" w:cstheme="minorBidi"/>
            <w:noProof/>
            <w:sz w:val="22"/>
            <w:szCs w:val="22"/>
            <w:lang w:eastAsia="es-BO"/>
          </w:rPr>
          <w:tab/>
        </w:r>
        <w:r w:rsidRPr="009C1C70">
          <w:rPr>
            <w:rStyle w:val="Hipervnculo"/>
            <w:noProof/>
          </w:rPr>
          <w:t>Memoria A Corto Plazo (LSTM).</w:t>
        </w:r>
        <w:r>
          <w:rPr>
            <w:noProof/>
            <w:webHidden/>
          </w:rPr>
          <w:tab/>
        </w:r>
        <w:r>
          <w:rPr>
            <w:noProof/>
            <w:webHidden/>
          </w:rPr>
          <w:fldChar w:fldCharType="begin"/>
        </w:r>
        <w:r>
          <w:rPr>
            <w:noProof/>
            <w:webHidden/>
          </w:rPr>
          <w:instrText xml:space="preserve"> PAGEREF _Toc201090285 \h </w:instrText>
        </w:r>
        <w:r>
          <w:rPr>
            <w:noProof/>
            <w:webHidden/>
          </w:rPr>
        </w:r>
        <w:r>
          <w:rPr>
            <w:noProof/>
            <w:webHidden/>
          </w:rPr>
          <w:fldChar w:fldCharType="separate"/>
        </w:r>
        <w:r>
          <w:rPr>
            <w:noProof/>
            <w:webHidden/>
          </w:rPr>
          <w:t>39</w:t>
        </w:r>
        <w:r>
          <w:rPr>
            <w:noProof/>
            <w:webHidden/>
          </w:rPr>
          <w:fldChar w:fldCharType="end"/>
        </w:r>
      </w:hyperlink>
    </w:p>
    <w:p w14:paraId="1011913D" w14:textId="40F8CF96" w:rsidR="00C9395B" w:rsidRDefault="00C9395B">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0286" w:history="1">
        <w:r w:rsidRPr="009C1C70">
          <w:rPr>
            <w:rStyle w:val="Hipervnculo"/>
            <w:noProof/>
          </w:rPr>
          <w:t>2.5.3.9</w:t>
        </w:r>
        <w:r>
          <w:rPr>
            <w:rFonts w:asciiTheme="minorHAnsi" w:eastAsiaTheme="minorEastAsia" w:hAnsiTheme="minorHAnsi" w:cstheme="minorBidi"/>
            <w:noProof/>
            <w:sz w:val="22"/>
            <w:szCs w:val="22"/>
            <w:lang w:eastAsia="es-BO"/>
          </w:rPr>
          <w:tab/>
        </w:r>
        <w:r w:rsidRPr="009C1C70">
          <w:rPr>
            <w:rStyle w:val="Hipervnculo"/>
            <w:noProof/>
          </w:rPr>
          <w:t>Unidades Recurrentes Bloqueadas (GRU).</w:t>
        </w:r>
        <w:r>
          <w:rPr>
            <w:noProof/>
            <w:webHidden/>
          </w:rPr>
          <w:tab/>
        </w:r>
        <w:r>
          <w:rPr>
            <w:noProof/>
            <w:webHidden/>
          </w:rPr>
          <w:fldChar w:fldCharType="begin"/>
        </w:r>
        <w:r>
          <w:rPr>
            <w:noProof/>
            <w:webHidden/>
          </w:rPr>
          <w:instrText xml:space="preserve"> PAGEREF _Toc201090286 \h </w:instrText>
        </w:r>
        <w:r>
          <w:rPr>
            <w:noProof/>
            <w:webHidden/>
          </w:rPr>
        </w:r>
        <w:r>
          <w:rPr>
            <w:noProof/>
            <w:webHidden/>
          </w:rPr>
          <w:fldChar w:fldCharType="separate"/>
        </w:r>
        <w:r>
          <w:rPr>
            <w:noProof/>
            <w:webHidden/>
          </w:rPr>
          <w:t>41</w:t>
        </w:r>
        <w:r>
          <w:rPr>
            <w:noProof/>
            <w:webHidden/>
          </w:rPr>
          <w:fldChar w:fldCharType="end"/>
        </w:r>
      </w:hyperlink>
    </w:p>
    <w:p w14:paraId="0CFD91E7" w14:textId="108CF4E2" w:rsidR="00C9395B" w:rsidRDefault="00C9395B">
      <w:pPr>
        <w:pStyle w:val="TDC4"/>
        <w:tabs>
          <w:tab w:val="left" w:pos="3160"/>
          <w:tab w:val="right" w:leader="dot" w:pos="9350"/>
        </w:tabs>
        <w:rPr>
          <w:rFonts w:asciiTheme="minorHAnsi" w:eastAsiaTheme="minorEastAsia" w:hAnsiTheme="minorHAnsi" w:cstheme="minorBidi"/>
          <w:noProof/>
          <w:sz w:val="22"/>
          <w:szCs w:val="22"/>
          <w:lang w:eastAsia="es-BO"/>
        </w:rPr>
      </w:pPr>
      <w:hyperlink w:anchor="_Toc201090287" w:history="1">
        <w:r w:rsidRPr="009C1C70">
          <w:rPr>
            <w:rStyle w:val="Hipervnculo"/>
            <w:noProof/>
          </w:rPr>
          <w:t>2.5.3.10</w:t>
        </w:r>
        <w:r>
          <w:rPr>
            <w:rFonts w:asciiTheme="minorHAnsi" w:eastAsiaTheme="minorEastAsia" w:hAnsiTheme="minorHAnsi" w:cstheme="minorBidi"/>
            <w:noProof/>
            <w:sz w:val="22"/>
            <w:szCs w:val="22"/>
            <w:lang w:eastAsia="es-BO"/>
          </w:rPr>
          <w:tab/>
        </w:r>
        <w:r w:rsidRPr="009C1C70">
          <w:rPr>
            <w:rStyle w:val="Hipervnculo"/>
            <w:noProof/>
          </w:rPr>
          <w:t>Codificador-Decodificador RNN.</w:t>
        </w:r>
        <w:r>
          <w:rPr>
            <w:noProof/>
            <w:webHidden/>
          </w:rPr>
          <w:tab/>
        </w:r>
        <w:r>
          <w:rPr>
            <w:noProof/>
            <w:webHidden/>
          </w:rPr>
          <w:fldChar w:fldCharType="begin"/>
        </w:r>
        <w:r>
          <w:rPr>
            <w:noProof/>
            <w:webHidden/>
          </w:rPr>
          <w:instrText xml:space="preserve"> PAGEREF _Toc201090287 \h </w:instrText>
        </w:r>
        <w:r>
          <w:rPr>
            <w:noProof/>
            <w:webHidden/>
          </w:rPr>
        </w:r>
        <w:r>
          <w:rPr>
            <w:noProof/>
            <w:webHidden/>
          </w:rPr>
          <w:fldChar w:fldCharType="separate"/>
        </w:r>
        <w:r>
          <w:rPr>
            <w:noProof/>
            <w:webHidden/>
          </w:rPr>
          <w:t>42</w:t>
        </w:r>
        <w:r>
          <w:rPr>
            <w:noProof/>
            <w:webHidden/>
          </w:rPr>
          <w:fldChar w:fldCharType="end"/>
        </w:r>
      </w:hyperlink>
    </w:p>
    <w:p w14:paraId="76D2FBFE" w14:textId="228DB87F"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288" w:history="1">
        <w:r w:rsidRPr="009C1C70">
          <w:rPr>
            <w:rStyle w:val="Hipervnculo"/>
            <w:noProof/>
          </w:rPr>
          <w:t>2.5.5</w:t>
        </w:r>
        <w:r>
          <w:rPr>
            <w:rFonts w:asciiTheme="minorHAnsi" w:eastAsiaTheme="minorEastAsia" w:hAnsiTheme="minorHAnsi" w:cstheme="minorBidi"/>
            <w:i w:val="0"/>
            <w:iCs w:val="0"/>
            <w:noProof/>
            <w:sz w:val="22"/>
            <w:szCs w:val="22"/>
            <w:lang w:eastAsia="es-BO"/>
          </w:rPr>
          <w:tab/>
        </w:r>
        <w:r w:rsidRPr="009C1C70">
          <w:rPr>
            <w:rStyle w:val="Hipervnculo"/>
            <w:noProof/>
          </w:rPr>
          <w:t>Yolov5.</w:t>
        </w:r>
        <w:r>
          <w:rPr>
            <w:noProof/>
            <w:webHidden/>
          </w:rPr>
          <w:tab/>
        </w:r>
        <w:r>
          <w:rPr>
            <w:noProof/>
            <w:webHidden/>
          </w:rPr>
          <w:fldChar w:fldCharType="begin"/>
        </w:r>
        <w:r>
          <w:rPr>
            <w:noProof/>
            <w:webHidden/>
          </w:rPr>
          <w:instrText xml:space="preserve"> PAGEREF _Toc201090288 \h </w:instrText>
        </w:r>
        <w:r>
          <w:rPr>
            <w:noProof/>
            <w:webHidden/>
          </w:rPr>
        </w:r>
        <w:r>
          <w:rPr>
            <w:noProof/>
            <w:webHidden/>
          </w:rPr>
          <w:fldChar w:fldCharType="separate"/>
        </w:r>
        <w:r>
          <w:rPr>
            <w:noProof/>
            <w:webHidden/>
          </w:rPr>
          <w:t>42</w:t>
        </w:r>
        <w:r>
          <w:rPr>
            <w:noProof/>
            <w:webHidden/>
          </w:rPr>
          <w:fldChar w:fldCharType="end"/>
        </w:r>
      </w:hyperlink>
    </w:p>
    <w:p w14:paraId="171A3E81" w14:textId="407287F5"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289" w:history="1">
        <w:r w:rsidRPr="009C1C70">
          <w:rPr>
            <w:rStyle w:val="Hipervnculo"/>
            <w:noProof/>
          </w:rPr>
          <w:t>2.5.6</w:t>
        </w:r>
        <w:r>
          <w:rPr>
            <w:rFonts w:asciiTheme="minorHAnsi" w:eastAsiaTheme="minorEastAsia" w:hAnsiTheme="minorHAnsi" w:cstheme="minorBidi"/>
            <w:i w:val="0"/>
            <w:iCs w:val="0"/>
            <w:noProof/>
            <w:sz w:val="22"/>
            <w:szCs w:val="22"/>
            <w:lang w:eastAsia="es-BO"/>
          </w:rPr>
          <w:tab/>
        </w:r>
        <w:r w:rsidRPr="009C1C70">
          <w:rPr>
            <w:rStyle w:val="Hipervnculo"/>
            <w:noProof/>
          </w:rPr>
          <w:t>Tesseract OCR.</w:t>
        </w:r>
        <w:r>
          <w:rPr>
            <w:noProof/>
            <w:webHidden/>
          </w:rPr>
          <w:tab/>
        </w:r>
        <w:r>
          <w:rPr>
            <w:noProof/>
            <w:webHidden/>
          </w:rPr>
          <w:fldChar w:fldCharType="begin"/>
        </w:r>
        <w:r>
          <w:rPr>
            <w:noProof/>
            <w:webHidden/>
          </w:rPr>
          <w:instrText xml:space="preserve"> PAGEREF _Toc201090289 \h </w:instrText>
        </w:r>
        <w:r>
          <w:rPr>
            <w:noProof/>
            <w:webHidden/>
          </w:rPr>
        </w:r>
        <w:r>
          <w:rPr>
            <w:noProof/>
            <w:webHidden/>
          </w:rPr>
          <w:fldChar w:fldCharType="separate"/>
        </w:r>
        <w:r>
          <w:rPr>
            <w:noProof/>
            <w:webHidden/>
          </w:rPr>
          <w:t>44</w:t>
        </w:r>
        <w:r>
          <w:rPr>
            <w:noProof/>
            <w:webHidden/>
          </w:rPr>
          <w:fldChar w:fldCharType="end"/>
        </w:r>
      </w:hyperlink>
    </w:p>
    <w:p w14:paraId="64DC9ED2" w14:textId="058AF7E8" w:rsidR="00C9395B" w:rsidRDefault="00C9395B">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0290" w:history="1">
        <w:r w:rsidRPr="009C1C70">
          <w:rPr>
            <w:rStyle w:val="Hipervnculo"/>
            <w:noProof/>
          </w:rPr>
          <w:t>2.6</w:t>
        </w:r>
        <w:r>
          <w:rPr>
            <w:rFonts w:asciiTheme="minorHAnsi" w:eastAsiaTheme="minorEastAsia" w:hAnsiTheme="minorHAnsi" w:cstheme="minorBidi"/>
            <w:smallCaps w:val="0"/>
            <w:noProof/>
            <w:sz w:val="22"/>
            <w:szCs w:val="22"/>
            <w:lang w:eastAsia="es-BO"/>
          </w:rPr>
          <w:tab/>
        </w:r>
        <w:r w:rsidRPr="009C1C70">
          <w:rPr>
            <w:rStyle w:val="Hipervnculo"/>
            <w:noProof/>
          </w:rPr>
          <w:t>METODOLOGIA MOBILE-D</w:t>
        </w:r>
        <w:r>
          <w:rPr>
            <w:noProof/>
            <w:webHidden/>
          </w:rPr>
          <w:tab/>
        </w:r>
        <w:r>
          <w:rPr>
            <w:noProof/>
            <w:webHidden/>
          </w:rPr>
          <w:fldChar w:fldCharType="begin"/>
        </w:r>
        <w:r>
          <w:rPr>
            <w:noProof/>
            <w:webHidden/>
          </w:rPr>
          <w:instrText xml:space="preserve"> PAGEREF _Toc201090290 \h </w:instrText>
        </w:r>
        <w:r>
          <w:rPr>
            <w:noProof/>
            <w:webHidden/>
          </w:rPr>
        </w:r>
        <w:r>
          <w:rPr>
            <w:noProof/>
            <w:webHidden/>
          </w:rPr>
          <w:fldChar w:fldCharType="separate"/>
        </w:r>
        <w:r>
          <w:rPr>
            <w:noProof/>
            <w:webHidden/>
          </w:rPr>
          <w:t>45</w:t>
        </w:r>
        <w:r>
          <w:rPr>
            <w:noProof/>
            <w:webHidden/>
          </w:rPr>
          <w:fldChar w:fldCharType="end"/>
        </w:r>
      </w:hyperlink>
    </w:p>
    <w:p w14:paraId="7EC5D4D2" w14:textId="3C34C09F" w:rsidR="00C9395B" w:rsidRDefault="00C9395B">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090291" w:history="1">
        <w:r w:rsidRPr="009C1C70">
          <w:rPr>
            <w:rStyle w:val="Hipervnculo"/>
            <w:noProof/>
          </w:rPr>
          <w:t>CAPITULO III</w:t>
        </w:r>
        <w:r>
          <w:rPr>
            <w:noProof/>
            <w:webHidden/>
          </w:rPr>
          <w:tab/>
        </w:r>
        <w:r>
          <w:rPr>
            <w:noProof/>
            <w:webHidden/>
          </w:rPr>
          <w:fldChar w:fldCharType="begin"/>
        </w:r>
        <w:r>
          <w:rPr>
            <w:noProof/>
            <w:webHidden/>
          </w:rPr>
          <w:instrText xml:space="preserve"> PAGEREF _Toc201090291 \h </w:instrText>
        </w:r>
        <w:r>
          <w:rPr>
            <w:noProof/>
            <w:webHidden/>
          </w:rPr>
        </w:r>
        <w:r>
          <w:rPr>
            <w:noProof/>
            <w:webHidden/>
          </w:rPr>
          <w:fldChar w:fldCharType="separate"/>
        </w:r>
        <w:r>
          <w:rPr>
            <w:noProof/>
            <w:webHidden/>
          </w:rPr>
          <w:t>49</w:t>
        </w:r>
        <w:r>
          <w:rPr>
            <w:noProof/>
            <w:webHidden/>
          </w:rPr>
          <w:fldChar w:fldCharType="end"/>
        </w:r>
      </w:hyperlink>
    </w:p>
    <w:p w14:paraId="06828A22" w14:textId="78733099" w:rsidR="00C9395B" w:rsidRDefault="00C9395B">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1090292" w:history="1">
        <w:r w:rsidRPr="009C1C70">
          <w:rPr>
            <w:rStyle w:val="Hipervnculo"/>
            <w:noProof/>
          </w:rPr>
          <w:t>3</w:t>
        </w:r>
        <w:r>
          <w:rPr>
            <w:rFonts w:asciiTheme="minorHAnsi" w:eastAsiaTheme="minorEastAsia" w:hAnsiTheme="minorHAnsi" w:cstheme="minorBidi"/>
            <w:b w:val="0"/>
            <w:bCs w:val="0"/>
            <w:caps w:val="0"/>
            <w:noProof/>
            <w:sz w:val="22"/>
            <w:szCs w:val="22"/>
            <w:lang w:eastAsia="es-BO"/>
          </w:rPr>
          <w:tab/>
        </w:r>
        <w:r w:rsidRPr="009C1C70">
          <w:rPr>
            <w:rStyle w:val="Hipervnculo"/>
            <w:noProof/>
          </w:rPr>
          <w:t>MARCO APLICATIVO</w:t>
        </w:r>
        <w:r>
          <w:rPr>
            <w:noProof/>
            <w:webHidden/>
          </w:rPr>
          <w:tab/>
        </w:r>
        <w:r>
          <w:rPr>
            <w:noProof/>
            <w:webHidden/>
          </w:rPr>
          <w:fldChar w:fldCharType="begin"/>
        </w:r>
        <w:r>
          <w:rPr>
            <w:noProof/>
            <w:webHidden/>
          </w:rPr>
          <w:instrText xml:space="preserve"> PAGEREF _Toc201090292 \h </w:instrText>
        </w:r>
        <w:r>
          <w:rPr>
            <w:noProof/>
            <w:webHidden/>
          </w:rPr>
        </w:r>
        <w:r>
          <w:rPr>
            <w:noProof/>
            <w:webHidden/>
          </w:rPr>
          <w:fldChar w:fldCharType="separate"/>
        </w:r>
        <w:r>
          <w:rPr>
            <w:noProof/>
            <w:webHidden/>
          </w:rPr>
          <w:t>49</w:t>
        </w:r>
        <w:r>
          <w:rPr>
            <w:noProof/>
            <w:webHidden/>
          </w:rPr>
          <w:fldChar w:fldCharType="end"/>
        </w:r>
      </w:hyperlink>
    </w:p>
    <w:p w14:paraId="58F9E7FB" w14:textId="4928B18C" w:rsidR="00C9395B" w:rsidRDefault="00C9395B">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0293" w:history="1">
        <w:r w:rsidRPr="009C1C70">
          <w:rPr>
            <w:rStyle w:val="Hipervnculo"/>
            <w:noProof/>
          </w:rPr>
          <w:t>3.1</w:t>
        </w:r>
        <w:r>
          <w:rPr>
            <w:rFonts w:asciiTheme="minorHAnsi" w:eastAsiaTheme="minorEastAsia" w:hAnsiTheme="minorHAnsi" w:cstheme="minorBidi"/>
            <w:smallCaps w:val="0"/>
            <w:noProof/>
            <w:sz w:val="22"/>
            <w:szCs w:val="22"/>
            <w:lang w:eastAsia="es-BO"/>
          </w:rPr>
          <w:tab/>
        </w:r>
        <w:r w:rsidRPr="009C1C70">
          <w:rPr>
            <w:rStyle w:val="Hipervnculo"/>
            <w:noProof/>
          </w:rPr>
          <w:t>INTRODUCCION</w:t>
        </w:r>
        <w:r>
          <w:rPr>
            <w:noProof/>
            <w:webHidden/>
          </w:rPr>
          <w:tab/>
        </w:r>
        <w:r>
          <w:rPr>
            <w:noProof/>
            <w:webHidden/>
          </w:rPr>
          <w:fldChar w:fldCharType="begin"/>
        </w:r>
        <w:r>
          <w:rPr>
            <w:noProof/>
            <w:webHidden/>
          </w:rPr>
          <w:instrText xml:space="preserve"> PAGEREF _Toc201090293 \h </w:instrText>
        </w:r>
        <w:r>
          <w:rPr>
            <w:noProof/>
            <w:webHidden/>
          </w:rPr>
        </w:r>
        <w:r>
          <w:rPr>
            <w:noProof/>
            <w:webHidden/>
          </w:rPr>
          <w:fldChar w:fldCharType="separate"/>
        </w:r>
        <w:r>
          <w:rPr>
            <w:noProof/>
            <w:webHidden/>
          </w:rPr>
          <w:t>49</w:t>
        </w:r>
        <w:r>
          <w:rPr>
            <w:noProof/>
            <w:webHidden/>
          </w:rPr>
          <w:fldChar w:fldCharType="end"/>
        </w:r>
      </w:hyperlink>
    </w:p>
    <w:p w14:paraId="064579C7" w14:textId="3EE8C362" w:rsidR="00C9395B" w:rsidRDefault="00C9395B">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0294" w:history="1">
        <w:r w:rsidRPr="009C1C70">
          <w:rPr>
            <w:rStyle w:val="Hipervnculo"/>
            <w:noProof/>
          </w:rPr>
          <w:t>3.2</w:t>
        </w:r>
        <w:r>
          <w:rPr>
            <w:rFonts w:asciiTheme="minorHAnsi" w:eastAsiaTheme="minorEastAsia" w:hAnsiTheme="minorHAnsi" w:cstheme="minorBidi"/>
            <w:smallCaps w:val="0"/>
            <w:noProof/>
            <w:sz w:val="22"/>
            <w:szCs w:val="22"/>
            <w:lang w:eastAsia="es-BO"/>
          </w:rPr>
          <w:tab/>
        </w:r>
        <w:r w:rsidRPr="009C1C70">
          <w:rPr>
            <w:rStyle w:val="Hipervnculo"/>
            <w:noProof/>
          </w:rPr>
          <w:t>FASE DE EXPLORACION</w:t>
        </w:r>
        <w:r>
          <w:rPr>
            <w:noProof/>
            <w:webHidden/>
          </w:rPr>
          <w:tab/>
        </w:r>
        <w:r>
          <w:rPr>
            <w:noProof/>
            <w:webHidden/>
          </w:rPr>
          <w:fldChar w:fldCharType="begin"/>
        </w:r>
        <w:r>
          <w:rPr>
            <w:noProof/>
            <w:webHidden/>
          </w:rPr>
          <w:instrText xml:space="preserve"> PAGEREF _Toc201090294 \h </w:instrText>
        </w:r>
        <w:r>
          <w:rPr>
            <w:noProof/>
            <w:webHidden/>
          </w:rPr>
        </w:r>
        <w:r>
          <w:rPr>
            <w:noProof/>
            <w:webHidden/>
          </w:rPr>
          <w:fldChar w:fldCharType="separate"/>
        </w:r>
        <w:r>
          <w:rPr>
            <w:noProof/>
            <w:webHidden/>
          </w:rPr>
          <w:t>49</w:t>
        </w:r>
        <w:r>
          <w:rPr>
            <w:noProof/>
            <w:webHidden/>
          </w:rPr>
          <w:fldChar w:fldCharType="end"/>
        </w:r>
      </w:hyperlink>
    </w:p>
    <w:p w14:paraId="325D88DB" w14:textId="3AC40E71"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295" w:history="1">
        <w:r w:rsidRPr="009C1C70">
          <w:rPr>
            <w:rStyle w:val="Hipervnculo"/>
            <w:noProof/>
          </w:rPr>
          <w:t>3.2.1</w:t>
        </w:r>
        <w:r>
          <w:rPr>
            <w:rFonts w:asciiTheme="minorHAnsi" w:eastAsiaTheme="minorEastAsia" w:hAnsiTheme="minorHAnsi" w:cstheme="minorBidi"/>
            <w:i w:val="0"/>
            <w:iCs w:val="0"/>
            <w:noProof/>
            <w:sz w:val="22"/>
            <w:szCs w:val="22"/>
            <w:lang w:eastAsia="es-BO"/>
          </w:rPr>
          <w:tab/>
        </w:r>
        <w:r w:rsidRPr="009C1C70">
          <w:rPr>
            <w:rStyle w:val="Hipervnculo"/>
            <w:noProof/>
          </w:rPr>
          <w:t>Establecimiento De Grupo De Interés.</w:t>
        </w:r>
        <w:r>
          <w:rPr>
            <w:noProof/>
            <w:webHidden/>
          </w:rPr>
          <w:tab/>
        </w:r>
        <w:r>
          <w:rPr>
            <w:noProof/>
            <w:webHidden/>
          </w:rPr>
          <w:fldChar w:fldCharType="begin"/>
        </w:r>
        <w:r>
          <w:rPr>
            <w:noProof/>
            <w:webHidden/>
          </w:rPr>
          <w:instrText xml:space="preserve"> PAGEREF _Toc201090295 \h </w:instrText>
        </w:r>
        <w:r>
          <w:rPr>
            <w:noProof/>
            <w:webHidden/>
          </w:rPr>
        </w:r>
        <w:r>
          <w:rPr>
            <w:noProof/>
            <w:webHidden/>
          </w:rPr>
          <w:fldChar w:fldCharType="separate"/>
        </w:r>
        <w:r>
          <w:rPr>
            <w:noProof/>
            <w:webHidden/>
          </w:rPr>
          <w:t>49</w:t>
        </w:r>
        <w:r>
          <w:rPr>
            <w:noProof/>
            <w:webHidden/>
          </w:rPr>
          <w:fldChar w:fldCharType="end"/>
        </w:r>
      </w:hyperlink>
    </w:p>
    <w:p w14:paraId="495810ED" w14:textId="1C0212CC"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296" w:history="1">
        <w:r w:rsidRPr="009C1C70">
          <w:rPr>
            <w:rStyle w:val="Hipervnculo"/>
            <w:noProof/>
          </w:rPr>
          <w:t>3.2.2</w:t>
        </w:r>
        <w:r>
          <w:rPr>
            <w:rFonts w:asciiTheme="minorHAnsi" w:eastAsiaTheme="minorEastAsia" w:hAnsiTheme="minorHAnsi" w:cstheme="minorBidi"/>
            <w:i w:val="0"/>
            <w:iCs w:val="0"/>
            <w:noProof/>
            <w:sz w:val="22"/>
            <w:szCs w:val="22"/>
            <w:lang w:eastAsia="es-BO"/>
          </w:rPr>
          <w:tab/>
        </w:r>
        <w:r w:rsidRPr="009C1C70">
          <w:rPr>
            <w:rStyle w:val="Hipervnculo"/>
            <w:noProof/>
          </w:rPr>
          <w:t>Requisitos Iniciales.</w:t>
        </w:r>
        <w:r>
          <w:rPr>
            <w:noProof/>
            <w:webHidden/>
          </w:rPr>
          <w:tab/>
        </w:r>
        <w:r>
          <w:rPr>
            <w:noProof/>
            <w:webHidden/>
          </w:rPr>
          <w:fldChar w:fldCharType="begin"/>
        </w:r>
        <w:r>
          <w:rPr>
            <w:noProof/>
            <w:webHidden/>
          </w:rPr>
          <w:instrText xml:space="preserve"> PAGEREF _Toc201090296 \h </w:instrText>
        </w:r>
        <w:r>
          <w:rPr>
            <w:noProof/>
            <w:webHidden/>
          </w:rPr>
        </w:r>
        <w:r>
          <w:rPr>
            <w:noProof/>
            <w:webHidden/>
          </w:rPr>
          <w:fldChar w:fldCharType="separate"/>
        </w:r>
        <w:r>
          <w:rPr>
            <w:noProof/>
            <w:webHidden/>
          </w:rPr>
          <w:t>50</w:t>
        </w:r>
        <w:r>
          <w:rPr>
            <w:noProof/>
            <w:webHidden/>
          </w:rPr>
          <w:fldChar w:fldCharType="end"/>
        </w:r>
      </w:hyperlink>
    </w:p>
    <w:p w14:paraId="528E25FE" w14:textId="0A2FD5E0"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297" w:history="1">
        <w:r w:rsidRPr="009C1C70">
          <w:rPr>
            <w:rStyle w:val="Hipervnculo"/>
            <w:noProof/>
          </w:rPr>
          <w:t>3.2.3</w:t>
        </w:r>
        <w:r>
          <w:rPr>
            <w:rFonts w:asciiTheme="minorHAnsi" w:eastAsiaTheme="minorEastAsia" w:hAnsiTheme="minorHAnsi" w:cstheme="minorBidi"/>
            <w:i w:val="0"/>
            <w:iCs w:val="0"/>
            <w:noProof/>
            <w:sz w:val="22"/>
            <w:szCs w:val="22"/>
            <w:lang w:eastAsia="es-BO"/>
          </w:rPr>
          <w:tab/>
        </w:r>
        <w:r w:rsidRPr="009C1C70">
          <w:rPr>
            <w:rStyle w:val="Hipervnculo"/>
            <w:noProof/>
          </w:rPr>
          <w:t>Requerimientos Funcionales.</w:t>
        </w:r>
        <w:r>
          <w:rPr>
            <w:noProof/>
            <w:webHidden/>
          </w:rPr>
          <w:tab/>
        </w:r>
        <w:r>
          <w:rPr>
            <w:noProof/>
            <w:webHidden/>
          </w:rPr>
          <w:fldChar w:fldCharType="begin"/>
        </w:r>
        <w:r>
          <w:rPr>
            <w:noProof/>
            <w:webHidden/>
          </w:rPr>
          <w:instrText xml:space="preserve"> PAGEREF _Toc201090297 \h </w:instrText>
        </w:r>
        <w:r>
          <w:rPr>
            <w:noProof/>
            <w:webHidden/>
          </w:rPr>
        </w:r>
        <w:r>
          <w:rPr>
            <w:noProof/>
            <w:webHidden/>
          </w:rPr>
          <w:fldChar w:fldCharType="separate"/>
        </w:r>
        <w:r>
          <w:rPr>
            <w:noProof/>
            <w:webHidden/>
          </w:rPr>
          <w:t>51</w:t>
        </w:r>
        <w:r>
          <w:rPr>
            <w:noProof/>
            <w:webHidden/>
          </w:rPr>
          <w:fldChar w:fldCharType="end"/>
        </w:r>
      </w:hyperlink>
    </w:p>
    <w:p w14:paraId="32546F92" w14:textId="463674A4"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298" w:history="1">
        <w:r w:rsidRPr="009C1C70">
          <w:rPr>
            <w:rStyle w:val="Hipervnculo"/>
            <w:noProof/>
          </w:rPr>
          <w:t>3.2.4</w:t>
        </w:r>
        <w:r>
          <w:rPr>
            <w:rFonts w:asciiTheme="minorHAnsi" w:eastAsiaTheme="minorEastAsia" w:hAnsiTheme="minorHAnsi" w:cstheme="minorBidi"/>
            <w:i w:val="0"/>
            <w:iCs w:val="0"/>
            <w:noProof/>
            <w:sz w:val="22"/>
            <w:szCs w:val="22"/>
            <w:lang w:eastAsia="es-BO"/>
          </w:rPr>
          <w:tab/>
        </w:r>
        <w:r w:rsidRPr="009C1C70">
          <w:rPr>
            <w:rStyle w:val="Hipervnculo"/>
            <w:noProof/>
          </w:rPr>
          <w:t>Requerimientos No Funcionales.</w:t>
        </w:r>
        <w:r>
          <w:rPr>
            <w:noProof/>
            <w:webHidden/>
          </w:rPr>
          <w:tab/>
        </w:r>
        <w:r>
          <w:rPr>
            <w:noProof/>
            <w:webHidden/>
          </w:rPr>
          <w:fldChar w:fldCharType="begin"/>
        </w:r>
        <w:r>
          <w:rPr>
            <w:noProof/>
            <w:webHidden/>
          </w:rPr>
          <w:instrText xml:space="preserve"> PAGEREF _Toc201090298 \h </w:instrText>
        </w:r>
        <w:r>
          <w:rPr>
            <w:noProof/>
            <w:webHidden/>
          </w:rPr>
        </w:r>
        <w:r>
          <w:rPr>
            <w:noProof/>
            <w:webHidden/>
          </w:rPr>
          <w:fldChar w:fldCharType="separate"/>
        </w:r>
        <w:r>
          <w:rPr>
            <w:noProof/>
            <w:webHidden/>
          </w:rPr>
          <w:t>52</w:t>
        </w:r>
        <w:r>
          <w:rPr>
            <w:noProof/>
            <w:webHidden/>
          </w:rPr>
          <w:fldChar w:fldCharType="end"/>
        </w:r>
      </w:hyperlink>
    </w:p>
    <w:p w14:paraId="6C48F5E6" w14:textId="1CA0853B"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299" w:history="1">
        <w:r w:rsidRPr="009C1C70">
          <w:rPr>
            <w:rStyle w:val="Hipervnculo"/>
            <w:noProof/>
          </w:rPr>
          <w:t>3.2.5</w:t>
        </w:r>
        <w:r>
          <w:rPr>
            <w:rFonts w:asciiTheme="minorHAnsi" w:eastAsiaTheme="minorEastAsia" w:hAnsiTheme="minorHAnsi" w:cstheme="minorBidi"/>
            <w:i w:val="0"/>
            <w:iCs w:val="0"/>
            <w:noProof/>
            <w:sz w:val="22"/>
            <w:szCs w:val="22"/>
            <w:lang w:eastAsia="es-BO"/>
          </w:rPr>
          <w:tab/>
        </w:r>
        <w:r w:rsidRPr="009C1C70">
          <w:rPr>
            <w:rStyle w:val="Hipervnculo"/>
            <w:noProof/>
          </w:rPr>
          <w:t>Definición Del Alcance.</w:t>
        </w:r>
        <w:r>
          <w:rPr>
            <w:noProof/>
            <w:webHidden/>
          </w:rPr>
          <w:tab/>
        </w:r>
        <w:r>
          <w:rPr>
            <w:noProof/>
            <w:webHidden/>
          </w:rPr>
          <w:fldChar w:fldCharType="begin"/>
        </w:r>
        <w:r>
          <w:rPr>
            <w:noProof/>
            <w:webHidden/>
          </w:rPr>
          <w:instrText xml:space="preserve"> PAGEREF _Toc201090299 \h </w:instrText>
        </w:r>
        <w:r>
          <w:rPr>
            <w:noProof/>
            <w:webHidden/>
          </w:rPr>
        </w:r>
        <w:r>
          <w:rPr>
            <w:noProof/>
            <w:webHidden/>
          </w:rPr>
          <w:fldChar w:fldCharType="separate"/>
        </w:r>
        <w:r>
          <w:rPr>
            <w:noProof/>
            <w:webHidden/>
          </w:rPr>
          <w:t>52</w:t>
        </w:r>
        <w:r>
          <w:rPr>
            <w:noProof/>
            <w:webHidden/>
          </w:rPr>
          <w:fldChar w:fldCharType="end"/>
        </w:r>
      </w:hyperlink>
    </w:p>
    <w:p w14:paraId="460E6BCB" w14:textId="096DDCB6" w:rsidR="00C9395B" w:rsidRDefault="00C9395B">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0310" w:history="1">
        <w:r w:rsidRPr="009C1C70">
          <w:rPr>
            <w:rStyle w:val="Hipervnculo"/>
            <w:noProof/>
          </w:rPr>
          <w:t>3.2.5.1</w:t>
        </w:r>
        <w:r>
          <w:rPr>
            <w:rFonts w:asciiTheme="minorHAnsi" w:eastAsiaTheme="minorEastAsia" w:hAnsiTheme="minorHAnsi" w:cstheme="minorBidi"/>
            <w:noProof/>
            <w:sz w:val="22"/>
            <w:szCs w:val="22"/>
            <w:lang w:eastAsia="es-BO"/>
          </w:rPr>
          <w:tab/>
        </w:r>
        <w:r w:rsidRPr="009C1C70">
          <w:rPr>
            <w:rStyle w:val="Hipervnculo"/>
            <w:noProof/>
          </w:rPr>
          <w:t>Limitaciones.</w:t>
        </w:r>
        <w:r>
          <w:rPr>
            <w:noProof/>
            <w:webHidden/>
          </w:rPr>
          <w:tab/>
        </w:r>
        <w:r>
          <w:rPr>
            <w:noProof/>
            <w:webHidden/>
          </w:rPr>
          <w:fldChar w:fldCharType="begin"/>
        </w:r>
        <w:r>
          <w:rPr>
            <w:noProof/>
            <w:webHidden/>
          </w:rPr>
          <w:instrText xml:space="preserve"> PAGEREF _Toc201090310 \h </w:instrText>
        </w:r>
        <w:r>
          <w:rPr>
            <w:noProof/>
            <w:webHidden/>
          </w:rPr>
        </w:r>
        <w:r>
          <w:rPr>
            <w:noProof/>
            <w:webHidden/>
          </w:rPr>
          <w:fldChar w:fldCharType="separate"/>
        </w:r>
        <w:r>
          <w:rPr>
            <w:noProof/>
            <w:webHidden/>
          </w:rPr>
          <w:t>53</w:t>
        </w:r>
        <w:r>
          <w:rPr>
            <w:noProof/>
            <w:webHidden/>
          </w:rPr>
          <w:fldChar w:fldCharType="end"/>
        </w:r>
      </w:hyperlink>
    </w:p>
    <w:p w14:paraId="324A32AC" w14:textId="285D9F7F" w:rsidR="00C9395B" w:rsidRDefault="00C9395B">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0311" w:history="1">
        <w:r w:rsidRPr="009C1C70">
          <w:rPr>
            <w:rStyle w:val="Hipervnculo"/>
            <w:noProof/>
          </w:rPr>
          <w:t>3.2.5.2</w:t>
        </w:r>
        <w:r>
          <w:rPr>
            <w:rFonts w:asciiTheme="minorHAnsi" w:eastAsiaTheme="minorEastAsia" w:hAnsiTheme="minorHAnsi" w:cstheme="minorBidi"/>
            <w:noProof/>
            <w:sz w:val="22"/>
            <w:szCs w:val="22"/>
            <w:lang w:eastAsia="es-BO"/>
          </w:rPr>
          <w:tab/>
        </w:r>
        <w:r w:rsidRPr="009C1C70">
          <w:rPr>
            <w:rStyle w:val="Hipervnculo"/>
            <w:noProof/>
          </w:rPr>
          <w:t>Alcances.</w:t>
        </w:r>
        <w:r>
          <w:rPr>
            <w:noProof/>
            <w:webHidden/>
          </w:rPr>
          <w:tab/>
        </w:r>
        <w:r>
          <w:rPr>
            <w:noProof/>
            <w:webHidden/>
          </w:rPr>
          <w:fldChar w:fldCharType="begin"/>
        </w:r>
        <w:r>
          <w:rPr>
            <w:noProof/>
            <w:webHidden/>
          </w:rPr>
          <w:instrText xml:space="preserve"> PAGEREF _Toc201090311 \h </w:instrText>
        </w:r>
        <w:r>
          <w:rPr>
            <w:noProof/>
            <w:webHidden/>
          </w:rPr>
        </w:r>
        <w:r>
          <w:rPr>
            <w:noProof/>
            <w:webHidden/>
          </w:rPr>
          <w:fldChar w:fldCharType="separate"/>
        </w:r>
        <w:r>
          <w:rPr>
            <w:noProof/>
            <w:webHidden/>
          </w:rPr>
          <w:t>53</w:t>
        </w:r>
        <w:r>
          <w:rPr>
            <w:noProof/>
            <w:webHidden/>
          </w:rPr>
          <w:fldChar w:fldCharType="end"/>
        </w:r>
      </w:hyperlink>
    </w:p>
    <w:p w14:paraId="6386C7D9" w14:textId="77B536A8"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312" w:history="1">
        <w:r w:rsidRPr="009C1C70">
          <w:rPr>
            <w:rStyle w:val="Hipervnculo"/>
            <w:noProof/>
          </w:rPr>
          <w:t>3.2.6</w:t>
        </w:r>
        <w:r>
          <w:rPr>
            <w:rFonts w:asciiTheme="minorHAnsi" w:eastAsiaTheme="minorEastAsia" w:hAnsiTheme="minorHAnsi" w:cstheme="minorBidi"/>
            <w:i w:val="0"/>
            <w:iCs w:val="0"/>
            <w:noProof/>
            <w:sz w:val="22"/>
            <w:szCs w:val="22"/>
            <w:lang w:eastAsia="es-BO"/>
          </w:rPr>
          <w:tab/>
        </w:r>
        <w:r w:rsidRPr="009C1C70">
          <w:rPr>
            <w:rStyle w:val="Hipervnculo"/>
            <w:noProof/>
          </w:rPr>
          <w:t>Establecimiento De Tecnologías.</w:t>
        </w:r>
        <w:r>
          <w:rPr>
            <w:noProof/>
            <w:webHidden/>
          </w:rPr>
          <w:tab/>
        </w:r>
        <w:r>
          <w:rPr>
            <w:noProof/>
            <w:webHidden/>
          </w:rPr>
          <w:fldChar w:fldCharType="begin"/>
        </w:r>
        <w:r>
          <w:rPr>
            <w:noProof/>
            <w:webHidden/>
          </w:rPr>
          <w:instrText xml:space="preserve"> PAGEREF _Toc201090312 \h </w:instrText>
        </w:r>
        <w:r>
          <w:rPr>
            <w:noProof/>
            <w:webHidden/>
          </w:rPr>
        </w:r>
        <w:r>
          <w:rPr>
            <w:noProof/>
            <w:webHidden/>
          </w:rPr>
          <w:fldChar w:fldCharType="separate"/>
        </w:r>
        <w:r>
          <w:rPr>
            <w:noProof/>
            <w:webHidden/>
          </w:rPr>
          <w:t>53</w:t>
        </w:r>
        <w:r>
          <w:rPr>
            <w:noProof/>
            <w:webHidden/>
          </w:rPr>
          <w:fldChar w:fldCharType="end"/>
        </w:r>
      </w:hyperlink>
    </w:p>
    <w:p w14:paraId="44ADC818" w14:textId="3EFD7832" w:rsidR="00C9395B" w:rsidRDefault="00C9395B">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0313" w:history="1">
        <w:r w:rsidRPr="009C1C70">
          <w:rPr>
            <w:rStyle w:val="Hipervnculo"/>
            <w:noProof/>
          </w:rPr>
          <w:t>3.3</w:t>
        </w:r>
        <w:r>
          <w:rPr>
            <w:rFonts w:asciiTheme="minorHAnsi" w:eastAsiaTheme="minorEastAsia" w:hAnsiTheme="minorHAnsi" w:cstheme="minorBidi"/>
            <w:smallCaps w:val="0"/>
            <w:noProof/>
            <w:sz w:val="22"/>
            <w:szCs w:val="22"/>
            <w:lang w:eastAsia="es-BO"/>
          </w:rPr>
          <w:tab/>
        </w:r>
        <w:r w:rsidRPr="009C1C70">
          <w:rPr>
            <w:rStyle w:val="Hipervnculo"/>
            <w:noProof/>
          </w:rPr>
          <w:t>FASE DE INICIACION</w:t>
        </w:r>
        <w:r>
          <w:rPr>
            <w:noProof/>
            <w:webHidden/>
          </w:rPr>
          <w:tab/>
        </w:r>
        <w:r>
          <w:rPr>
            <w:noProof/>
            <w:webHidden/>
          </w:rPr>
          <w:fldChar w:fldCharType="begin"/>
        </w:r>
        <w:r>
          <w:rPr>
            <w:noProof/>
            <w:webHidden/>
          </w:rPr>
          <w:instrText xml:space="preserve"> PAGEREF _Toc201090313 \h </w:instrText>
        </w:r>
        <w:r>
          <w:rPr>
            <w:noProof/>
            <w:webHidden/>
          </w:rPr>
        </w:r>
        <w:r>
          <w:rPr>
            <w:noProof/>
            <w:webHidden/>
          </w:rPr>
          <w:fldChar w:fldCharType="separate"/>
        </w:r>
        <w:r>
          <w:rPr>
            <w:noProof/>
            <w:webHidden/>
          </w:rPr>
          <w:t>58</w:t>
        </w:r>
        <w:r>
          <w:rPr>
            <w:noProof/>
            <w:webHidden/>
          </w:rPr>
          <w:fldChar w:fldCharType="end"/>
        </w:r>
      </w:hyperlink>
    </w:p>
    <w:p w14:paraId="59E208A6" w14:textId="5E09FF82"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314" w:history="1">
        <w:r w:rsidRPr="009C1C70">
          <w:rPr>
            <w:rStyle w:val="Hipervnculo"/>
            <w:noProof/>
          </w:rPr>
          <w:t>3.3.1</w:t>
        </w:r>
        <w:r>
          <w:rPr>
            <w:rFonts w:asciiTheme="minorHAnsi" w:eastAsiaTheme="minorEastAsia" w:hAnsiTheme="minorHAnsi" w:cstheme="minorBidi"/>
            <w:i w:val="0"/>
            <w:iCs w:val="0"/>
            <w:noProof/>
            <w:sz w:val="22"/>
            <w:szCs w:val="22"/>
            <w:lang w:eastAsia="es-BO"/>
          </w:rPr>
          <w:tab/>
        </w:r>
        <w:r w:rsidRPr="009C1C70">
          <w:rPr>
            <w:rStyle w:val="Hipervnculo"/>
            <w:noProof/>
          </w:rPr>
          <w:t>Configuración Del Ambiente De Desarrollo.</w:t>
        </w:r>
        <w:r>
          <w:rPr>
            <w:noProof/>
            <w:webHidden/>
          </w:rPr>
          <w:tab/>
        </w:r>
        <w:r>
          <w:rPr>
            <w:noProof/>
            <w:webHidden/>
          </w:rPr>
          <w:fldChar w:fldCharType="begin"/>
        </w:r>
        <w:r>
          <w:rPr>
            <w:noProof/>
            <w:webHidden/>
          </w:rPr>
          <w:instrText xml:space="preserve"> PAGEREF _Toc201090314 \h </w:instrText>
        </w:r>
        <w:r>
          <w:rPr>
            <w:noProof/>
            <w:webHidden/>
          </w:rPr>
        </w:r>
        <w:r>
          <w:rPr>
            <w:noProof/>
            <w:webHidden/>
          </w:rPr>
          <w:fldChar w:fldCharType="separate"/>
        </w:r>
        <w:r>
          <w:rPr>
            <w:noProof/>
            <w:webHidden/>
          </w:rPr>
          <w:t>58</w:t>
        </w:r>
        <w:r>
          <w:rPr>
            <w:noProof/>
            <w:webHidden/>
          </w:rPr>
          <w:fldChar w:fldCharType="end"/>
        </w:r>
      </w:hyperlink>
    </w:p>
    <w:p w14:paraId="4F72B088" w14:textId="3E87D833" w:rsidR="00C9395B" w:rsidRDefault="00C9395B">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0315" w:history="1">
        <w:r w:rsidRPr="009C1C70">
          <w:rPr>
            <w:rStyle w:val="Hipervnculo"/>
            <w:noProof/>
          </w:rPr>
          <w:t>3.2.5.3</w:t>
        </w:r>
        <w:r>
          <w:rPr>
            <w:rFonts w:asciiTheme="minorHAnsi" w:eastAsiaTheme="minorEastAsia" w:hAnsiTheme="minorHAnsi" w:cstheme="minorBidi"/>
            <w:noProof/>
            <w:sz w:val="22"/>
            <w:szCs w:val="22"/>
            <w:lang w:eastAsia="es-BO"/>
          </w:rPr>
          <w:tab/>
        </w:r>
        <w:r w:rsidRPr="009C1C70">
          <w:rPr>
            <w:rStyle w:val="Hipervnculo"/>
            <w:noProof/>
          </w:rPr>
          <w:t>Preparación Del Ambiente.</w:t>
        </w:r>
        <w:r>
          <w:rPr>
            <w:noProof/>
            <w:webHidden/>
          </w:rPr>
          <w:tab/>
        </w:r>
        <w:r>
          <w:rPr>
            <w:noProof/>
            <w:webHidden/>
          </w:rPr>
          <w:fldChar w:fldCharType="begin"/>
        </w:r>
        <w:r>
          <w:rPr>
            <w:noProof/>
            <w:webHidden/>
          </w:rPr>
          <w:instrText xml:space="preserve"> PAGEREF _Toc201090315 \h </w:instrText>
        </w:r>
        <w:r>
          <w:rPr>
            <w:noProof/>
            <w:webHidden/>
          </w:rPr>
        </w:r>
        <w:r>
          <w:rPr>
            <w:noProof/>
            <w:webHidden/>
          </w:rPr>
          <w:fldChar w:fldCharType="separate"/>
        </w:r>
        <w:r>
          <w:rPr>
            <w:noProof/>
            <w:webHidden/>
          </w:rPr>
          <w:t>58</w:t>
        </w:r>
        <w:r>
          <w:rPr>
            <w:noProof/>
            <w:webHidden/>
          </w:rPr>
          <w:fldChar w:fldCharType="end"/>
        </w:r>
      </w:hyperlink>
    </w:p>
    <w:p w14:paraId="7DEB1E47" w14:textId="79C1D9E6"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316" w:history="1">
        <w:r w:rsidRPr="009C1C70">
          <w:rPr>
            <w:rStyle w:val="Hipervnculo"/>
            <w:noProof/>
          </w:rPr>
          <w:t>3.3.2</w:t>
        </w:r>
        <w:r>
          <w:rPr>
            <w:rFonts w:asciiTheme="minorHAnsi" w:eastAsiaTheme="minorEastAsia" w:hAnsiTheme="minorHAnsi" w:cstheme="minorBidi"/>
            <w:i w:val="0"/>
            <w:iCs w:val="0"/>
            <w:noProof/>
            <w:sz w:val="22"/>
            <w:szCs w:val="22"/>
            <w:lang w:eastAsia="es-BO"/>
          </w:rPr>
          <w:tab/>
        </w:r>
        <w:r w:rsidRPr="009C1C70">
          <w:rPr>
            <w:rStyle w:val="Hipervnculo"/>
            <w:noProof/>
          </w:rPr>
          <w:t>Planificación De Fases.</w:t>
        </w:r>
        <w:r>
          <w:rPr>
            <w:noProof/>
            <w:webHidden/>
          </w:rPr>
          <w:tab/>
        </w:r>
        <w:r>
          <w:rPr>
            <w:noProof/>
            <w:webHidden/>
          </w:rPr>
          <w:fldChar w:fldCharType="begin"/>
        </w:r>
        <w:r>
          <w:rPr>
            <w:noProof/>
            <w:webHidden/>
          </w:rPr>
          <w:instrText xml:space="preserve"> PAGEREF _Toc201090316 \h </w:instrText>
        </w:r>
        <w:r>
          <w:rPr>
            <w:noProof/>
            <w:webHidden/>
          </w:rPr>
        </w:r>
        <w:r>
          <w:rPr>
            <w:noProof/>
            <w:webHidden/>
          </w:rPr>
          <w:fldChar w:fldCharType="separate"/>
        </w:r>
        <w:r>
          <w:rPr>
            <w:noProof/>
            <w:webHidden/>
          </w:rPr>
          <w:t>61</w:t>
        </w:r>
        <w:r>
          <w:rPr>
            <w:noProof/>
            <w:webHidden/>
          </w:rPr>
          <w:fldChar w:fldCharType="end"/>
        </w:r>
      </w:hyperlink>
    </w:p>
    <w:p w14:paraId="3FF597EF" w14:textId="3D409A0A"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317" w:history="1">
        <w:r w:rsidRPr="009C1C70">
          <w:rPr>
            <w:rStyle w:val="Hipervnculo"/>
            <w:noProof/>
          </w:rPr>
          <w:t>3.3.3</w:t>
        </w:r>
        <w:r>
          <w:rPr>
            <w:rFonts w:asciiTheme="minorHAnsi" w:eastAsiaTheme="minorEastAsia" w:hAnsiTheme="minorHAnsi" w:cstheme="minorBidi"/>
            <w:i w:val="0"/>
            <w:iCs w:val="0"/>
            <w:noProof/>
            <w:sz w:val="22"/>
            <w:szCs w:val="22"/>
            <w:lang w:eastAsia="es-BO"/>
          </w:rPr>
          <w:tab/>
        </w:r>
        <w:r w:rsidRPr="009C1C70">
          <w:rPr>
            <w:rStyle w:val="Hipervnculo"/>
            <w:noProof/>
          </w:rPr>
          <w:t>Diseño De Aplicación.</w:t>
        </w:r>
        <w:r>
          <w:rPr>
            <w:noProof/>
            <w:webHidden/>
          </w:rPr>
          <w:tab/>
        </w:r>
        <w:r>
          <w:rPr>
            <w:noProof/>
            <w:webHidden/>
          </w:rPr>
          <w:fldChar w:fldCharType="begin"/>
        </w:r>
        <w:r>
          <w:rPr>
            <w:noProof/>
            <w:webHidden/>
          </w:rPr>
          <w:instrText xml:space="preserve"> PAGEREF _Toc201090317 \h </w:instrText>
        </w:r>
        <w:r>
          <w:rPr>
            <w:noProof/>
            <w:webHidden/>
          </w:rPr>
        </w:r>
        <w:r>
          <w:rPr>
            <w:noProof/>
            <w:webHidden/>
          </w:rPr>
          <w:fldChar w:fldCharType="separate"/>
        </w:r>
        <w:r>
          <w:rPr>
            <w:noProof/>
            <w:webHidden/>
          </w:rPr>
          <w:t>63</w:t>
        </w:r>
        <w:r>
          <w:rPr>
            <w:noProof/>
            <w:webHidden/>
          </w:rPr>
          <w:fldChar w:fldCharType="end"/>
        </w:r>
      </w:hyperlink>
    </w:p>
    <w:p w14:paraId="4BD27554" w14:textId="2C653A2D" w:rsidR="00C9395B" w:rsidRDefault="00C9395B">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0318" w:history="1">
        <w:r w:rsidRPr="009C1C70">
          <w:rPr>
            <w:rStyle w:val="Hipervnculo"/>
            <w:noProof/>
          </w:rPr>
          <w:t>3.4</w:t>
        </w:r>
        <w:r>
          <w:rPr>
            <w:rFonts w:asciiTheme="minorHAnsi" w:eastAsiaTheme="minorEastAsia" w:hAnsiTheme="minorHAnsi" w:cstheme="minorBidi"/>
            <w:smallCaps w:val="0"/>
            <w:noProof/>
            <w:sz w:val="22"/>
            <w:szCs w:val="22"/>
            <w:lang w:eastAsia="es-BO"/>
          </w:rPr>
          <w:tab/>
        </w:r>
        <w:r w:rsidRPr="009C1C70">
          <w:rPr>
            <w:rStyle w:val="Hipervnculo"/>
            <w:noProof/>
          </w:rPr>
          <w:t>FASE DE PRODUCCION</w:t>
        </w:r>
        <w:r>
          <w:rPr>
            <w:noProof/>
            <w:webHidden/>
          </w:rPr>
          <w:tab/>
        </w:r>
        <w:r>
          <w:rPr>
            <w:noProof/>
            <w:webHidden/>
          </w:rPr>
          <w:fldChar w:fldCharType="begin"/>
        </w:r>
        <w:r>
          <w:rPr>
            <w:noProof/>
            <w:webHidden/>
          </w:rPr>
          <w:instrText xml:space="preserve"> PAGEREF _Toc201090318 \h </w:instrText>
        </w:r>
        <w:r>
          <w:rPr>
            <w:noProof/>
            <w:webHidden/>
          </w:rPr>
        </w:r>
        <w:r>
          <w:rPr>
            <w:noProof/>
            <w:webHidden/>
          </w:rPr>
          <w:fldChar w:fldCharType="separate"/>
        </w:r>
        <w:r>
          <w:rPr>
            <w:noProof/>
            <w:webHidden/>
          </w:rPr>
          <w:t>64</w:t>
        </w:r>
        <w:r>
          <w:rPr>
            <w:noProof/>
            <w:webHidden/>
          </w:rPr>
          <w:fldChar w:fldCharType="end"/>
        </w:r>
      </w:hyperlink>
    </w:p>
    <w:p w14:paraId="63EBF89F" w14:textId="3E9D1047"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319" w:history="1">
        <w:r w:rsidRPr="009C1C70">
          <w:rPr>
            <w:rStyle w:val="Hipervnculo"/>
            <w:noProof/>
          </w:rPr>
          <w:t>3.4.1</w:t>
        </w:r>
        <w:r>
          <w:rPr>
            <w:rFonts w:asciiTheme="minorHAnsi" w:eastAsiaTheme="minorEastAsia" w:hAnsiTheme="minorHAnsi" w:cstheme="minorBidi"/>
            <w:i w:val="0"/>
            <w:iCs w:val="0"/>
            <w:noProof/>
            <w:sz w:val="22"/>
            <w:szCs w:val="22"/>
            <w:lang w:eastAsia="es-BO"/>
          </w:rPr>
          <w:tab/>
        </w:r>
        <w:r w:rsidRPr="009C1C70">
          <w:rPr>
            <w:rStyle w:val="Hipervnculo"/>
            <w:noProof/>
          </w:rPr>
          <w:t>Iteración 1.</w:t>
        </w:r>
        <w:r>
          <w:rPr>
            <w:noProof/>
            <w:webHidden/>
          </w:rPr>
          <w:tab/>
        </w:r>
        <w:r>
          <w:rPr>
            <w:noProof/>
            <w:webHidden/>
          </w:rPr>
          <w:fldChar w:fldCharType="begin"/>
        </w:r>
        <w:r>
          <w:rPr>
            <w:noProof/>
            <w:webHidden/>
          </w:rPr>
          <w:instrText xml:space="preserve"> PAGEREF _Toc201090319 \h </w:instrText>
        </w:r>
        <w:r>
          <w:rPr>
            <w:noProof/>
            <w:webHidden/>
          </w:rPr>
        </w:r>
        <w:r>
          <w:rPr>
            <w:noProof/>
            <w:webHidden/>
          </w:rPr>
          <w:fldChar w:fldCharType="separate"/>
        </w:r>
        <w:r>
          <w:rPr>
            <w:noProof/>
            <w:webHidden/>
          </w:rPr>
          <w:t>65</w:t>
        </w:r>
        <w:r>
          <w:rPr>
            <w:noProof/>
            <w:webHidden/>
          </w:rPr>
          <w:fldChar w:fldCharType="end"/>
        </w:r>
      </w:hyperlink>
    </w:p>
    <w:p w14:paraId="6EADD52F" w14:textId="71F222C9" w:rsidR="00C9395B" w:rsidRDefault="00C9395B">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0320" w:history="1">
        <w:r w:rsidRPr="009C1C70">
          <w:rPr>
            <w:rStyle w:val="Hipervnculo"/>
            <w:noProof/>
          </w:rPr>
          <w:t>3.2.5.4</w:t>
        </w:r>
        <w:r>
          <w:rPr>
            <w:rFonts w:asciiTheme="minorHAnsi" w:eastAsiaTheme="minorEastAsia" w:hAnsiTheme="minorHAnsi" w:cstheme="minorBidi"/>
            <w:noProof/>
            <w:sz w:val="22"/>
            <w:szCs w:val="22"/>
            <w:lang w:eastAsia="es-BO"/>
          </w:rPr>
          <w:tab/>
        </w:r>
        <w:r w:rsidRPr="009C1C70">
          <w:rPr>
            <w:rStyle w:val="Hipervnculo"/>
            <w:noProof/>
          </w:rPr>
          <w:t>Captura De Datos.</w:t>
        </w:r>
        <w:r>
          <w:rPr>
            <w:noProof/>
            <w:webHidden/>
          </w:rPr>
          <w:tab/>
        </w:r>
        <w:r>
          <w:rPr>
            <w:noProof/>
            <w:webHidden/>
          </w:rPr>
          <w:fldChar w:fldCharType="begin"/>
        </w:r>
        <w:r>
          <w:rPr>
            <w:noProof/>
            <w:webHidden/>
          </w:rPr>
          <w:instrText xml:space="preserve"> PAGEREF _Toc201090320 \h </w:instrText>
        </w:r>
        <w:r>
          <w:rPr>
            <w:noProof/>
            <w:webHidden/>
          </w:rPr>
        </w:r>
        <w:r>
          <w:rPr>
            <w:noProof/>
            <w:webHidden/>
          </w:rPr>
          <w:fldChar w:fldCharType="separate"/>
        </w:r>
        <w:r>
          <w:rPr>
            <w:noProof/>
            <w:webHidden/>
          </w:rPr>
          <w:t>65</w:t>
        </w:r>
        <w:r>
          <w:rPr>
            <w:noProof/>
            <w:webHidden/>
          </w:rPr>
          <w:fldChar w:fldCharType="end"/>
        </w:r>
      </w:hyperlink>
    </w:p>
    <w:p w14:paraId="1DD85BB8" w14:textId="548AFAD4" w:rsidR="00C9395B" w:rsidRDefault="00C9395B">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0321" w:history="1">
        <w:r w:rsidRPr="009C1C70">
          <w:rPr>
            <w:rStyle w:val="Hipervnculo"/>
            <w:noProof/>
          </w:rPr>
          <w:t>3.2.5.5</w:t>
        </w:r>
        <w:r>
          <w:rPr>
            <w:rFonts w:asciiTheme="minorHAnsi" w:eastAsiaTheme="minorEastAsia" w:hAnsiTheme="minorHAnsi" w:cstheme="minorBidi"/>
            <w:noProof/>
            <w:sz w:val="22"/>
            <w:szCs w:val="22"/>
            <w:lang w:eastAsia="es-BO"/>
          </w:rPr>
          <w:tab/>
        </w:r>
        <w:r w:rsidRPr="009C1C70">
          <w:rPr>
            <w:rStyle w:val="Hipervnculo"/>
            <w:noProof/>
          </w:rPr>
          <w:t>Códigos Python Para Tratar Las Capturas.</w:t>
        </w:r>
        <w:r>
          <w:rPr>
            <w:noProof/>
            <w:webHidden/>
          </w:rPr>
          <w:tab/>
        </w:r>
        <w:r>
          <w:rPr>
            <w:noProof/>
            <w:webHidden/>
          </w:rPr>
          <w:fldChar w:fldCharType="begin"/>
        </w:r>
        <w:r>
          <w:rPr>
            <w:noProof/>
            <w:webHidden/>
          </w:rPr>
          <w:instrText xml:space="preserve"> PAGEREF _Toc201090321 \h </w:instrText>
        </w:r>
        <w:r>
          <w:rPr>
            <w:noProof/>
            <w:webHidden/>
          </w:rPr>
        </w:r>
        <w:r>
          <w:rPr>
            <w:noProof/>
            <w:webHidden/>
          </w:rPr>
          <w:fldChar w:fldCharType="separate"/>
        </w:r>
        <w:r>
          <w:rPr>
            <w:noProof/>
            <w:webHidden/>
          </w:rPr>
          <w:t>67</w:t>
        </w:r>
        <w:r>
          <w:rPr>
            <w:noProof/>
            <w:webHidden/>
          </w:rPr>
          <w:fldChar w:fldCharType="end"/>
        </w:r>
      </w:hyperlink>
    </w:p>
    <w:p w14:paraId="10436E33" w14:textId="07776F3A"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322" w:history="1">
        <w:r w:rsidRPr="009C1C70">
          <w:rPr>
            <w:rStyle w:val="Hipervnculo"/>
            <w:noProof/>
          </w:rPr>
          <w:t>3.4.2</w:t>
        </w:r>
        <w:r>
          <w:rPr>
            <w:rFonts w:asciiTheme="minorHAnsi" w:eastAsiaTheme="minorEastAsia" w:hAnsiTheme="minorHAnsi" w:cstheme="minorBidi"/>
            <w:i w:val="0"/>
            <w:iCs w:val="0"/>
            <w:noProof/>
            <w:sz w:val="22"/>
            <w:szCs w:val="22"/>
            <w:lang w:eastAsia="es-BO"/>
          </w:rPr>
          <w:tab/>
        </w:r>
        <w:r w:rsidRPr="009C1C70">
          <w:rPr>
            <w:rStyle w:val="Hipervnculo"/>
            <w:noProof/>
          </w:rPr>
          <w:t>Iteración 2.</w:t>
        </w:r>
        <w:r>
          <w:rPr>
            <w:noProof/>
            <w:webHidden/>
          </w:rPr>
          <w:tab/>
        </w:r>
        <w:r>
          <w:rPr>
            <w:noProof/>
            <w:webHidden/>
          </w:rPr>
          <w:fldChar w:fldCharType="begin"/>
        </w:r>
        <w:r>
          <w:rPr>
            <w:noProof/>
            <w:webHidden/>
          </w:rPr>
          <w:instrText xml:space="preserve"> PAGEREF _Toc201090322 \h </w:instrText>
        </w:r>
        <w:r>
          <w:rPr>
            <w:noProof/>
            <w:webHidden/>
          </w:rPr>
        </w:r>
        <w:r>
          <w:rPr>
            <w:noProof/>
            <w:webHidden/>
          </w:rPr>
          <w:fldChar w:fldCharType="separate"/>
        </w:r>
        <w:r>
          <w:rPr>
            <w:noProof/>
            <w:webHidden/>
          </w:rPr>
          <w:t>70</w:t>
        </w:r>
        <w:r>
          <w:rPr>
            <w:noProof/>
            <w:webHidden/>
          </w:rPr>
          <w:fldChar w:fldCharType="end"/>
        </w:r>
      </w:hyperlink>
    </w:p>
    <w:p w14:paraId="05E75187" w14:textId="35AE0996" w:rsidR="00C9395B" w:rsidRDefault="00C9395B">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0323" w:history="1">
        <w:r w:rsidRPr="009C1C70">
          <w:rPr>
            <w:rStyle w:val="Hipervnculo"/>
            <w:noProof/>
          </w:rPr>
          <w:t>3.2.5.6</w:t>
        </w:r>
        <w:r>
          <w:rPr>
            <w:rFonts w:asciiTheme="minorHAnsi" w:eastAsiaTheme="minorEastAsia" w:hAnsiTheme="minorHAnsi" w:cstheme="minorBidi"/>
            <w:noProof/>
            <w:sz w:val="22"/>
            <w:szCs w:val="22"/>
            <w:lang w:eastAsia="es-BO"/>
          </w:rPr>
          <w:tab/>
        </w:r>
        <w:r w:rsidRPr="009C1C70">
          <w:rPr>
            <w:rStyle w:val="Hipervnculo"/>
            <w:noProof/>
          </w:rPr>
          <w:t>Entrenamiento De Detección De Áreas Con Yolov5.</w:t>
        </w:r>
        <w:r>
          <w:rPr>
            <w:noProof/>
            <w:webHidden/>
          </w:rPr>
          <w:tab/>
        </w:r>
        <w:r>
          <w:rPr>
            <w:noProof/>
            <w:webHidden/>
          </w:rPr>
          <w:fldChar w:fldCharType="begin"/>
        </w:r>
        <w:r>
          <w:rPr>
            <w:noProof/>
            <w:webHidden/>
          </w:rPr>
          <w:instrText xml:space="preserve"> PAGEREF _Toc201090323 \h </w:instrText>
        </w:r>
        <w:r>
          <w:rPr>
            <w:noProof/>
            <w:webHidden/>
          </w:rPr>
        </w:r>
        <w:r>
          <w:rPr>
            <w:noProof/>
            <w:webHidden/>
          </w:rPr>
          <w:fldChar w:fldCharType="separate"/>
        </w:r>
        <w:r>
          <w:rPr>
            <w:noProof/>
            <w:webHidden/>
          </w:rPr>
          <w:t>70</w:t>
        </w:r>
        <w:r>
          <w:rPr>
            <w:noProof/>
            <w:webHidden/>
          </w:rPr>
          <w:fldChar w:fldCharType="end"/>
        </w:r>
      </w:hyperlink>
    </w:p>
    <w:p w14:paraId="162F67F6" w14:textId="3533FE04"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324" w:history="1">
        <w:r w:rsidRPr="009C1C70">
          <w:rPr>
            <w:rStyle w:val="Hipervnculo"/>
            <w:noProof/>
          </w:rPr>
          <w:t>3.4.3</w:t>
        </w:r>
        <w:r>
          <w:rPr>
            <w:rFonts w:asciiTheme="minorHAnsi" w:eastAsiaTheme="minorEastAsia" w:hAnsiTheme="minorHAnsi" w:cstheme="minorBidi"/>
            <w:i w:val="0"/>
            <w:iCs w:val="0"/>
            <w:noProof/>
            <w:sz w:val="22"/>
            <w:szCs w:val="22"/>
            <w:lang w:eastAsia="es-BO"/>
          </w:rPr>
          <w:tab/>
        </w:r>
        <w:r w:rsidRPr="009C1C70">
          <w:rPr>
            <w:rStyle w:val="Hipervnculo"/>
            <w:noProof/>
          </w:rPr>
          <w:t>Iteración 3.</w:t>
        </w:r>
        <w:r>
          <w:rPr>
            <w:noProof/>
            <w:webHidden/>
          </w:rPr>
          <w:tab/>
        </w:r>
        <w:r>
          <w:rPr>
            <w:noProof/>
            <w:webHidden/>
          </w:rPr>
          <w:fldChar w:fldCharType="begin"/>
        </w:r>
        <w:r>
          <w:rPr>
            <w:noProof/>
            <w:webHidden/>
          </w:rPr>
          <w:instrText xml:space="preserve"> PAGEREF _Toc201090324 \h </w:instrText>
        </w:r>
        <w:r>
          <w:rPr>
            <w:noProof/>
            <w:webHidden/>
          </w:rPr>
        </w:r>
        <w:r>
          <w:rPr>
            <w:noProof/>
            <w:webHidden/>
          </w:rPr>
          <w:fldChar w:fldCharType="separate"/>
        </w:r>
        <w:r>
          <w:rPr>
            <w:noProof/>
            <w:webHidden/>
          </w:rPr>
          <w:t>73</w:t>
        </w:r>
        <w:r>
          <w:rPr>
            <w:noProof/>
            <w:webHidden/>
          </w:rPr>
          <w:fldChar w:fldCharType="end"/>
        </w:r>
      </w:hyperlink>
    </w:p>
    <w:p w14:paraId="33B3F985" w14:textId="4167F18D" w:rsidR="00C9395B" w:rsidRDefault="00C9395B">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0325" w:history="1">
        <w:r w:rsidRPr="009C1C70">
          <w:rPr>
            <w:rStyle w:val="Hipervnculo"/>
            <w:noProof/>
          </w:rPr>
          <w:t>3.2.5.7</w:t>
        </w:r>
        <w:r>
          <w:rPr>
            <w:rFonts w:asciiTheme="minorHAnsi" w:eastAsiaTheme="minorEastAsia" w:hAnsiTheme="minorHAnsi" w:cstheme="minorBidi"/>
            <w:noProof/>
            <w:sz w:val="22"/>
            <w:szCs w:val="22"/>
            <w:lang w:eastAsia="es-BO"/>
          </w:rPr>
          <w:tab/>
        </w:r>
        <w:r w:rsidRPr="009C1C70">
          <w:rPr>
            <w:rStyle w:val="Hipervnculo"/>
            <w:noProof/>
          </w:rPr>
          <w:t>Códigos Python Para Subsecciones Con Yolov5.</w:t>
        </w:r>
        <w:r>
          <w:rPr>
            <w:noProof/>
            <w:webHidden/>
          </w:rPr>
          <w:tab/>
        </w:r>
        <w:r>
          <w:rPr>
            <w:noProof/>
            <w:webHidden/>
          </w:rPr>
          <w:fldChar w:fldCharType="begin"/>
        </w:r>
        <w:r>
          <w:rPr>
            <w:noProof/>
            <w:webHidden/>
          </w:rPr>
          <w:instrText xml:space="preserve"> PAGEREF _Toc201090325 \h </w:instrText>
        </w:r>
        <w:r>
          <w:rPr>
            <w:noProof/>
            <w:webHidden/>
          </w:rPr>
        </w:r>
        <w:r>
          <w:rPr>
            <w:noProof/>
            <w:webHidden/>
          </w:rPr>
          <w:fldChar w:fldCharType="separate"/>
        </w:r>
        <w:r>
          <w:rPr>
            <w:noProof/>
            <w:webHidden/>
          </w:rPr>
          <w:t>73</w:t>
        </w:r>
        <w:r>
          <w:rPr>
            <w:noProof/>
            <w:webHidden/>
          </w:rPr>
          <w:fldChar w:fldCharType="end"/>
        </w:r>
      </w:hyperlink>
    </w:p>
    <w:p w14:paraId="1A784327" w14:textId="3930E7F4" w:rsidR="00C9395B" w:rsidRDefault="00C9395B">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0326" w:history="1">
        <w:r w:rsidRPr="009C1C70">
          <w:rPr>
            <w:rStyle w:val="Hipervnculo"/>
            <w:noProof/>
          </w:rPr>
          <w:t>3.2.5.8</w:t>
        </w:r>
        <w:r>
          <w:rPr>
            <w:rFonts w:asciiTheme="minorHAnsi" w:eastAsiaTheme="minorEastAsia" w:hAnsiTheme="minorHAnsi" w:cstheme="minorBidi"/>
            <w:noProof/>
            <w:sz w:val="22"/>
            <w:szCs w:val="22"/>
            <w:lang w:eastAsia="es-BO"/>
          </w:rPr>
          <w:tab/>
        </w:r>
        <w:r w:rsidRPr="009C1C70">
          <w:rPr>
            <w:rStyle w:val="Hipervnculo"/>
            <w:noProof/>
          </w:rPr>
          <w:t>Entrenamiento De Detección En Subáreas.</w:t>
        </w:r>
        <w:r>
          <w:rPr>
            <w:noProof/>
            <w:webHidden/>
          </w:rPr>
          <w:tab/>
        </w:r>
        <w:r>
          <w:rPr>
            <w:noProof/>
            <w:webHidden/>
          </w:rPr>
          <w:fldChar w:fldCharType="begin"/>
        </w:r>
        <w:r>
          <w:rPr>
            <w:noProof/>
            <w:webHidden/>
          </w:rPr>
          <w:instrText xml:space="preserve"> PAGEREF _Toc201090326 \h </w:instrText>
        </w:r>
        <w:r>
          <w:rPr>
            <w:noProof/>
            <w:webHidden/>
          </w:rPr>
        </w:r>
        <w:r>
          <w:rPr>
            <w:noProof/>
            <w:webHidden/>
          </w:rPr>
          <w:fldChar w:fldCharType="separate"/>
        </w:r>
        <w:r>
          <w:rPr>
            <w:noProof/>
            <w:webHidden/>
          </w:rPr>
          <w:t>77</w:t>
        </w:r>
        <w:r>
          <w:rPr>
            <w:noProof/>
            <w:webHidden/>
          </w:rPr>
          <w:fldChar w:fldCharType="end"/>
        </w:r>
      </w:hyperlink>
    </w:p>
    <w:p w14:paraId="12B4EEDC" w14:textId="5A62B546"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327" w:history="1">
        <w:r w:rsidRPr="009C1C70">
          <w:rPr>
            <w:rStyle w:val="Hipervnculo"/>
            <w:noProof/>
          </w:rPr>
          <w:t>3.4.4</w:t>
        </w:r>
        <w:r>
          <w:rPr>
            <w:rFonts w:asciiTheme="minorHAnsi" w:eastAsiaTheme="minorEastAsia" w:hAnsiTheme="minorHAnsi" w:cstheme="minorBidi"/>
            <w:i w:val="0"/>
            <w:iCs w:val="0"/>
            <w:noProof/>
            <w:sz w:val="22"/>
            <w:szCs w:val="22"/>
            <w:lang w:eastAsia="es-BO"/>
          </w:rPr>
          <w:tab/>
        </w:r>
        <w:r w:rsidRPr="009C1C70">
          <w:rPr>
            <w:rStyle w:val="Hipervnculo"/>
            <w:noProof/>
          </w:rPr>
          <w:t>Iteración 4.</w:t>
        </w:r>
        <w:r>
          <w:rPr>
            <w:noProof/>
            <w:webHidden/>
          </w:rPr>
          <w:tab/>
        </w:r>
        <w:r>
          <w:rPr>
            <w:noProof/>
            <w:webHidden/>
          </w:rPr>
          <w:fldChar w:fldCharType="begin"/>
        </w:r>
        <w:r>
          <w:rPr>
            <w:noProof/>
            <w:webHidden/>
          </w:rPr>
          <w:instrText xml:space="preserve"> PAGEREF _Toc201090327 \h </w:instrText>
        </w:r>
        <w:r>
          <w:rPr>
            <w:noProof/>
            <w:webHidden/>
          </w:rPr>
        </w:r>
        <w:r>
          <w:rPr>
            <w:noProof/>
            <w:webHidden/>
          </w:rPr>
          <w:fldChar w:fldCharType="separate"/>
        </w:r>
        <w:r>
          <w:rPr>
            <w:noProof/>
            <w:webHidden/>
          </w:rPr>
          <w:t>78</w:t>
        </w:r>
        <w:r>
          <w:rPr>
            <w:noProof/>
            <w:webHidden/>
          </w:rPr>
          <w:fldChar w:fldCharType="end"/>
        </w:r>
      </w:hyperlink>
    </w:p>
    <w:p w14:paraId="423C3089" w14:textId="2FEB036D" w:rsidR="00C9395B" w:rsidRDefault="00C9395B">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0328" w:history="1">
        <w:r w:rsidRPr="009C1C70">
          <w:rPr>
            <w:rStyle w:val="Hipervnculo"/>
            <w:noProof/>
          </w:rPr>
          <w:t>3.2.5.9</w:t>
        </w:r>
        <w:r>
          <w:rPr>
            <w:rFonts w:asciiTheme="minorHAnsi" w:eastAsiaTheme="minorEastAsia" w:hAnsiTheme="minorHAnsi" w:cstheme="minorBidi"/>
            <w:noProof/>
            <w:sz w:val="22"/>
            <w:szCs w:val="22"/>
            <w:lang w:eastAsia="es-BO"/>
          </w:rPr>
          <w:tab/>
        </w:r>
        <w:r w:rsidRPr="009C1C70">
          <w:rPr>
            <w:rStyle w:val="Hipervnculo"/>
            <w:noProof/>
          </w:rPr>
          <w:t>Dataset Para El Entrenamiento De La CRNN.</w:t>
        </w:r>
        <w:r>
          <w:rPr>
            <w:noProof/>
            <w:webHidden/>
          </w:rPr>
          <w:tab/>
        </w:r>
        <w:r>
          <w:rPr>
            <w:noProof/>
            <w:webHidden/>
          </w:rPr>
          <w:fldChar w:fldCharType="begin"/>
        </w:r>
        <w:r>
          <w:rPr>
            <w:noProof/>
            <w:webHidden/>
          </w:rPr>
          <w:instrText xml:space="preserve"> PAGEREF _Toc201090328 \h </w:instrText>
        </w:r>
        <w:r>
          <w:rPr>
            <w:noProof/>
            <w:webHidden/>
          </w:rPr>
        </w:r>
        <w:r>
          <w:rPr>
            <w:noProof/>
            <w:webHidden/>
          </w:rPr>
          <w:fldChar w:fldCharType="separate"/>
        </w:r>
        <w:r>
          <w:rPr>
            <w:noProof/>
            <w:webHidden/>
          </w:rPr>
          <w:t>78</w:t>
        </w:r>
        <w:r>
          <w:rPr>
            <w:noProof/>
            <w:webHidden/>
          </w:rPr>
          <w:fldChar w:fldCharType="end"/>
        </w:r>
      </w:hyperlink>
    </w:p>
    <w:p w14:paraId="1A1EBD9B" w14:textId="3961A9D0" w:rsidR="00C9395B" w:rsidRDefault="00C9395B">
      <w:pPr>
        <w:pStyle w:val="TDC4"/>
        <w:tabs>
          <w:tab w:val="left" w:pos="3160"/>
          <w:tab w:val="right" w:leader="dot" w:pos="9350"/>
        </w:tabs>
        <w:rPr>
          <w:rFonts w:asciiTheme="minorHAnsi" w:eastAsiaTheme="minorEastAsia" w:hAnsiTheme="minorHAnsi" w:cstheme="minorBidi"/>
          <w:noProof/>
          <w:sz w:val="22"/>
          <w:szCs w:val="22"/>
          <w:lang w:eastAsia="es-BO"/>
        </w:rPr>
      </w:pPr>
      <w:hyperlink w:anchor="_Toc201090329" w:history="1">
        <w:r w:rsidRPr="009C1C70">
          <w:rPr>
            <w:rStyle w:val="Hipervnculo"/>
            <w:noProof/>
          </w:rPr>
          <w:t>3.2.5.10</w:t>
        </w:r>
        <w:r>
          <w:rPr>
            <w:rFonts w:asciiTheme="minorHAnsi" w:eastAsiaTheme="minorEastAsia" w:hAnsiTheme="minorHAnsi" w:cstheme="minorBidi"/>
            <w:noProof/>
            <w:sz w:val="22"/>
            <w:szCs w:val="22"/>
            <w:lang w:eastAsia="es-BO"/>
          </w:rPr>
          <w:tab/>
        </w:r>
        <w:r w:rsidRPr="009C1C70">
          <w:rPr>
            <w:rStyle w:val="Hipervnculo"/>
            <w:noProof/>
          </w:rPr>
          <w:t>Entrenamiento De La CRNN.</w:t>
        </w:r>
        <w:r>
          <w:rPr>
            <w:noProof/>
            <w:webHidden/>
          </w:rPr>
          <w:tab/>
        </w:r>
        <w:r>
          <w:rPr>
            <w:noProof/>
            <w:webHidden/>
          </w:rPr>
          <w:fldChar w:fldCharType="begin"/>
        </w:r>
        <w:r>
          <w:rPr>
            <w:noProof/>
            <w:webHidden/>
          </w:rPr>
          <w:instrText xml:space="preserve"> PAGEREF _Toc201090329 \h </w:instrText>
        </w:r>
        <w:r>
          <w:rPr>
            <w:noProof/>
            <w:webHidden/>
          </w:rPr>
        </w:r>
        <w:r>
          <w:rPr>
            <w:noProof/>
            <w:webHidden/>
          </w:rPr>
          <w:fldChar w:fldCharType="separate"/>
        </w:r>
        <w:r>
          <w:rPr>
            <w:noProof/>
            <w:webHidden/>
          </w:rPr>
          <w:t>80</w:t>
        </w:r>
        <w:r>
          <w:rPr>
            <w:noProof/>
            <w:webHidden/>
          </w:rPr>
          <w:fldChar w:fldCharType="end"/>
        </w:r>
      </w:hyperlink>
    </w:p>
    <w:p w14:paraId="285CA1E0" w14:textId="074C2311"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330" w:history="1">
        <w:r w:rsidRPr="009C1C70">
          <w:rPr>
            <w:rStyle w:val="Hipervnculo"/>
            <w:noProof/>
          </w:rPr>
          <w:t>3.4.5</w:t>
        </w:r>
        <w:r>
          <w:rPr>
            <w:rFonts w:asciiTheme="minorHAnsi" w:eastAsiaTheme="minorEastAsia" w:hAnsiTheme="minorHAnsi" w:cstheme="minorBidi"/>
            <w:i w:val="0"/>
            <w:iCs w:val="0"/>
            <w:noProof/>
            <w:sz w:val="22"/>
            <w:szCs w:val="22"/>
            <w:lang w:eastAsia="es-BO"/>
          </w:rPr>
          <w:tab/>
        </w:r>
        <w:r w:rsidRPr="009C1C70">
          <w:rPr>
            <w:rStyle w:val="Hipervnculo"/>
            <w:noProof/>
          </w:rPr>
          <w:t>Iteración 5.</w:t>
        </w:r>
        <w:r>
          <w:rPr>
            <w:noProof/>
            <w:webHidden/>
          </w:rPr>
          <w:tab/>
        </w:r>
        <w:r>
          <w:rPr>
            <w:noProof/>
            <w:webHidden/>
          </w:rPr>
          <w:fldChar w:fldCharType="begin"/>
        </w:r>
        <w:r>
          <w:rPr>
            <w:noProof/>
            <w:webHidden/>
          </w:rPr>
          <w:instrText xml:space="preserve"> PAGEREF _Toc201090330 \h </w:instrText>
        </w:r>
        <w:r>
          <w:rPr>
            <w:noProof/>
            <w:webHidden/>
          </w:rPr>
        </w:r>
        <w:r>
          <w:rPr>
            <w:noProof/>
            <w:webHidden/>
          </w:rPr>
          <w:fldChar w:fldCharType="separate"/>
        </w:r>
        <w:r>
          <w:rPr>
            <w:noProof/>
            <w:webHidden/>
          </w:rPr>
          <w:t>84</w:t>
        </w:r>
        <w:r>
          <w:rPr>
            <w:noProof/>
            <w:webHidden/>
          </w:rPr>
          <w:fldChar w:fldCharType="end"/>
        </w:r>
      </w:hyperlink>
    </w:p>
    <w:p w14:paraId="04BADB8E" w14:textId="770A9CFA" w:rsidR="00C9395B" w:rsidRDefault="00C9395B">
      <w:pPr>
        <w:pStyle w:val="TDC4"/>
        <w:tabs>
          <w:tab w:val="left" w:pos="3160"/>
          <w:tab w:val="right" w:leader="dot" w:pos="9350"/>
        </w:tabs>
        <w:rPr>
          <w:rFonts w:asciiTheme="minorHAnsi" w:eastAsiaTheme="minorEastAsia" w:hAnsiTheme="minorHAnsi" w:cstheme="minorBidi"/>
          <w:noProof/>
          <w:sz w:val="22"/>
          <w:szCs w:val="22"/>
          <w:lang w:eastAsia="es-BO"/>
        </w:rPr>
      </w:pPr>
      <w:hyperlink w:anchor="_Toc201090331" w:history="1">
        <w:r w:rsidRPr="009C1C70">
          <w:rPr>
            <w:rStyle w:val="Hipervnculo"/>
            <w:noProof/>
          </w:rPr>
          <w:t>3.2.5.11</w:t>
        </w:r>
        <w:r>
          <w:rPr>
            <w:rFonts w:asciiTheme="minorHAnsi" w:eastAsiaTheme="minorEastAsia" w:hAnsiTheme="minorHAnsi" w:cstheme="minorBidi"/>
            <w:noProof/>
            <w:sz w:val="22"/>
            <w:szCs w:val="22"/>
            <w:lang w:eastAsia="es-BO"/>
          </w:rPr>
          <w:tab/>
        </w:r>
        <w:r w:rsidRPr="009C1C70">
          <w:rPr>
            <w:rStyle w:val="Hipervnculo"/>
            <w:noProof/>
          </w:rPr>
          <w:t>Corrección Semántica Mediante Diccionario De Palabras En Python.</w:t>
        </w:r>
        <w:r>
          <w:rPr>
            <w:noProof/>
            <w:webHidden/>
          </w:rPr>
          <w:tab/>
        </w:r>
        <w:r>
          <w:rPr>
            <w:noProof/>
            <w:webHidden/>
          </w:rPr>
          <w:fldChar w:fldCharType="begin"/>
        </w:r>
        <w:r>
          <w:rPr>
            <w:noProof/>
            <w:webHidden/>
          </w:rPr>
          <w:instrText xml:space="preserve"> PAGEREF _Toc201090331 \h </w:instrText>
        </w:r>
        <w:r>
          <w:rPr>
            <w:noProof/>
            <w:webHidden/>
          </w:rPr>
        </w:r>
        <w:r>
          <w:rPr>
            <w:noProof/>
            <w:webHidden/>
          </w:rPr>
          <w:fldChar w:fldCharType="separate"/>
        </w:r>
        <w:r>
          <w:rPr>
            <w:noProof/>
            <w:webHidden/>
          </w:rPr>
          <w:t>84</w:t>
        </w:r>
        <w:r>
          <w:rPr>
            <w:noProof/>
            <w:webHidden/>
          </w:rPr>
          <w:fldChar w:fldCharType="end"/>
        </w:r>
      </w:hyperlink>
    </w:p>
    <w:p w14:paraId="0F858D83" w14:textId="0D5CDD16" w:rsidR="00C9395B" w:rsidRDefault="00C9395B">
      <w:pPr>
        <w:pStyle w:val="TDC4"/>
        <w:tabs>
          <w:tab w:val="left" w:pos="3160"/>
          <w:tab w:val="right" w:leader="dot" w:pos="9350"/>
        </w:tabs>
        <w:rPr>
          <w:rFonts w:asciiTheme="minorHAnsi" w:eastAsiaTheme="minorEastAsia" w:hAnsiTheme="minorHAnsi" w:cstheme="minorBidi"/>
          <w:noProof/>
          <w:sz w:val="22"/>
          <w:szCs w:val="22"/>
          <w:lang w:eastAsia="es-BO"/>
        </w:rPr>
      </w:pPr>
      <w:hyperlink w:anchor="_Toc201090332" w:history="1">
        <w:r w:rsidRPr="009C1C70">
          <w:rPr>
            <w:rStyle w:val="Hipervnculo"/>
            <w:noProof/>
          </w:rPr>
          <w:t>3.2.5.12</w:t>
        </w:r>
        <w:r>
          <w:rPr>
            <w:rFonts w:asciiTheme="minorHAnsi" w:eastAsiaTheme="minorEastAsia" w:hAnsiTheme="minorHAnsi" w:cstheme="minorBidi"/>
            <w:noProof/>
            <w:sz w:val="22"/>
            <w:szCs w:val="22"/>
            <w:lang w:eastAsia="es-BO"/>
          </w:rPr>
          <w:tab/>
        </w:r>
        <w:r w:rsidRPr="009C1C70">
          <w:rPr>
            <w:rStyle w:val="Hipervnculo"/>
            <w:noProof/>
          </w:rPr>
          <w:t>Estructuración De Notas Digitales Mediante Detección De Posiciones.</w:t>
        </w:r>
        <w:r>
          <w:rPr>
            <w:noProof/>
            <w:webHidden/>
          </w:rPr>
          <w:tab/>
        </w:r>
        <w:r>
          <w:rPr>
            <w:noProof/>
            <w:webHidden/>
          </w:rPr>
          <w:fldChar w:fldCharType="begin"/>
        </w:r>
        <w:r>
          <w:rPr>
            <w:noProof/>
            <w:webHidden/>
          </w:rPr>
          <w:instrText xml:space="preserve"> PAGEREF _Toc201090332 \h </w:instrText>
        </w:r>
        <w:r>
          <w:rPr>
            <w:noProof/>
            <w:webHidden/>
          </w:rPr>
        </w:r>
        <w:r>
          <w:rPr>
            <w:noProof/>
            <w:webHidden/>
          </w:rPr>
          <w:fldChar w:fldCharType="separate"/>
        </w:r>
        <w:r>
          <w:rPr>
            <w:noProof/>
            <w:webHidden/>
          </w:rPr>
          <w:t>85</w:t>
        </w:r>
        <w:r>
          <w:rPr>
            <w:noProof/>
            <w:webHidden/>
          </w:rPr>
          <w:fldChar w:fldCharType="end"/>
        </w:r>
      </w:hyperlink>
    </w:p>
    <w:p w14:paraId="1192938A" w14:textId="0DD9431C" w:rsidR="00C9395B" w:rsidRDefault="00C9395B">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0333" w:history="1">
        <w:r w:rsidRPr="009C1C70">
          <w:rPr>
            <w:rStyle w:val="Hipervnculo"/>
            <w:noProof/>
          </w:rPr>
          <w:t>3.5</w:t>
        </w:r>
        <w:r>
          <w:rPr>
            <w:rFonts w:asciiTheme="minorHAnsi" w:eastAsiaTheme="minorEastAsia" w:hAnsiTheme="minorHAnsi" w:cstheme="minorBidi"/>
            <w:smallCaps w:val="0"/>
            <w:noProof/>
            <w:sz w:val="22"/>
            <w:szCs w:val="22"/>
            <w:lang w:eastAsia="es-BO"/>
          </w:rPr>
          <w:tab/>
        </w:r>
        <w:r w:rsidRPr="009C1C70">
          <w:rPr>
            <w:rStyle w:val="Hipervnculo"/>
            <w:noProof/>
          </w:rPr>
          <w:t>FASE DE ESTABILIACION</w:t>
        </w:r>
        <w:r>
          <w:rPr>
            <w:noProof/>
            <w:webHidden/>
          </w:rPr>
          <w:tab/>
        </w:r>
        <w:r>
          <w:rPr>
            <w:noProof/>
            <w:webHidden/>
          </w:rPr>
          <w:fldChar w:fldCharType="begin"/>
        </w:r>
        <w:r>
          <w:rPr>
            <w:noProof/>
            <w:webHidden/>
          </w:rPr>
          <w:instrText xml:space="preserve"> PAGEREF _Toc201090333 \h </w:instrText>
        </w:r>
        <w:r>
          <w:rPr>
            <w:noProof/>
            <w:webHidden/>
          </w:rPr>
        </w:r>
        <w:r>
          <w:rPr>
            <w:noProof/>
            <w:webHidden/>
          </w:rPr>
          <w:fldChar w:fldCharType="separate"/>
        </w:r>
        <w:r>
          <w:rPr>
            <w:noProof/>
            <w:webHidden/>
          </w:rPr>
          <w:t>86</w:t>
        </w:r>
        <w:r>
          <w:rPr>
            <w:noProof/>
            <w:webHidden/>
          </w:rPr>
          <w:fldChar w:fldCharType="end"/>
        </w:r>
      </w:hyperlink>
    </w:p>
    <w:p w14:paraId="3F32CA68" w14:textId="3A041EA9"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334" w:history="1">
        <w:r w:rsidRPr="009C1C70">
          <w:rPr>
            <w:rStyle w:val="Hipervnculo"/>
            <w:noProof/>
          </w:rPr>
          <w:t>3.5.1</w:t>
        </w:r>
        <w:r>
          <w:rPr>
            <w:rFonts w:asciiTheme="minorHAnsi" w:eastAsiaTheme="minorEastAsia" w:hAnsiTheme="minorHAnsi" w:cstheme="minorBidi"/>
            <w:i w:val="0"/>
            <w:iCs w:val="0"/>
            <w:noProof/>
            <w:sz w:val="22"/>
            <w:szCs w:val="22"/>
            <w:lang w:eastAsia="es-BO"/>
          </w:rPr>
          <w:tab/>
        </w:r>
        <w:r w:rsidRPr="009C1C70">
          <w:rPr>
            <w:rStyle w:val="Hipervnculo"/>
            <w:noProof/>
          </w:rPr>
          <w:t>Iteración 6.</w:t>
        </w:r>
        <w:r>
          <w:rPr>
            <w:noProof/>
            <w:webHidden/>
          </w:rPr>
          <w:tab/>
        </w:r>
        <w:r>
          <w:rPr>
            <w:noProof/>
            <w:webHidden/>
          </w:rPr>
          <w:fldChar w:fldCharType="begin"/>
        </w:r>
        <w:r>
          <w:rPr>
            <w:noProof/>
            <w:webHidden/>
          </w:rPr>
          <w:instrText xml:space="preserve"> PAGEREF _Toc201090334 \h </w:instrText>
        </w:r>
        <w:r>
          <w:rPr>
            <w:noProof/>
            <w:webHidden/>
          </w:rPr>
        </w:r>
        <w:r>
          <w:rPr>
            <w:noProof/>
            <w:webHidden/>
          </w:rPr>
          <w:fldChar w:fldCharType="separate"/>
        </w:r>
        <w:r>
          <w:rPr>
            <w:noProof/>
            <w:webHidden/>
          </w:rPr>
          <w:t>86</w:t>
        </w:r>
        <w:r>
          <w:rPr>
            <w:noProof/>
            <w:webHidden/>
          </w:rPr>
          <w:fldChar w:fldCharType="end"/>
        </w:r>
      </w:hyperlink>
    </w:p>
    <w:p w14:paraId="1A8BD73E" w14:textId="5F71A91F" w:rsidR="00C9395B" w:rsidRDefault="00C9395B">
      <w:pPr>
        <w:pStyle w:val="TDC4"/>
        <w:tabs>
          <w:tab w:val="left" w:pos="3160"/>
          <w:tab w:val="right" w:leader="dot" w:pos="9350"/>
        </w:tabs>
        <w:rPr>
          <w:rFonts w:asciiTheme="minorHAnsi" w:eastAsiaTheme="minorEastAsia" w:hAnsiTheme="minorHAnsi" w:cstheme="minorBidi"/>
          <w:noProof/>
          <w:sz w:val="22"/>
          <w:szCs w:val="22"/>
          <w:lang w:eastAsia="es-BO"/>
        </w:rPr>
      </w:pPr>
      <w:hyperlink w:anchor="_Toc201090335" w:history="1">
        <w:r w:rsidRPr="009C1C70">
          <w:rPr>
            <w:rStyle w:val="Hipervnculo"/>
            <w:noProof/>
          </w:rPr>
          <w:t>3.2.5.13</w:t>
        </w:r>
        <w:r>
          <w:rPr>
            <w:rFonts w:asciiTheme="minorHAnsi" w:eastAsiaTheme="minorEastAsia" w:hAnsiTheme="minorHAnsi" w:cstheme="minorBidi"/>
            <w:noProof/>
            <w:sz w:val="22"/>
            <w:szCs w:val="22"/>
            <w:lang w:eastAsia="es-BO"/>
          </w:rPr>
          <w:tab/>
        </w:r>
        <w:r w:rsidRPr="009C1C70">
          <w:rPr>
            <w:rStyle w:val="Hipervnculo"/>
            <w:noProof/>
          </w:rPr>
          <w:t>Conversión De Modelos Yolov5 a TFLite para móviles.</w:t>
        </w:r>
        <w:r>
          <w:rPr>
            <w:noProof/>
            <w:webHidden/>
          </w:rPr>
          <w:tab/>
        </w:r>
        <w:r>
          <w:rPr>
            <w:noProof/>
            <w:webHidden/>
          </w:rPr>
          <w:fldChar w:fldCharType="begin"/>
        </w:r>
        <w:r>
          <w:rPr>
            <w:noProof/>
            <w:webHidden/>
          </w:rPr>
          <w:instrText xml:space="preserve"> PAGEREF _Toc201090335 \h </w:instrText>
        </w:r>
        <w:r>
          <w:rPr>
            <w:noProof/>
            <w:webHidden/>
          </w:rPr>
        </w:r>
        <w:r>
          <w:rPr>
            <w:noProof/>
            <w:webHidden/>
          </w:rPr>
          <w:fldChar w:fldCharType="separate"/>
        </w:r>
        <w:r>
          <w:rPr>
            <w:noProof/>
            <w:webHidden/>
          </w:rPr>
          <w:t>86</w:t>
        </w:r>
        <w:r>
          <w:rPr>
            <w:noProof/>
            <w:webHidden/>
          </w:rPr>
          <w:fldChar w:fldCharType="end"/>
        </w:r>
      </w:hyperlink>
    </w:p>
    <w:p w14:paraId="01CD28BD" w14:textId="09C34009" w:rsidR="00C9395B" w:rsidRDefault="00C9395B">
      <w:pPr>
        <w:pStyle w:val="TDC4"/>
        <w:tabs>
          <w:tab w:val="left" w:pos="3160"/>
          <w:tab w:val="right" w:leader="dot" w:pos="9350"/>
        </w:tabs>
        <w:rPr>
          <w:rFonts w:asciiTheme="minorHAnsi" w:eastAsiaTheme="minorEastAsia" w:hAnsiTheme="minorHAnsi" w:cstheme="minorBidi"/>
          <w:noProof/>
          <w:sz w:val="22"/>
          <w:szCs w:val="22"/>
          <w:lang w:eastAsia="es-BO"/>
        </w:rPr>
      </w:pPr>
      <w:hyperlink w:anchor="_Toc201090336" w:history="1">
        <w:r w:rsidRPr="009C1C70">
          <w:rPr>
            <w:rStyle w:val="Hipervnculo"/>
            <w:noProof/>
          </w:rPr>
          <w:t>3.2.5.14</w:t>
        </w:r>
        <w:r>
          <w:rPr>
            <w:rFonts w:asciiTheme="minorHAnsi" w:eastAsiaTheme="minorEastAsia" w:hAnsiTheme="minorHAnsi" w:cstheme="minorBidi"/>
            <w:noProof/>
            <w:sz w:val="22"/>
            <w:szCs w:val="22"/>
            <w:lang w:eastAsia="es-BO"/>
          </w:rPr>
          <w:tab/>
        </w:r>
        <w:r w:rsidRPr="009C1C70">
          <w:rPr>
            <w:rStyle w:val="Hipervnculo"/>
            <w:noProof/>
          </w:rPr>
          <w:t>Conversión De Modelos CRNN a PyTorch Mobile.</w:t>
        </w:r>
        <w:r>
          <w:rPr>
            <w:noProof/>
            <w:webHidden/>
          </w:rPr>
          <w:tab/>
        </w:r>
        <w:r>
          <w:rPr>
            <w:noProof/>
            <w:webHidden/>
          </w:rPr>
          <w:fldChar w:fldCharType="begin"/>
        </w:r>
        <w:r>
          <w:rPr>
            <w:noProof/>
            <w:webHidden/>
          </w:rPr>
          <w:instrText xml:space="preserve"> PAGEREF _Toc201090336 \h </w:instrText>
        </w:r>
        <w:r>
          <w:rPr>
            <w:noProof/>
            <w:webHidden/>
          </w:rPr>
        </w:r>
        <w:r>
          <w:rPr>
            <w:noProof/>
            <w:webHidden/>
          </w:rPr>
          <w:fldChar w:fldCharType="separate"/>
        </w:r>
        <w:r>
          <w:rPr>
            <w:noProof/>
            <w:webHidden/>
          </w:rPr>
          <w:t>89</w:t>
        </w:r>
        <w:r>
          <w:rPr>
            <w:noProof/>
            <w:webHidden/>
          </w:rPr>
          <w:fldChar w:fldCharType="end"/>
        </w:r>
      </w:hyperlink>
    </w:p>
    <w:p w14:paraId="36A08B84" w14:textId="1BEC8A18"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337" w:history="1">
        <w:r w:rsidRPr="009C1C70">
          <w:rPr>
            <w:rStyle w:val="Hipervnculo"/>
            <w:noProof/>
          </w:rPr>
          <w:t>3.5.2</w:t>
        </w:r>
        <w:r>
          <w:rPr>
            <w:rFonts w:asciiTheme="minorHAnsi" w:eastAsiaTheme="minorEastAsia" w:hAnsiTheme="minorHAnsi" w:cstheme="minorBidi"/>
            <w:i w:val="0"/>
            <w:iCs w:val="0"/>
            <w:noProof/>
            <w:sz w:val="22"/>
            <w:szCs w:val="22"/>
            <w:lang w:eastAsia="es-BO"/>
          </w:rPr>
          <w:tab/>
        </w:r>
        <w:r w:rsidRPr="009C1C70">
          <w:rPr>
            <w:rStyle w:val="Hipervnculo"/>
            <w:noProof/>
          </w:rPr>
          <w:t>Iteración 7.</w:t>
        </w:r>
        <w:r>
          <w:rPr>
            <w:noProof/>
            <w:webHidden/>
          </w:rPr>
          <w:tab/>
        </w:r>
        <w:r>
          <w:rPr>
            <w:noProof/>
            <w:webHidden/>
          </w:rPr>
          <w:fldChar w:fldCharType="begin"/>
        </w:r>
        <w:r>
          <w:rPr>
            <w:noProof/>
            <w:webHidden/>
          </w:rPr>
          <w:instrText xml:space="preserve"> PAGEREF _Toc201090337 \h </w:instrText>
        </w:r>
        <w:r>
          <w:rPr>
            <w:noProof/>
            <w:webHidden/>
          </w:rPr>
        </w:r>
        <w:r>
          <w:rPr>
            <w:noProof/>
            <w:webHidden/>
          </w:rPr>
          <w:fldChar w:fldCharType="separate"/>
        </w:r>
        <w:r>
          <w:rPr>
            <w:noProof/>
            <w:webHidden/>
          </w:rPr>
          <w:t>93</w:t>
        </w:r>
        <w:r>
          <w:rPr>
            <w:noProof/>
            <w:webHidden/>
          </w:rPr>
          <w:fldChar w:fldCharType="end"/>
        </w:r>
      </w:hyperlink>
    </w:p>
    <w:p w14:paraId="48150AEA" w14:textId="2D85F5D7" w:rsidR="00C9395B" w:rsidRDefault="00C9395B">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0338" w:history="1">
        <w:r w:rsidRPr="009C1C70">
          <w:rPr>
            <w:rStyle w:val="Hipervnculo"/>
            <w:noProof/>
          </w:rPr>
          <w:t>3.2.5.1</w:t>
        </w:r>
        <w:r>
          <w:rPr>
            <w:rFonts w:asciiTheme="minorHAnsi" w:eastAsiaTheme="minorEastAsia" w:hAnsiTheme="minorHAnsi" w:cstheme="minorBidi"/>
            <w:noProof/>
            <w:sz w:val="22"/>
            <w:szCs w:val="22"/>
            <w:lang w:eastAsia="es-BO"/>
          </w:rPr>
          <w:tab/>
        </w:r>
        <w:r w:rsidRPr="009C1C70">
          <w:rPr>
            <w:rStyle w:val="Hipervnculo"/>
            <w:noProof/>
          </w:rPr>
          <w:t>Diseño Frontend De La Aplicación.</w:t>
        </w:r>
        <w:r>
          <w:rPr>
            <w:noProof/>
            <w:webHidden/>
          </w:rPr>
          <w:tab/>
        </w:r>
        <w:r>
          <w:rPr>
            <w:noProof/>
            <w:webHidden/>
          </w:rPr>
          <w:fldChar w:fldCharType="begin"/>
        </w:r>
        <w:r>
          <w:rPr>
            <w:noProof/>
            <w:webHidden/>
          </w:rPr>
          <w:instrText xml:space="preserve"> PAGEREF _Toc201090338 \h </w:instrText>
        </w:r>
        <w:r>
          <w:rPr>
            <w:noProof/>
            <w:webHidden/>
          </w:rPr>
        </w:r>
        <w:r>
          <w:rPr>
            <w:noProof/>
            <w:webHidden/>
          </w:rPr>
          <w:fldChar w:fldCharType="separate"/>
        </w:r>
        <w:r>
          <w:rPr>
            <w:noProof/>
            <w:webHidden/>
          </w:rPr>
          <w:t>93</w:t>
        </w:r>
        <w:r>
          <w:rPr>
            <w:noProof/>
            <w:webHidden/>
          </w:rPr>
          <w:fldChar w:fldCharType="end"/>
        </w:r>
      </w:hyperlink>
    </w:p>
    <w:p w14:paraId="6A509A2F" w14:textId="4DB4035E" w:rsidR="00C9395B" w:rsidRDefault="00C9395B">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0339" w:history="1">
        <w:r w:rsidRPr="009C1C70">
          <w:rPr>
            <w:rStyle w:val="Hipervnculo"/>
            <w:noProof/>
          </w:rPr>
          <w:t>3.2.5.2</w:t>
        </w:r>
        <w:r>
          <w:rPr>
            <w:rFonts w:asciiTheme="minorHAnsi" w:eastAsiaTheme="minorEastAsia" w:hAnsiTheme="minorHAnsi" w:cstheme="minorBidi"/>
            <w:noProof/>
            <w:sz w:val="22"/>
            <w:szCs w:val="22"/>
            <w:lang w:eastAsia="es-BO"/>
          </w:rPr>
          <w:tab/>
        </w:r>
        <w:r w:rsidRPr="009C1C70">
          <w:rPr>
            <w:rStyle w:val="Hipervnculo"/>
            <w:noProof/>
          </w:rPr>
          <w:t>Implementación Funcional e Integración de Componentes.</w:t>
        </w:r>
        <w:r>
          <w:rPr>
            <w:noProof/>
            <w:webHidden/>
          </w:rPr>
          <w:tab/>
        </w:r>
        <w:r>
          <w:rPr>
            <w:noProof/>
            <w:webHidden/>
          </w:rPr>
          <w:fldChar w:fldCharType="begin"/>
        </w:r>
        <w:r>
          <w:rPr>
            <w:noProof/>
            <w:webHidden/>
          </w:rPr>
          <w:instrText xml:space="preserve"> PAGEREF _Toc201090339 \h </w:instrText>
        </w:r>
        <w:r>
          <w:rPr>
            <w:noProof/>
            <w:webHidden/>
          </w:rPr>
        </w:r>
        <w:r>
          <w:rPr>
            <w:noProof/>
            <w:webHidden/>
          </w:rPr>
          <w:fldChar w:fldCharType="separate"/>
        </w:r>
        <w:r>
          <w:rPr>
            <w:noProof/>
            <w:webHidden/>
          </w:rPr>
          <w:t>95</w:t>
        </w:r>
        <w:r>
          <w:rPr>
            <w:noProof/>
            <w:webHidden/>
          </w:rPr>
          <w:fldChar w:fldCharType="end"/>
        </w:r>
      </w:hyperlink>
    </w:p>
    <w:p w14:paraId="3137DB7C" w14:textId="1C52654D" w:rsidR="00C9395B" w:rsidRDefault="00C9395B">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0340" w:history="1">
        <w:r w:rsidRPr="009C1C70">
          <w:rPr>
            <w:rStyle w:val="Hipervnculo"/>
            <w:noProof/>
          </w:rPr>
          <w:t>3.6</w:t>
        </w:r>
        <w:r>
          <w:rPr>
            <w:rFonts w:asciiTheme="minorHAnsi" w:eastAsiaTheme="minorEastAsia" w:hAnsiTheme="minorHAnsi" w:cstheme="minorBidi"/>
            <w:smallCaps w:val="0"/>
            <w:noProof/>
            <w:sz w:val="22"/>
            <w:szCs w:val="22"/>
            <w:lang w:eastAsia="es-BO"/>
          </w:rPr>
          <w:tab/>
        </w:r>
        <w:r w:rsidRPr="009C1C70">
          <w:rPr>
            <w:rStyle w:val="Hipervnculo"/>
            <w:noProof/>
          </w:rPr>
          <w:t>FASE DE PRUEBAS</w:t>
        </w:r>
        <w:r>
          <w:rPr>
            <w:noProof/>
            <w:webHidden/>
          </w:rPr>
          <w:tab/>
        </w:r>
        <w:r>
          <w:rPr>
            <w:noProof/>
            <w:webHidden/>
          </w:rPr>
          <w:fldChar w:fldCharType="begin"/>
        </w:r>
        <w:r>
          <w:rPr>
            <w:noProof/>
            <w:webHidden/>
          </w:rPr>
          <w:instrText xml:space="preserve"> PAGEREF _Toc201090340 \h </w:instrText>
        </w:r>
        <w:r>
          <w:rPr>
            <w:noProof/>
            <w:webHidden/>
          </w:rPr>
        </w:r>
        <w:r>
          <w:rPr>
            <w:noProof/>
            <w:webHidden/>
          </w:rPr>
          <w:fldChar w:fldCharType="separate"/>
        </w:r>
        <w:r>
          <w:rPr>
            <w:noProof/>
            <w:webHidden/>
          </w:rPr>
          <w:t>106</w:t>
        </w:r>
        <w:r>
          <w:rPr>
            <w:noProof/>
            <w:webHidden/>
          </w:rPr>
          <w:fldChar w:fldCharType="end"/>
        </w:r>
      </w:hyperlink>
    </w:p>
    <w:p w14:paraId="46EBF8CA" w14:textId="23C3CF2F"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341" w:history="1">
        <w:r w:rsidRPr="009C1C70">
          <w:rPr>
            <w:rStyle w:val="Hipervnculo"/>
            <w:noProof/>
          </w:rPr>
          <w:t>3.6.1</w:t>
        </w:r>
        <w:r>
          <w:rPr>
            <w:rFonts w:asciiTheme="minorHAnsi" w:eastAsiaTheme="minorEastAsia" w:hAnsiTheme="minorHAnsi" w:cstheme="minorBidi"/>
            <w:i w:val="0"/>
            <w:iCs w:val="0"/>
            <w:noProof/>
            <w:sz w:val="22"/>
            <w:szCs w:val="22"/>
            <w:lang w:eastAsia="es-BO"/>
          </w:rPr>
          <w:tab/>
        </w:r>
        <w:r w:rsidRPr="009C1C70">
          <w:rPr>
            <w:rStyle w:val="Hipervnculo"/>
            <w:noProof/>
          </w:rPr>
          <w:t>Validación de Requisitos</w:t>
        </w:r>
        <w:r>
          <w:rPr>
            <w:noProof/>
            <w:webHidden/>
          </w:rPr>
          <w:tab/>
        </w:r>
        <w:r>
          <w:rPr>
            <w:noProof/>
            <w:webHidden/>
          </w:rPr>
          <w:fldChar w:fldCharType="begin"/>
        </w:r>
        <w:r>
          <w:rPr>
            <w:noProof/>
            <w:webHidden/>
          </w:rPr>
          <w:instrText xml:space="preserve"> PAGEREF _Toc201090341 \h </w:instrText>
        </w:r>
        <w:r>
          <w:rPr>
            <w:noProof/>
            <w:webHidden/>
          </w:rPr>
        </w:r>
        <w:r>
          <w:rPr>
            <w:noProof/>
            <w:webHidden/>
          </w:rPr>
          <w:fldChar w:fldCharType="separate"/>
        </w:r>
        <w:r>
          <w:rPr>
            <w:noProof/>
            <w:webHidden/>
          </w:rPr>
          <w:t>106</w:t>
        </w:r>
        <w:r>
          <w:rPr>
            <w:noProof/>
            <w:webHidden/>
          </w:rPr>
          <w:fldChar w:fldCharType="end"/>
        </w:r>
      </w:hyperlink>
    </w:p>
    <w:p w14:paraId="65B447EE" w14:textId="71FF99BA"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342" w:history="1">
        <w:r w:rsidRPr="009C1C70">
          <w:rPr>
            <w:rStyle w:val="Hipervnculo"/>
            <w:noProof/>
          </w:rPr>
          <w:t>3.6.2</w:t>
        </w:r>
        <w:r>
          <w:rPr>
            <w:rFonts w:asciiTheme="minorHAnsi" w:eastAsiaTheme="minorEastAsia" w:hAnsiTheme="minorHAnsi" w:cstheme="minorBidi"/>
            <w:i w:val="0"/>
            <w:iCs w:val="0"/>
            <w:noProof/>
            <w:sz w:val="22"/>
            <w:szCs w:val="22"/>
            <w:lang w:eastAsia="es-BO"/>
          </w:rPr>
          <w:tab/>
        </w:r>
        <w:r w:rsidRPr="009C1C70">
          <w:rPr>
            <w:rStyle w:val="Hipervnculo"/>
            <w:noProof/>
          </w:rPr>
          <w:t>Pruebas de Funcionamiento</w:t>
        </w:r>
        <w:r>
          <w:rPr>
            <w:noProof/>
            <w:webHidden/>
          </w:rPr>
          <w:tab/>
        </w:r>
        <w:r>
          <w:rPr>
            <w:noProof/>
            <w:webHidden/>
          </w:rPr>
          <w:fldChar w:fldCharType="begin"/>
        </w:r>
        <w:r>
          <w:rPr>
            <w:noProof/>
            <w:webHidden/>
          </w:rPr>
          <w:instrText xml:space="preserve"> PAGEREF _Toc201090342 \h </w:instrText>
        </w:r>
        <w:r>
          <w:rPr>
            <w:noProof/>
            <w:webHidden/>
          </w:rPr>
        </w:r>
        <w:r>
          <w:rPr>
            <w:noProof/>
            <w:webHidden/>
          </w:rPr>
          <w:fldChar w:fldCharType="separate"/>
        </w:r>
        <w:r>
          <w:rPr>
            <w:noProof/>
            <w:webHidden/>
          </w:rPr>
          <w:t>107</w:t>
        </w:r>
        <w:r>
          <w:rPr>
            <w:noProof/>
            <w:webHidden/>
          </w:rPr>
          <w:fldChar w:fldCharType="end"/>
        </w:r>
      </w:hyperlink>
    </w:p>
    <w:p w14:paraId="50385A8A" w14:textId="3F02EE88"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343" w:history="1">
        <w:r w:rsidRPr="009C1C70">
          <w:rPr>
            <w:rStyle w:val="Hipervnculo"/>
            <w:noProof/>
          </w:rPr>
          <w:t>3.6.3</w:t>
        </w:r>
        <w:r>
          <w:rPr>
            <w:rFonts w:asciiTheme="minorHAnsi" w:eastAsiaTheme="minorEastAsia" w:hAnsiTheme="minorHAnsi" w:cstheme="minorBidi"/>
            <w:i w:val="0"/>
            <w:iCs w:val="0"/>
            <w:noProof/>
            <w:sz w:val="22"/>
            <w:szCs w:val="22"/>
            <w:lang w:eastAsia="es-BO"/>
          </w:rPr>
          <w:tab/>
        </w:r>
        <w:r w:rsidRPr="009C1C70">
          <w:rPr>
            <w:rStyle w:val="Hipervnculo"/>
            <w:noProof/>
          </w:rPr>
          <w:t>Prueba de Integración</w:t>
        </w:r>
        <w:r>
          <w:rPr>
            <w:noProof/>
            <w:webHidden/>
          </w:rPr>
          <w:tab/>
        </w:r>
        <w:r>
          <w:rPr>
            <w:noProof/>
            <w:webHidden/>
          </w:rPr>
          <w:fldChar w:fldCharType="begin"/>
        </w:r>
        <w:r>
          <w:rPr>
            <w:noProof/>
            <w:webHidden/>
          </w:rPr>
          <w:instrText xml:space="preserve"> PAGEREF _Toc201090343 \h </w:instrText>
        </w:r>
        <w:r>
          <w:rPr>
            <w:noProof/>
            <w:webHidden/>
          </w:rPr>
        </w:r>
        <w:r>
          <w:rPr>
            <w:noProof/>
            <w:webHidden/>
          </w:rPr>
          <w:fldChar w:fldCharType="separate"/>
        </w:r>
        <w:r>
          <w:rPr>
            <w:noProof/>
            <w:webHidden/>
          </w:rPr>
          <w:t>107</w:t>
        </w:r>
        <w:r>
          <w:rPr>
            <w:noProof/>
            <w:webHidden/>
          </w:rPr>
          <w:fldChar w:fldCharType="end"/>
        </w:r>
      </w:hyperlink>
    </w:p>
    <w:p w14:paraId="1CF63B40" w14:textId="1BC4A5D2"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344" w:history="1">
        <w:r w:rsidRPr="009C1C70">
          <w:rPr>
            <w:rStyle w:val="Hipervnculo"/>
            <w:noProof/>
          </w:rPr>
          <w:t>3.6.4</w:t>
        </w:r>
        <w:r>
          <w:rPr>
            <w:rFonts w:asciiTheme="minorHAnsi" w:eastAsiaTheme="minorEastAsia" w:hAnsiTheme="minorHAnsi" w:cstheme="minorBidi"/>
            <w:i w:val="0"/>
            <w:iCs w:val="0"/>
            <w:noProof/>
            <w:sz w:val="22"/>
            <w:szCs w:val="22"/>
            <w:lang w:eastAsia="es-BO"/>
          </w:rPr>
          <w:tab/>
        </w:r>
        <w:r w:rsidRPr="009C1C70">
          <w:rPr>
            <w:rStyle w:val="Hipervnculo"/>
            <w:noProof/>
          </w:rPr>
          <w:t>Despliegue del instalador de la aplicación</w:t>
        </w:r>
        <w:r>
          <w:rPr>
            <w:noProof/>
            <w:webHidden/>
          </w:rPr>
          <w:tab/>
        </w:r>
        <w:r>
          <w:rPr>
            <w:noProof/>
            <w:webHidden/>
          </w:rPr>
          <w:fldChar w:fldCharType="begin"/>
        </w:r>
        <w:r>
          <w:rPr>
            <w:noProof/>
            <w:webHidden/>
          </w:rPr>
          <w:instrText xml:space="preserve"> PAGEREF _Toc201090344 \h </w:instrText>
        </w:r>
        <w:r>
          <w:rPr>
            <w:noProof/>
            <w:webHidden/>
          </w:rPr>
        </w:r>
        <w:r>
          <w:rPr>
            <w:noProof/>
            <w:webHidden/>
          </w:rPr>
          <w:fldChar w:fldCharType="separate"/>
        </w:r>
        <w:r>
          <w:rPr>
            <w:noProof/>
            <w:webHidden/>
          </w:rPr>
          <w:t>107</w:t>
        </w:r>
        <w:r>
          <w:rPr>
            <w:noProof/>
            <w:webHidden/>
          </w:rPr>
          <w:fldChar w:fldCharType="end"/>
        </w:r>
      </w:hyperlink>
    </w:p>
    <w:p w14:paraId="2D4BB4EF" w14:textId="6E7469E3" w:rsidR="00C9395B" w:rsidRDefault="00C9395B">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090345" w:history="1">
        <w:r w:rsidRPr="009C1C70">
          <w:rPr>
            <w:rStyle w:val="Hipervnculo"/>
            <w:noProof/>
          </w:rPr>
          <w:t>CAPITULO IV</w:t>
        </w:r>
        <w:r>
          <w:rPr>
            <w:noProof/>
            <w:webHidden/>
          </w:rPr>
          <w:tab/>
        </w:r>
        <w:r>
          <w:rPr>
            <w:noProof/>
            <w:webHidden/>
          </w:rPr>
          <w:fldChar w:fldCharType="begin"/>
        </w:r>
        <w:r>
          <w:rPr>
            <w:noProof/>
            <w:webHidden/>
          </w:rPr>
          <w:instrText xml:space="preserve"> PAGEREF _Toc201090345 \h </w:instrText>
        </w:r>
        <w:r>
          <w:rPr>
            <w:noProof/>
            <w:webHidden/>
          </w:rPr>
        </w:r>
        <w:r>
          <w:rPr>
            <w:noProof/>
            <w:webHidden/>
          </w:rPr>
          <w:fldChar w:fldCharType="separate"/>
        </w:r>
        <w:r>
          <w:rPr>
            <w:noProof/>
            <w:webHidden/>
          </w:rPr>
          <w:t>108</w:t>
        </w:r>
        <w:r>
          <w:rPr>
            <w:noProof/>
            <w:webHidden/>
          </w:rPr>
          <w:fldChar w:fldCharType="end"/>
        </w:r>
      </w:hyperlink>
    </w:p>
    <w:p w14:paraId="4C68EE85" w14:textId="2F75C470" w:rsidR="00C9395B" w:rsidRDefault="00C9395B">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1090346" w:history="1">
        <w:r w:rsidRPr="009C1C70">
          <w:rPr>
            <w:rStyle w:val="Hipervnculo"/>
            <w:noProof/>
          </w:rPr>
          <w:t>4</w:t>
        </w:r>
        <w:r>
          <w:rPr>
            <w:rFonts w:asciiTheme="minorHAnsi" w:eastAsiaTheme="minorEastAsia" w:hAnsiTheme="minorHAnsi" w:cstheme="minorBidi"/>
            <w:b w:val="0"/>
            <w:bCs w:val="0"/>
            <w:caps w:val="0"/>
            <w:noProof/>
            <w:sz w:val="22"/>
            <w:szCs w:val="22"/>
            <w:lang w:eastAsia="es-BO"/>
          </w:rPr>
          <w:tab/>
        </w:r>
        <w:r w:rsidRPr="009C1C70">
          <w:rPr>
            <w:rStyle w:val="Hipervnculo"/>
            <w:noProof/>
          </w:rPr>
          <w:t>EVALUACION DE RESULTADOS</w:t>
        </w:r>
        <w:r>
          <w:rPr>
            <w:noProof/>
            <w:webHidden/>
          </w:rPr>
          <w:tab/>
        </w:r>
        <w:r>
          <w:rPr>
            <w:noProof/>
            <w:webHidden/>
          </w:rPr>
          <w:fldChar w:fldCharType="begin"/>
        </w:r>
        <w:r>
          <w:rPr>
            <w:noProof/>
            <w:webHidden/>
          </w:rPr>
          <w:instrText xml:space="preserve"> PAGEREF _Toc201090346 \h </w:instrText>
        </w:r>
        <w:r>
          <w:rPr>
            <w:noProof/>
            <w:webHidden/>
          </w:rPr>
        </w:r>
        <w:r>
          <w:rPr>
            <w:noProof/>
            <w:webHidden/>
          </w:rPr>
          <w:fldChar w:fldCharType="separate"/>
        </w:r>
        <w:r>
          <w:rPr>
            <w:noProof/>
            <w:webHidden/>
          </w:rPr>
          <w:t>108</w:t>
        </w:r>
        <w:r>
          <w:rPr>
            <w:noProof/>
            <w:webHidden/>
          </w:rPr>
          <w:fldChar w:fldCharType="end"/>
        </w:r>
      </w:hyperlink>
    </w:p>
    <w:p w14:paraId="709338E8" w14:textId="4E6925A0" w:rsidR="00C9395B" w:rsidRDefault="00C9395B">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0347" w:history="1">
        <w:r w:rsidRPr="009C1C70">
          <w:rPr>
            <w:rStyle w:val="Hipervnculo"/>
            <w:noProof/>
          </w:rPr>
          <w:t>4.1</w:t>
        </w:r>
        <w:r>
          <w:rPr>
            <w:rFonts w:asciiTheme="minorHAnsi" w:eastAsiaTheme="minorEastAsia" w:hAnsiTheme="minorHAnsi" w:cstheme="minorBidi"/>
            <w:smallCaps w:val="0"/>
            <w:noProof/>
            <w:sz w:val="22"/>
            <w:szCs w:val="22"/>
            <w:lang w:eastAsia="es-BO"/>
          </w:rPr>
          <w:tab/>
        </w:r>
        <w:r w:rsidRPr="009C1C70">
          <w:rPr>
            <w:rStyle w:val="Hipervnculo"/>
            <w:noProof/>
          </w:rPr>
          <w:t>METODOLOGIAS DE EVALUACION</w:t>
        </w:r>
        <w:r>
          <w:rPr>
            <w:noProof/>
            <w:webHidden/>
          </w:rPr>
          <w:tab/>
        </w:r>
        <w:r>
          <w:rPr>
            <w:noProof/>
            <w:webHidden/>
          </w:rPr>
          <w:fldChar w:fldCharType="begin"/>
        </w:r>
        <w:r>
          <w:rPr>
            <w:noProof/>
            <w:webHidden/>
          </w:rPr>
          <w:instrText xml:space="preserve"> PAGEREF _Toc201090347 \h </w:instrText>
        </w:r>
        <w:r>
          <w:rPr>
            <w:noProof/>
            <w:webHidden/>
          </w:rPr>
        </w:r>
        <w:r>
          <w:rPr>
            <w:noProof/>
            <w:webHidden/>
          </w:rPr>
          <w:fldChar w:fldCharType="separate"/>
        </w:r>
        <w:r>
          <w:rPr>
            <w:noProof/>
            <w:webHidden/>
          </w:rPr>
          <w:t>108</w:t>
        </w:r>
        <w:r>
          <w:rPr>
            <w:noProof/>
            <w:webHidden/>
          </w:rPr>
          <w:fldChar w:fldCharType="end"/>
        </w:r>
      </w:hyperlink>
    </w:p>
    <w:p w14:paraId="5AFB1F41" w14:textId="4DB3936A"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348" w:history="1">
        <w:r w:rsidRPr="009C1C70">
          <w:rPr>
            <w:rStyle w:val="Hipervnculo"/>
            <w:noProof/>
          </w:rPr>
          <w:t>4.1.1</w:t>
        </w:r>
        <w:r>
          <w:rPr>
            <w:rFonts w:asciiTheme="minorHAnsi" w:eastAsiaTheme="minorEastAsia" w:hAnsiTheme="minorHAnsi" w:cstheme="minorBidi"/>
            <w:i w:val="0"/>
            <w:iCs w:val="0"/>
            <w:noProof/>
            <w:sz w:val="22"/>
            <w:szCs w:val="22"/>
            <w:lang w:eastAsia="es-BO"/>
          </w:rPr>
          <w:tab/>
        </w:r>
        <w:r w:rsidRPr="009C1C70">
          <w:rPr>
            <w:rStyle w:val="Hipervnculo"/>
            <w:noProof/>
          </w:rPr>
          <w:t>Selección De Estudio.</w:t>
        </w:r>
        <w:r>
          <w:rPr>
            <w:noProof/>
            <w:webHidden/>
          </w:rPr>
          <w:tab/>
        </w:r>
        <w:r>
          <w:rPr>
            <w:noProof/>
            <w:webHidden/>
          </w:rPr>
          <w:fldChar w:fldCharType="begin"/>
        </w:r>
        <w:r>
          <w:rPr>
            <w:noProof/>
            <w:webHidden/>
          </w:rPr>
          <w:instrText xml:space="preserve"> PAGEREF _Toc201090348 \h </w:instrText>
        </w:r>
        <w:r>
          <w:rPr>
            <w:noProof/>
            <w:webHidden/>
          </w:rPr>
        </w:r>
        <w:r>
          <w:rPr>
            <w:noProof/>
            <w:webHidden/>
          </w:rPr>
          <w:fldChar w:fldCharType="separate"/>
        </w:r>
        <w:r>
          <w:rPr>
            <w:noProof/>
            <w:webHidden/>
          </w:rPr>
          <w:t>108</w:t>
        </w:r>
        <w:r>
          <w:rPr>
            <w:noProof/>
            <w:webHidden/>
          </w:rPr>
          <w:fldChar w:fldCharType="end"/>
        </w:r>
      </w:hyperlink>
    </w:p>
    <w:p w14:paraId="6EEAEDEE" w14:textId="0034BCF8"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349" w:history="1">
        <w:r w:rsidRPr="009C1C70">
          <w:rPr>
            <w:rStyle w:val="Hipervnculo"/>
            <w:noProof/>
          </w:rPr>
          <w:t>4.1.2</w:t>
        </w:r>
        <w:r>
          <w:rPr>
            <w:rFonts w:asciiTheme="minorHAnsi" w:eastAsiaTheme="minorEastAsia" w:hAnsiTheme="minorHAnsi" w:cstheme="minorBidi"/>
            <w:i w:val="0"/>
            <w:iCs w:val="0"/>
            <w:noProof/>
            <w:sz w:val="22"/>
            <w:szCs w:val="22"/>
            <w:lang w:eastAsia="es-BO"/>
          </w:rPr>
          <w:tab/>
        </w:r>
        <w:r w:rsidRPr="009C1C70">
          <w:rPr>
            <w:rStyle w:val="Hipervnculo"/>
            <w:noProof/>
          </w:rPr>
          <w:t>Descripción De La Aplicación Móvil.</w:t>
        </w:r>
        <w:r>
          <w:rPr>
            <w:noProof/>
            <w:webHidden/>
          </w:rPr>
          <w:tab/>
        </w:r>
        <w:r>
          <w:rPr>
            <w:noProof/>
            <w:webHidden/>
          </w:rPr>
          <w:fldChar w:fldCharType="begin"/>
        </w:r>
        <w:r>
          <w:rPr>
            <w:noProof/>
            <w:webHidden/>
          </w:rPr>
          <w:instrText xml:space="preserve"> PAGEREF _Toc201090349 \h </w:instrText>
        </w:r>
        <w:r>
          <w:rPr>
            <w:noProof/>
            <w:webHidden/>
          </w:rPr>
        </w:r>
        <w:r>
          <w:rPr>
            <w:noProof/>
            <w:webHidden/>
          </w:rPr>
          <w:fldChar w:fldCharType="separate"/>
        </w:r>
        <w:r>
          <w:rPr>
            <w:noProof/>
            <w:webHidden/>
          </w:rPr>
          <w:t>108</w:t>
        </w:r>
        <w:r>
          <w:rPr>
            <w:noProof/>
            <w:webHidden/>
          </w:rPr>
          <w:fldChar w:fldCharType="end"/>
        </w:r>
      </w:hyperlink>
    </w:p>
    <w:p w14:paraId="45B6C430" w14:textId="5144E686" w:rsidR="00C9395B" w:rsidRDefault="00C9395B">
      <w:pPr>
        <w:pStyle w:val="TDC3"/>
        <w:tabs>
          <w:tab w:val="left" w:pos="2160"/>
          <w:tab w:val="right" w:leader="dot" w:pos="9350"/>
        </w:tabs>
        <w:rPr>
          <w:rFonts w:asciiTheme="minorHAnsi" w:eastAsiaTheme="minorEastAsia" w:hAnsiTheme="minorHAnsi" w:cstheme="minorBidi"/>
          <w:i w:val="0"/>
          <w:iCs w:val="0"/>
          <w:noProof/>
          <w:sz w:val="22"/>
          <w:szCs w:val="22"/>
          <w:lang w:eastAsia="es-BO"/>
        </w:rPr>
      </w:pPr>
      <w:hyperlink w:anchor="_Toc201090350" w:history="1">
        <w:r w:rsidRPr="009C1C70">
          <w:rPr>
            <w:rStyle w:val="Hipervnculo"/>
            <w:noProof/>
          </w:rPr>
          <w:t>4.1.3</w:t>
        </w:r>
        <w:r>
          <w:rPr>
            <w:rFonts w:asciiTheme="minorHAnsi" w:eastAsiaTheme="minorEastAsia" w:hAnsiTheme="minorHAnsi" w:cstheme="minorBidi"/>
            <w:i w:val="0"/>
            <w:iCs w:val="0"/>
            <w:noProof/>
            <w:sz w:val="22"/>
            <w:szCs w:val="22"/>
            <w:lang w:eastAsia="es-BO"/>
          </w:rPr>
          <w:tab/>
        </w:r>
        <w:r w:rsidRPr="009C1C70">
          <w:rPr>
            <w:rStyle w:val="Hipervnculo"/>
            <w:noProof/>
          </w:rPr>
          <w:t>Proceso de Prueba.</w:t>
        </w:r>
        <w:r>
          <w:rPr>
            <w:noProof/>
            <w:webHidden/>
          </w:rPr>
          <w:tab/>
        </w:r>
        <w:r>
          <w:rPr>
            <w:noProof/>
            <w:webHidden/>
          </w:rPr>
          <w:fldChar w:fldCharType="begin"/>
        </w:r>
        <w:r>
          <w:rPr>
            <w:noProof/>
            <w:webHidden/>
          </w:rPr>
          <w:instrText xml:space="preserve"> PAGEREF _Toc201090350 \h </w:instrText>
        </w:r>
        <w:r>
          <w:rPr>
            <w:noProof/>
            <w:webHidden/>
          </w:rPr>
        </w:r>
        <w:r>
          <w:rPr>
            <w:noProof/>
            <w:webHidden/>
          </w:rPr>
          <w:fldChar w:fldCharType="separate"/>
        </w:r>
        <w:r>
          <w:rPr>
            <w:noProof/>
            <w:webHidden/>
          </w:rPr>
          <w:t>109</w:t>
        </w:r>
        <w:r>
          <w:rPr>
            <w:noProof/>
            <w:webHidden/>
          </w:rPr>
          <w:fldChar w:fldCharType="end"/>
        </w:r>
      </w:hyperlink>
    </w:p>
    <w:p w14:paraId="0F9141AD" w14:textId="7158976F" w:rsidR="00C9395B" w:rsidRDefault="00C9395B">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0356" w:history="1">
        <w:r w:rsidRPr="009C1C70">
          <w:rPr>
            <w:rStyle w:val="Hipervnculo"/>
            <w:noProof/>
          </w:rPr>
          <w:t>4.1.3.1</w:t>
        </w:r>
        <w:r>
          <w:rPr>
            <w:rFonts w:asciiTheme="minorHAnsi" w:eastAsiaTheme="minorEastAsia" w:hAnsiTheme="minorHAnsi" w:cstheme="minorBidi"/>
            <w:noProof/>
            <w:sz w:val="22"/>
            <w:szCs w:val="22"/>
            <w:lang w:eastAsia="es-BO"/>
          </w:rPr>
          <w:tab/>
        </w:r>
        <w:r w:rsidRPr="009C1C70">
          <w:rPr>
            <w:rStyle w:val="Hipervnculo"/>
            <w:noProof/>
          </w:rPr>
          <w:t>Preparación de Datos.</w:t>
        </w:r>
        <w:r>
          <w:rPr>
            <w:noProof/>
            <w:webHidden/>
          </w:rPr>
          <w:tab/>
        </w:r>
        <w:r>
          <w:rPr>
            <w:noProof/>
            <w:webHidden/>
          </w:rPr>
          <w:fldChar w:fldCharType="begin"/>
        </w:r>
        <w:r>
          <w:rPr>
            <w:noProof/>
            <w:webHidden/>
          </w:rPr>
          <w:instrText xml:space="preserve"> PAGEREF _Toc201090356 \h </w:instrText>
        </w:r>
        <w:r>
          <w:rPr>
            <w:noProof/>
            <w:webHidden/>
          </w:rPr>
        </w:r>
        <w:r>
          <w:rPr>
            <w:noProof/>
            <w:webHidden/>
          </w:rPr>
          <w:fldChar w:fldCharType="separate"/>
        </w:r>
        <w:r>
          <w:rPr>
            <w:noProof/>
            <w:webHidden/>
          </w:rPr>
          <w:t>109</w:t>
        </w:r>
        <w:r>
          <w:rPr>
            <w:noProof/>
            <w:webHidden/>
          </w:rPr>
          <w:fldChar w:fldCharType="end"/>
        </w:r>
      </w:hyperlink>
    </w:p>
    <w:p w14:paraId="52915453" w14:textId="7366E208" w:rsidR="00C9395B" w:rsidRDefault="00C9395B">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0357" w:history="1">
        <w:r w:rsidRPr="009C1C70">
          <w:rPr>
            <w:rStyle w:val="Hipervnculo"/>
            <w:noProof/>
          </w:rPr>
          <w:t>4.1.3.2</w:t>
        </w:r>
        <w:r>
          <w:rPr>
            <w:rFonts w:asciiTheme="minorHAnsi" w:eastAsiaTheme="minorEastAsia" w:hAnsiTheme="minorHAnsi" w:cstheme="minorBidi"/>
            <w:noProof/>
            <w:sz w:val="22"/>
            <w:szCs w:val="22"/>
            <w:lang w:eastAsia="es-BO"/>
          </w:rPr>
          <w:tab/>
        </w:r>
        <w:r w:rsidRPr="009C1C70">
          <w:rPr>
            <w:rStyle w:val="Hipervnculo"/>
            <w:noProof/>
          </w:rPr>
          <w:t>Cálculo de Chi Cuadrado de Bondad de Ajuste.</w:t>
        </w:r>
        <w:r>
          <w:rPr>
            <w:noProof/>
            <w:webHidden/>
          </w:rPr>
          <w:tab/>
        </w:r>
        <w:r>
          <w:rPr>
            <w:noProof/>
            <w:webHidden/>
          </w:rPr>
          <w:fldChar w:fldCharType="begin"/>
        </w:r>
        <w:r>
          <w:rPr>
            <w:noProof/>
            <w:webHidden/>
          </w:rPr>
          <w:instrText xml:space="preserve"> PAGEREF _Toc201090357 \h </w:instrText>
        </w:r>
        <w:r>
          <w:rPr>
            <w:noProof/>
            <w:webHidden/>
          </w:rPr>
        </w:r>
        <w:r>
          <w:rPr>
            <w:noProof/>
            <w:webHidden/>
          </w:rPr>
          <w:fldChar w:fldCharType="separate"/>
        </w:r>
        <w:r>
          <w:rPr>
            <w:noProof/>
            <w:webHidden/>
          </w:rPr>
          <w:t>112</w:t>
        </w:r>
        <w:r>
          <w:rPr>
            <w:noProof/>
            <w:webHidden/>
          </w:rPr>
          <w:fldChar w:fldCharType="end"/>
        </w:r>
      </w:hyperlink>
    </w:p>
    <w:p w14:paraId="2C5CE31F" w14:textId="38365478" w:rsidR="00C9395B" w:rsidRDefault="00C9395B">
      <w:pPr>
        <w:pStyle w:val="TDC4"/>
        <w:tabs>
          <w:tab w:val="left" w:pos="3040"/>
          <w:tab w:val="right" w:leader="dot" w:pos="9350"/>
        </w:tabs>
        <w:rPr>
          <w:rFonts w:asciiTheme="minorHAnsi" w:eastAsiaTheme="minorEastAsia" w:hAnsiTheme="minorHAnsi" w:cstheme="minorBidi"/>
          <w:noProof/>
          <w:sz w:val="22"/>
          <w:szCs w:val="22"/>
          <w:lang w:eastAsia="es-BO"/>
        </w:rPr>
      </w:pPr>
      <w:hyperlink w:anchor="_Toc201090358" w:history="1">
        <w:r w:rsidRPr="009C1C70">
          <w:rPr>
            <w:rStyle w:val="Hipervnculo"/>
            <w:noProof/>
          </w:rPr>
          <w:t>4.1.3.3</w:t>
        </w:r>
        <w:r>
          <w:rPr>
            <w:rFonts w:asciiTheme="minorHAnsi" w:eastAsiaTheme="minorEastAsia" w:hAnsiTheme="minorHAnsi" w:cstheme="minorBidi"/>
            <w:noProof/>
            <w:sz w:val="22"/>
            <w:szCs w:val="22"/>
            <w:lang w:eastAsia="es-BO"/>
          </w:rPr>
          <w:tab/>
        </w:r>
        <w:r w:rsidRPr="009C1C70">
          <w:rPr>
            <w:rStyle w:val="Hipervnculo"/>
            <w:noProof/>
          </w:rPr>
          <w:t>Cálculo del Coeficiente Kappa de Cohen.</w:t>
        </w:r>
        <w:r>
          <w:rPr>
            <w:noProof/>
            <w:webHidden/>
          </w:rPr>
          <w:tab/>
        </w:r>
        <w:r>
          <w:rPr>
            <w:noProof/>
            <w:webHidden/>
          </w:rPr>
          <w:fldChar w:fldCharType="begin"/>
        </w:r>
        <w:r>
          <w:rPr>
            <w:noProof/>
            <w:webHidden/>
          </w:rPr>
          <w:instrText xml:space="preserve"> PAGEREF _Toc201090358 \h </w:instrText>
        </w:r>
        <w:r>
          <w:rPr>
            <w:noProof/>
            <w:webHidden/>
          </w:rPr>
        </w:r>
        <w:r>
          <w:rPr>
            <w:noProof/>
            <w:webHidden/>
          </w:rPr>
          <w:fldChar w:fldCharType="separate"/>
        </w:r>
        <w:r>
          <w:rPr>
            <w:noProof/>
            <w:webHidden/>
          </w:rPr>
          <w:t>116</w:t>
        </w:r>
        <w:r>
          <w:rPr>
            <w:noProof/>
            <w:webHidden/>
          </w:rPr>
          <w:fldChar w:fldCharType="end"/>
        </w:r>
      </w:hyperlink>
    </w:p>
    <w:p w14:paraId="0281F67B" w14:textId="4745B60E" w:rsidR="00C9395B" w:rsidRDefault="00C9395B">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090359" w:history="1">
        <w:r w:rsidRPr="009C1C70">
          <w:rPr>
            <w:rStyle w:val="Hipervnculo"/>
            <w:noProof/>
          </w:rPr>
          <w:t>Capitulo V</w:t>
        </w:r>
        <w:r>
          <w:rPr>
            <w:noProof/>
            <w:webHidden/>
          </w:rPr>
          <w:tab/>
        </w:r>
        <w:r>
          <w:rPr>
            <w:noProof/>
            <w:webHidden/>
          </w:rPr>
          <w:fldChar w:fldCharType="begin"/>
        </w:r>
        <w:r>
          <w:rPr>
            <w:noProof/>
            <w:webHidden/>
          </w:rPr>
          <w:instrText xml:space="preserve"> PAGEREF _Toc201090359 \h </w:instrText>
        </w:r>
        <w:r>
          <w:rPr>
            <w:noProof/>
            <w:webHidden/>
          </w:rPr>
        </w:r>
        <w:r>
          <w:rPr>
            <w:noProof/>
            <w:webHidden/>
          </w:rPr>
          <w:fldChar w:fldCharType="separate"/>
        </w:r>
        <w:r>
          <w:rPr>
            <w:noProof/>
            <w:webHidden/>
          </w:rPr>
          <w:t>123</w:t>
        </w:r>
        <w:r>
          <w:rPr>
            <w:noProof/>
            <w:webHidden/>
          </w:rPr>
          <w:fldChar w:fldCharType="end"/>
        </w:r>
      </w:hyperlink>
    </w:p>
    <w:p w14:paraId="4ED97478" w14:textId="0061A393" w:rsidR="00C9395B" w:rsidRDefault="00C9395B">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1090360" w:history="1">
        <w:r w:rsidRPr="009C1C70">
          <w:rPr>
            <w:rStyle w:val="Hipervnculo"/>
            <w:noProof/>
          </w:rPr>
          <w:t>5</w:t>
        </w:r>
        <w:r>
          <w:rPr>
            <w:rFonts w:asciiTheme="minorHAnsi" w:eastAsiaTheme="minorEastAsia" w:hAnsiTheme="minorHAnsi" w:cstheme="minorBidi"/>
            <w:b w:val="0"/>
            <w:bCs w:val="0"/>
            <w:caps w:val="0"/>
            <w:noProof/>
            <w:sz w:val="22"/>
            <w:szCs w:val="22"/>
            <w:lang w:eastAsia="es-BO"/>
          </w:rPr>
          <w:tab/>
        </w:r>
        <w:r w:rsidRPr="009C1C70">
          <w:rPr>
            <w:rStyle w:val="Hipervnculo"/>
            <w:noProof/>
          </w:rPr>
          <w:t>Conclusiones y Recomendaciones</w:t>
        </w:r>
        <w:r>
          <w:rPr>
            <w:noProof/>
            <w:webHidden/>
          </w:rPr>
          <w:tab/>
        </w:r>
        <w:r>
          <w:rPr>
            <w:noProof/>
            <w:webHidden/>
          </w:rPr>
          <w:fldChar w:fldCharType="begin"/>
        </w:r>
        <w:r>
          <w:rPr>
            <w:noProof/>
            <w:webHidden/>
          </w:rPr>
          <w:instrText xml:space="preserve"> PAGEREF _Toc201090360 \h </w:instrText>
        </w:r>
        <w:r>
          <w:rPr>
            <w:noProof/>
            <w:webHidden/>
          </w:rPr>
        </w:r>
        <w:r>
          <w:rPr>
            <w:noProof/>
            <w:webHidden/>
          </w:rPr>
          <w:fldChar w:fldCharType="separate"/>
        </w:r>
        <w:r>
          <w:rPr>
            <w:noProof/>
            <w:webHidden/>
          </w:rPr>
          <w:t>123</w:t>
        </w:r>
        <w:r>
          <w:rPr>
            <w:noProof/>
            <w:webHidden/>
          </w:rPr>
          <w:fldChar w:fldCharType="end"/>
        </w:r>
      </w:hyperlink>
    </w:p>
    <w:p w14:paraId="07560ABF" w14:textId="60CC9CFA" w:rsidR="00C9395B" w:rsidRDefault="00C9395B">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0361" w:history="1">
        <w:r w:rsidRPr="009C1C70">
          <w:rPr>
            <w:rStyle w:val="Hipervnculo"/>
            <w:noProof/>
          </w:rPr>
          <w:t>5.1</w:t>
        </w:r>
        <w:r>
          <w:rPr>
            <w:rFonts w:asciiTheme="minorHAnsi" w:eastAsiaTheme="minorEastAsia" w:hAnsiTheme="minorHAnsi" w:cstheme="minorBidi"/>
            <w:smallCaps w:val="0"/>
            <w:noProof/>
            <w:sz w:val="22"/>
            <w:szCs w:val="22"/>
            <w:lang w:eastAsia="es-BO"/>
          </w:rPr>
          <w:tab/>
        </w:r>
        <w:r w:rsidRPr="009C1C70">
          <w:rPr>
            <w:rStyle w:val="Hipervnculo"/>
            <w:noProof/>
          </w:rPr>
          <w:t>Conclusiones</w:t>
        </w:r>
        <w:r>
          <w:rPr>
            <w:noProof/>
            <w:webHidden/>
          </w:rPr>
          <w:tab/>
        </w:r>
        <w:r>
          <w:rPr>
            <w:noProof/>
            <w:webHidden/>
          </w:rPr>
          <w:fldChar w:fldCharType="begin"/>
        </w:r>
        <w:r>
          <w:rPr>
            <w:noProof/>
            <w:webHidden/>
          </w:rPr>
          <w:instrText xml:space="preserve"> PAGEREF _Toc201090361 \h </w:instrText>
        </w:r>
        <w:r>
          <w:rPr>
            <w:noProof/>
            <w:webHidden/>
          </w:rPr>
        </w:r>
        <w:r>
          <w:rPr>
            <w:noProof/>
            <w:webHidden/>
          </w:rPr>
          <w:fldChar w:fldCharType="separate"/>
        </w:r>
        <w:r>
          <w:rPr>
            <w:noProof/>
            <w:webHidden/>
          </w:rPr>
          <w:t>123</w:t>
        </w:r>
        <w:r>
          <w:rPr>
            <w:noProof/>
            <w:webHidden/>
          </w:rPr>
          <w:fldChar w:fldCharType="end"/>
        </w:r>
      </w:hyperlink>
    </w:p>
    <w:p w14:paraId="0AE70221" w14:textId="3B002FF9" w:rsidR="00C9395B" w:rsidRDefault="00C9395B">
      <w:pPr>
        <w:pStyle w:val="TDC2"/>
        <w:tabs>
          <w:tab w:val="left" w:pos="1440"/>
          <w:tab w:val="right" w:leader="dot" w:pos="9350"/>
        </w:tabs>
        <w:rPr>
          <w:rFonts w:asciiTheme="minorHAnsi" w:eastAsiaTheme="minorEastAsia" w:hAnsiTheme="minorHAnsi" w:cstheme="minorBidi"/>
          <w:smallCaps w:val="0"/>
          <w:noProof/>
          <w:sz w:val="22"/>
          <w:szCs w:val="22"/>
          <w:lang w:eastAsia="es-BO"/>
        </w:rPr>
      </w:pPr>
      <w:hyperlink w:anchor="_Toc201090362" w:history="1">
        <w:r w:rsidRPr="009C1C70">
          <w:rPr>
            <w:rStyle w:val="Hipervnculo"/>
            <w:noProof/>
          </w:rPr>
          <w:t>5.2</w:t>
        </w:r>
        <w:r>
          <w:rPr>
            <w:rFonts w:asciiTheme="minorHAnsi" w:eastAsiaTheme="minorEastAsia" w:hAnsiTheme="minorHAnsi" w:cstheme="minorBidi"/>
            <w:smallCaps w:val="0"/>
            <w:noProof/>
            <w:sz w:val="22"/>
            <w:szCs w:val="22"/>
            <w:lang w:eastAsia="es-BO"/>
          </w:rPr>
          <w:tab/>
        </w:r>
        <w:r w:rsidRPr="009C1C70">
          <w:rPr>
            <w:rStyle w:val="Hipervnculo"/>
            <w:noProof/>
          </w:rPr>
          <w:t>Recomendaciones</w:t>
        </w:r>
        <w:r>
          <w:rPr>
            <w:noProof/>
            <w:webHidden/>
          </w:rPr>
          <w:tab/>
        </w:r>
        <w:r>
          <w:rPr>
            <w:noProof/>
            <w:webHidden/>
          </w:rPr>
          <w:fldChar w:fldCharType="begin"/>
        </w:r>
        <w:r>
          <w:rPr>
            <w:noProof/>
            <w:webHidden/>
          </w:rPr>
          <w:instrText xml:space="preserve"> PAGEREF _Toc201090362 \h </w:instrText>
        </w:r>
        <w:r>
          <w:rPr>
            <w:noProof/>
            <w:webHidden/>
          </w:rPr>
        </w:r>
        <w:r>
          <w:rPr>
            <w:noProof/>
            <w:webHidden/>
          </w:rPr>
          <w:fldChar w:fldCharType="separate"/>
        </w:r>
        <w:r>
          <w:rPr>
            <w:noProof/>
            <w:webHidden/>
          </w:rPr>
          <w:t>124</w:t>
        </w:r>
        <w:r>
          <w:rPr>
            <w:noProof/>
            <w:webHidden/>
          </w:rPr>
          <w:fldChar w:fldCharType="end"/>
        </w:r>
      </w:hyperlink>
    </w:p>
    <w:p w14:paraId="5B495D11" w14:textId="0518FACF" w:rsidR="00C9395B" w:rsidRDefault="00C9395B">
      <w:pPr>
        <w:pStyle w:val="TDC1"/>
        <w:tabs>
          <w:tab w:val="left" w:pos="720"/>
          <w:tab w:val="right" w:leader="dot" w:pos="9350"/>
        </w:tabs>
        <w:rPr>
          <w:rFonts w:asciiTheme="minorHAnsi" w:eastAsiaTheme="minorEastAsia" w:hAnsiTheme="minorHAnsi" w:cstheme="minorBidi"/>
          <w:b w:val="0"/>
          <w:bCs w:val="0"/>
          <w:caps w:val="0"/>
          <w:noProof/>
          <w:sz w:val="22"/>
          <w:szCs w:val="22"/>
          <w:lang w:eastAsia="es-BO"/>
        </w:rPr>
      </w:pPr>
      <w:hyperlink w:anchor="_Toc201090363" w:history="1">
        <w:r w:rsidRPr="009C1C70">
          <w:rPr>
            <w:rStyle w:val="Hipervnculo"/>
            <w:noProof/>
          </w:rPr>
          <w:t>6</w:t>
        </w:r>
        <w:r>
          <w:rPr>
            <w:rFonts w:asciiTheme="minorHAnsi" w:eastAsiaTheme="minorEastAsia" w:hAnsiTheme="minorHAnsi" w:cstheme="minorBidi"/>
            <w:b w:val="0"/>
            <w:bCs w:val="0"/>
            <w:caps w:val="0"/>
            <w:noProof/>
            <w:sz w:val="22"/>
            <w:szCs w:val="22"/>
            <w:lang w:eastAsia="es-BO"/>
          </w:rPr>
          <w:tab/>
        </w:r>
        <w:r w:rsidRPr="009C1C70">
          <w:rPr>
            <w:rStyle w:val="Hipervnculo"/>
            <w:noProof/>
            <w:lang w:val="es-ES"/>
          </w:rPr>
          <w:t>Bibliografía</w:t>
        </w:r>
        <w:r>
          <w:rPr>
            <w:noProof/>
            <w:webHidden/>
          </w:rPr>
          <w:tab/>
        </w:r>
        <w:r>
          <w:rPr>
            <w:noProof/>
            <w:webHidden/>
          </w:rPr>
          <w:fldChar w:fldCharType="begin"/>
        </w:r>
        <w:r>
          <w:rPr>
            <w:noProof/>
            <w:webHidden/>
          </w:rPr>
          <w:instrText xml:space="preserve"> PAGEREF _Toc201090363 \h </w:instrText>
        </w:r>
        <w:r>
          <w:rPr>
            <w:noProof/>
            <w:webHidden/>
          </w:rPr>
        </w:r>
        <w:r>
          <w:rPr>
            <w:noProof/>
            <w:webHidden/>
          </w:rPr>
          <w:fldChar w:fldCharType="separate"/>
        </w:r>
        <w:r>
          <w:rPr>
            <w:noProof/>
            <w:webHidden/>
          </w:rPr>
          <w:t>125</w:t>
        </w:r>
        <w:r>
          <w:rPr>
            <w:noProof/>
            <w:webHidden/>
          </w:rPr>
          <w:fldChar w:fldCharType="end"/>
        </w:r>
      </w:hyperlink>
    </w:p>
    <w:p w14:paraId="28842E0B" w14:textId="1FCFC77B" w:rsidR="00C9395B" w:rsidRDefault="00C9395B">
      <w:pPr>
        <w:pStyle w:val="TDC1"/>
        <w:tabs>
          <w:tab w:val="right" w:leader="dot" w:pos="9350"/>
        </w:tabs>
        <w:rPr>
          <w:rFonts w:asciiTheme="minorHAnsi" w:eastAsiaTheme="minorEastAsia" w:hAnsiTheme="minorHAnsi" w:cstheme="minorBidi"/>
          <w:b w:val="0"/>
          <w:bCs w:val="0"/>
          <w:caps w:val="0"/>
          <w:noProof/>
          <w:sz w:val="22"/>
          <w:szCs w:val="22"/>
          <w:lang w:eastAsia="es-BO"/>
        </w:rPr>
      </w:pPr>
      <w:hyperlink w:anchor="_Toc201090364" w:history="1">
        <w:r w:rsidRPr="009C1C70">
          <w:rPr>
            <w:rStyle w:val="Hipervnculo"/>
            <w:noProof/>
          </w:rPr>
          <w:t>Anexos</w:t>
        </w:r>
        <w:r>
          <w:rPr>
            <w:noProof/>
            <w:webHidden/>
          </w:rPr>
          <w:tab/>
        </w:r>
        <w:r>
          <w:rPr>
            <w:noProof/>
            <w:webHidden/>
          </w:rPr>
          <w:fldChar w:fldCharType="begin"/>
        </w:r>
        <w:r>
          <w:rPr>
            <w:noProof/>
            <w:webHidden/>
          </w:rPr>
          <w:instrText xml:space="preserve"> PAGEREF _Toc201090364 \h </w:instrText>
        </w:r>
        <w:r>
          <w:rPr>
            <w:noProof/>
            <w:webHidden/>
          </w:rPr>
        </w:r>
        <w:r>
          <w:rPr>
            <w:noProof/>
            <w:webHidden/>
          </w:rPr>
          <w:fldChar w:fldCharType="separate"/>
        </w:r>
        <w:r>
          <w:rPr>
            <w:noProof/>
            <w:webHidden/>
          </w:rPr>
          <w:t>129</w:t>
        </w:r>
        <w:r>
          <w:rPr>
            <w:noProof/>
            <w:webHidden/>
          </w:rPr>
          <w:fldChar w:fldCharType="end"/>
        </w:r>
      </w:hyperlink>
    </w:p>
    <w:p w14:paraId="60312AEB" w14:textId="71E71FCE" w:rsidR="00303666" w:rsidRDefault="0080769F" w:rsidP="009D4DDE">
      <w:pPr>
        <w:pStyle w:val="Estilo0"/>
      </w:pPr>
      <w:r>
        <w:lastRenderedPageBreak/>
        <w:fldChar w:fldCharType="end"/>
      </w:r>
      <w:bookmarkStart w:id="9" w:name="_Toc201090232"/>
      <w:r w:rsidR="00303666">
        <w:t>INDICE DE FIGURAS</w:t>
      </w:r>
      <w:bookmarkEnd w:id="9"/>
    </w:p>
    <w:p w14:paraId="598F6334" w14:textId="5563A870" w:rsidR="00C9395B" w:rsidRDefault="008F5734">
      <w:pPr>
        <w:pStyle w:val="Tabladeilustraciones"/>
        <w:tabs>
          <w:tab w:val="right" w:leader="dot" w:pos="9350"/>
        </w:tabs>
        <w:rPr>
          <w:rFonts w:asciiTheme="minorHAnsi" w:eastAsiaTheme="minorEastAsia" w:hAnsiTheme="minorHAnsi"/>
          <w:noProof/>
          <w:sz w:val="22"/>
          <w:lang w:eastAsia="es-BO"/>
        </w:rPr>
      </w:pPr>
      <w:r>
        <w:fldChar w:fldCharType="begin"/>
      </w:r>
      <w:r>
        <w:instrText xml:space="preserve"> TOC \h \z \c "Figura" </w:instrText>
      </w:r>
      <w:r>
        <w:fldChar w:fldCharType="separate"/>
      </w:r>
      <w:hyperlink w:anchor="_Toc201090365" w:history="1">
        <w:r w:rsidR="00C9395B" w:rsidRPr="006D3EE4">
          <w:rPr>
            <w:rStyle w:val="Hipervnculo"/>
            <w:noProof/>
          </w:rPr>
          <w:t xml:space="preserve">Figura 1 </w:t>
        </w:r>
        <w:r w:rsidR="00C9395B" w:rsidRPr="006D3EE4">
          <w:rPr>
            <w:rStyle w:val="Hipervnculo"/>
            <w:i/>
            <w:iCs/>
            <w:noProof/>
          </w:rPr>
          <w:t>Introducción a redes neuronales</w:t>
        </w:r>
        <w:r w:rsidR="00C9395B">
          <w:rPr>
            <w:noProof/>
            <w:webHidden/>
          </w:rPr>
          <w:tab/>
        </w:r>
        <w:r w:rsidR="00C9395B">
          <w:rPr>
            <w:noProof/>
            <w:webHidden/>
          </w:rPr>
          <w:fldChar w:fldCharType="begin"/>
        </w:r>
        <w:r w:rsidR="00C9395B">
          <w:rPr>
            <w:noProof/>
            <w:webHidden/>
          </w:rPr>
          <w:instrText xml:space="preserve"> PAGEREF _Toc201090365 \h </w:instrText>
        </w:r>
        <w:r w:rsidR="00C9395B">
          <w:rPr>
            <w:noProof/>
            <w:webHidden/>
          </w:rPr>
        </w:r>
        <w:r w:rsidR="00C9395B">
          <w:rPr>
            <w:noProof/>
            <w:webHidden/>
          </w:rPr>
          <w:fldChar w:fldCharType="separate"/>
        </w:r>
        <w:r w:rsidR="00C9395B">
          <w:rPr>
            <w:noProof/>
            <w:webHidden/>
          </w:rPr>
          <w:t>18</w:t>
        </w:r>
        <w:r w:rsidR="00C9395B">
          <w:rPr>
            <w:noProof/>
            <w:webHidden/>
          </w:rPr>
          <w:fldChar w:fldCharType="end"/>
        </w:r>
      </w:hyperlink>
    </w:p>
    <w:p w14:paraId="6CDD9821" w14:textId="10FE19AB"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66" w:history="1">
        <w:r w:rsidRPr="006D3EE4">
          <w:rPr>
            <w:rStyle w:val="Hipervnculo"/>
            <w:noProof/>
          </w:rPr>
          <w:t>Figura 2  Estructura simple de una red neuronal</w:t>
        </w:r>
        <w:r>
          <w:rPr>
            <w:noProof/>
            <w:webHidden/>
          </w:rPr>
          <w:tab/>
        </w:r>
        <w:r>
          <w:rPr>
            <w:noProof/>
            <w:webHidden/>
          </w:rPr>
          <w:fldChar w:fldCharType="begin"/>
        </w:r>
        <w:r>
          <w:rPr>
            <w:noProof/>
            <w:webHidden/>
          </w:rPr>
          <w:instrText xml:space="preserve"> PAGEREF _Toc201090366 \h </w:instrText>
        </w:r>
        <w:r>
          <w:rPr>
            <w:noProof/>
            <w:webHidden/>
          </w:rPr>
        </w:r>
        <w:r>
          <w:rPr>
            <w:noProof/>
            <w:webHidden/>
          </w:rPr>
          <w:fldChar w:fldCharType="separate"/>
        </w:r>
        <w:r>
          <w:rPr>
            <w:noProof/>
            <w:webHidden/>
          </w:rPr>
          <w:t>19</w:t>
        </w:r>
        <w:r>
          <w:rPr>
            <w:noProof/>
            <w:webHidden/>
          </w:rPr>
          <w:fldChar w:fldCharType="end"/>
        </w:r>
      </w:hyperlink>
    </w:p>
    <w:p w14:paraId="0C222CD1" w14:textId="55DC47C9"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67" w:history="1">
        <w:r w:rsidRPr="006D3EE4">
          <w:rPr>
            <w:rStyle w:val="Hipervnculo"/>
            <w:noProof/>
          </w:rPr>
          <w:t xml:space="preserve">Figura 3 </w:t>
        </w:r>
        <w:r w:rsidRPr="006D3EE4">
          <w:rPr>
            <w:rStyle w:val="Hipervnculo"/>
            <w:i/>
            <w:iCs/>
            <w:noProof/>
          </w:rPr>
          <w:t>Función de activación</w:t>
        </w:r>
        <w:r>
          <w:rPr>
            <w:noProof/>
            <w:webHidden/>
          </w:rPr>
          <w:tab/>
        </w:r>
        <w:r>
          <w:rPr>
            <w:noProof/>
            <w:webHidden/>
          </w:rPr>
          <w:fldChar w:fldCharType="begin"/>
        </w:r>
        <w:r>
          <w:rPr>
            <w:noProof/>
            <w:webHidden/>
          </w:rPr>
          <w:instrText xml:space="preserve"> PAGEREF _Toc201090367 \h </w:instrText>
        </w:r>
        <w:r>
          <w:rPr>
            <w:noProof/>
            <w:webHidden/>
          </w:rPr>
        </w:r>
        <w:r>
          <w:rPr>
            <w:noProof/>
            <w:webHidden/>
          </w:rPr>
          <w:fldChar w:fldCharType="separate"/>
        </w:r>
        <w:r>
          <w:rPr>
            <w:noProof/>
            <w:webHidden/>
          </w:rPr>
          <w:t>20</w:t>
        </w:r>
        <w:r>
          <w:rPr>
            <w:noProof/>
            <w:webHidden/>
          </w:rPr>
          <w:fldChar w:fldCharType="end"/>
        </w:r>
      </w:hyperlink>
    </w:p>
    <w:p w14:paraId="161E0719" w14:textId="7972B578"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68" w:history="1">
        <w:r w:rsidRPr="006D3EE4">
          <w:rPr>
            <w:rStyle w:val="Hipervnculo"/>
            <w:noProof/>
          </w:rPr>
          <w:t xml:space="preserve">Figura 4 </w:t>
        </w:r>
        <w:r w:rsidRPr="006D3EE4">
          <w:rPr>
            <w:rStyle w:val="Hipervnculo"/>
            <w:i/>
            <w:iCs/>
            <w:noProof/>
          </w:rPr>
          <w:t>Función de paso binario</w:t>
        </w:r>
        <w:r>
          <w:rPr>
            <w:noProof/>
            <w:webHidden/>
          </w:rPr>
          <w:tab/>
        </w:r>
        <w:r>
          <w:rPr>
            <w:noProof/>
            <w:webHidden/>
          </w:rPr>
          <w:fldChar w:fldCharType="begin"/>
        </w:r>
        <w:r>
          <w:rPr>
            <w:noProof/>
            <w:webHidden/>
          </w:rPr>
          <w:instrText xml:space="preserve"> PAGEREF _Toc201090368 \h </w:instrText>
        </w:r>
        <w:r>
          <w:rPr>
            <w:noProof/>
            <w:webHidden/>
          </w:rPr>
        </w:r>
        <w:r>
          <w:rPr>
            <w:noProof/>
            <w:webHidden/>
          </w:rPr>
          <w:fldChar w:fldCharType="separate"/>
        </w:r>
        <w:r>
          <w:rPr>
            <w:noProof/>
            <w:webHidden/>
          </w:rPr>
          <w:t>21</w:t>
        </w:r>
        <w:r>
          <w:rPr>
            <w:noProof/>
            <w:webHidden/>
          </w:rPr>
          <w:fldChar w:fldCharType="end"/>
        </w:r>
      </w:hyperlink>
    </w:p>
    <w:p w14:paraId="19031444" w14:textId="5E3AD284"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69" w:history="1">
        <w:r w:rsidRPr="006D3EE4">
          <w:rPr>
            <w:rStyle w:val="Hipervnculo"/>
            <w:noProof/>
          </w:rPr>
          <w:t xml:space="preserve">Figura 5 </w:t>
        </w:r>
        <w:r w:rsidRPr="006D3EE4">
          <w:rPr>
            <w:rStyle w:val="Hipervnculo"/>
            <w:i/>
            <w:iCs/>
            <w:noProof/>
          </w:rPr>
          <w:t>Función de activación lineal</w:t>
        </w:r>
        <w:r>
          <w:rPr>
            <w:noProof/>
            <w:webHidden/>
          </w:rPr>
          <w:tab/>
        </w:r>
        <w:r>
          <w:rPr>
            <w:noProof/>
            <w:webHidden/>
          </w:rPr>
          <w:fldChar w:fldCharType="begin"/>
        </w:r>
        <w:r>
          <w:rPr>
            <w:noProof/>
            <w:webHidden/>
          </w:rPr>
          <w:instrText xml:space="preserve"> PAGEREF _Toc201090369 \h </w:instrText>
        </w:r>
        <w:r>
          <w:rPr>
            <w:noProof/>
            <w:webHidden/>
          </w:rPr>
        </w:r>
        <w:r>
          <w:rPr>
            <w:noProof/>
            <w:webHidden/>
          </w:rPr>
          <w:fldChar w:fldCharType="separate"/>
        </w:r>
        <w:r>
          <w:rPr>
            <w:noProof/>
            <w:webHidden/>
          </w:rPr>
          <w:t>22</w:t>
        </w:r>
        <w:r>
          <w:rPr>
            <w:noProof/>
            <w:webHidden/>
          </w:rPr>
          <w:fldChar w:fldCharType="end"/>
        </w:r>
      </w:hyperlink>
    </w:p>
    <w:p w14:paraId="262D2170" w14:textId="73F8385D"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70" w:history="1">
        <w:r w:rsidRPr="006D3EE4">
          <w:rPr>
            <w:rStyle w:val="Hipervnculo"/>
            <w:noProof/>
          </w:rPr>
          <w:t>Figura 6 Función de activación Sigmoid/Logistic</w:t>
        </w:r>
        <w:r>
          <w:rPr>
            <w:noProof/>
            <w:webHidden/>
          </w:rPr>
          <w:tab/>
        </w:r>
        <w:r>
          <w:rPr>
            <w:noProof/>
            <w:webHidden/>
          </w:rPr>
          <w:fldChar w:fldCharType="begin"/>
        </w:r>
        <w:r>
          <w:rPr>
            <w:noProof/>
            <w:webHidden/>
          </w:rPr>
          <w:instrText xml:space="preserve"> PAGEREF _Toc201090370 \h </w:instrText>
        </w:r>
        <w:r>
          <w:rPr>
            <w:noProof/>
            <w:webHidden/>
          </w:rPr>
        </w:r>
        <w:r>
          <w:rPr>
            <w:noProof/>
            <w:webHidden/>
          </w:rPr>
          <w:fldChar w:fldCharType="separate"/>
        </w:r>
        <w:r>
          <w:rPr>
            <w:noProof/>
            <w:webHidden/>
          </w:rPr>
          <w:t>23</w:t>
        </w:r>
        <w:r>
          <w:rPr>
            <w:noProof/>
            <w:webHidden/>
          </w:rPr>
          <w:fldChar w:fldCharType="end"/>
        </w:r>
      </w:hyperlink>
    </w:p>
    <w:p w14:paraId="2C688A06" w14:textId="6CB5D1F9"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71" w:history="1">
        <w:r w:rsidRPr="006D3EE4">
          <w:rPr>
            <w:rStyle w:val="Hipervnculo"/>
            <w:noProof/>
          </w:rPr>
          <w:t xml:space="preserve">Figura 7 </w:t>
        </w:r>
        <w:r w:rsidRPr="006D3EE4">
          <w:rPr>
            <w:rStyle w:val="Hipervnculo"/>
            <w:i/>
            <w:iCs/>
            <w:noProof/>
          </w:rPr>
          <w:t>Función Tanh</w:t>
        </w:r>
        <w:r>
          <w:rPr>
            <w:noProof/>
            <w:webHidden/>
          </w:rPr>
          <w:tab/>
        </w:r>
        <w:r>
          <w:rPr>
            <w:noProof/>
            <w:webHidden/>
          </w:rPr>
          <w:fldChar w:fldCharType="begin"/>
        </w:r>
        <w:r>
          <w:rPr>
            <w:noProof/>
            <w:webHidden/>
          </w:rPr>
          <w:instrText xml:space="preserve"> PAGEREF _Toc201090371 \h </w:instrText>
        </w:r>
        <w:r>
          <w:rPr>
            <w:noProof/>
            <w:webHidden/>
          </w:rPr>
        </w:r>
        <w:r>
          <w:rPr>
            <w:noProof/>
            <w:webHidden/>
          </w:rPr>
          <w:fldChar w:fldCharType="separate"/>
        </w:r>
        <w:r>
          <w:rPr>
            <w:noProof/>
            <w:webHidden/>
          </w:rPr>
          <w:t>24</w:t>
        </w:r>
        <w:r>
          <w:rPr>
            <w:noProof/>
            <w:webHidden/>
          </w:rPr>
          <w:fldChar w:fldCharType="end"/>
        </w:r>
      </w:hyperlink>
    </w:p>
    <w:p w14:paraId="4183D4D5" w14:textId="0599770E"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72" w:history="1">
        <w:r w:rsidRPr="006D3EE4">
          <w:rPr>
            <w:rStyle w:val="Hipervnculo"/>
            <w:noProof/>
          </w:rPr>
          <w:t xml:space="preserve">Figura 8 </w:t>
        </w:r>
        <w:r w:rsidRPr="006D3EE4">
          <w:rPr>
            <w:rStyle w:val="Hipervnculo"/>
            <w:i/>
            <w:iCs/>
            <w:noProof/>
          </w:rPr>
          <w:t>Función ReLu</w:t>
        </w:r>
        <w:r>
          <w:rPr>
            <w:noProof/>
            <w:webHidden/>
          </w:rPr>
          <w:tab/>
        </w:r>
        <w:r>
          <w:rPr>
            <w:noProof/>
            <w:webHidden/>
          </w:rPr>
          <w:fldChar w:fldCharType="begin"/>
        </w:r>
        <w:r>
          <w:rPr>
            <w:noProof/>
            <w:webHidden/>
          </w:rPr>
          <w:instrText xml:space="preserve"> PAGEREF _Toc201090372 \h </w:instrText>
        </w:r>
        <w:r>
          <w:rPr>
            <w:noProof/>
            <w:webHidden/>
          </w:rPr>
        </w:r>
        <w:r>
          <w:rPr>
            <w:noProof/>
            <w:webHidden/>
          </w:rPr>
          <w:fldChar w:fldCharType="separate"/>
        </w:r>
        <w:r>
          <w:rPr>
            <w:noProof/>
            <w:webHidden/>
          </w:rPr>
          <w:t>25</w:t>
        </w:r>
        <w:r>
          <w:rPr>
            <w:noProof/>
            <w:webHidden/>
          </w:rPr>
          <w:fldChar w:fldCharType="end"/>
        </w:r>
      </w:hyperlink>
    </w:p>
    <w:p w14:paraId="7988C23F" w14:textId="65229423"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73" w:history="1">
        <w:r w:rsidRPr="006D3EE4">
          <w:rPr>
            <w:rStyle w:val="Hipervnculo"/>
            <w:noProof/>
          </w:rPr>
          <w:t xml:space="preserve">Figura 9 </w:t>
        </w:r>
        <w:r w:rsidRPr="006D3EE4">
          <w:rPr>
            <w:rStyle w:val="Hipervnculo"/>
            <w:i/>
            <w:iCs/>
            <w:noProof/>
          </w:rPr>
          <w:t>Funcionamiento de una red neuronal convolucional</w:t>
        </w:r>
        <w:r>
          <w:rPr>
            <w:noProof/>
            <w:webHidden/>
          </w:rPr>
          <w:tab/>
        </w:r>
        <w:r>
          <w:rPr>
            <w:noProof/>
            <w:webHidden/>
          </w:rPr>
          <w:fldChar w:fldCharType="begin"/>
        </w:r>
        <w:r>
          <w:rPr>
            <w:noProof/>
            <w:webHidden/>
          </w:rPr>
          <w:instrText xml:space="preserve"> PAGEREF _Toc201090373 \h </w:instrText>
        </w:r>
        <w:r>
          <w:rPr>
            <w:noProof/>
            <w:webHidden/>
          </w:rPr>
        </w:r>
        <w:r>
          <w:rPr>
            <w:noProof/>
            <w:webHidden/>
          </w:rPr>
          <w:fldChar w:fldCharType="separate"/>
        </w:r>
        <w:r>
          <w:rPr>
            <w:noProof/>
            <w:webHidden/>
          </w:rPr>
          <w:t>28</w:t>
        </w:r>
        <w:r>
          <w:rPr>
            <w:noProof/>
            <w:webHidden/>
          </w:rPr>
          <w:fldChar w:fldCharType="end"/>
        </w:r>
      </w:hyperlink>
    </w:p>
    <w:p w14:paraId="0E90E70C" w14:textId="3169553A"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74" w:history="1">
        <w:r w:rsidRPr="006D3EE4">
          <w:rPr>
            <w:rStyle w:val="Hipervnculo"/>
            <w:noProof/>
          </w:rPr>
          <w:t xml:space="preserve">Figura 10 </w:t>
        </w:r>
        <w:r w:rsidRPr="006D3EE4">
          <w:rPr>
            <w:rStyle w:val="Hipervnculo"/>
            <w:i/>
            <w:iCs/>
            <w:noProof/>
          </w:rPr>
          <w:t>Operación de convolución</w:t>
        </w:r>
        <w:r>
          <w:rPr>
            <w:noProof/>
            <w:webHidden/>
          </w:rPr>
          <w:tab/>
        </w:r>
        <w:r>
          <w:rPr>
            <w:noProof/>
            <w:webHidden/>
          </w:rPr>
          <w:fldChar w:fldCharType="begin"/>
        </w:r>
        <w:r>
          <w:rPr>
            <w:noProof/>
            <w:webHidden/>
          </w:rPr>
          <w:instrText xml:space="preserve"> PAGEREF _Toc201090374 \h </w:instrText>
        </w:r>
        <w:r>
          <w:rPr>
            <w:noProof/>
            <w:webHidden/>
          </w:rPr>
        </w:r>
        <w:r>
          <w:rPr>
            <w:noProof/>
            <w:webHidden/>
          </w:rPr>
          <w:fldChar w:fldCharType="separate"/>
        </w:r>
        <w:r>
          <w:rPr>
            <w:noProof/>
            <w:webHidden/>
          </w:rPr>
          <w:t>29</w:t>
        </w:r>
        <w:r>
          <w:rPr>
            <w:noProof/>
            <w:webHidden/>
          </w:rPr>
          <w:fldChar w:fldCharType="end"/>
        </w:r>
      </w:hyperlink>
    </w:p>
    <w:p w14:paraId="67FC6A15" w14:textId="6A7AF17C"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75" w:history="1">
        <w:r w:rsidRPr="006D3EE4">
          <w:rPr>
            <w:rStyle w:val="Hipervnculo"/>
            <w:noProof/>
          </w:rPr>
          <w:t xml:space="preserve">Figura 11 </w:t>
        </w:r>
        <w:r w:rsidRPr="006D3EE4">
          <w:rPr>
            <w:rStyle w:val="Hipervnculo"/>
            <w:i/>
            <w:iCs/>
            <w:noProof/>
          </w:rPr>
          <w:t>Capa de agrupación</w:t>
        </w:r>
        <w:r>
          <w:rPr>
            <w:noProof/>
            <w:webHidden/>
          </w:rPr>
          <w:tab/>
        </w:r>
        <w:r>
          <w:rPr>
            <w:noProof/>
            <w:webHidden/>
          </w:rPr>
          <w:fldChar w:fldCharType="begin"/>
        </w:r>
        <w:r>
          <w:rPr>
            <w:noProof/>
            <w:webHidden/>
          </w:rPr>
          <w:instrText xml:space="preserve"> PAGEREF _Toc201090375 \h </w:instrText>
        </w:r>
        <w:r>
          <w:rPr>
            <w:noProof/>
            <w:webHidden/>
          </w:rPr>
        </w:r>
        <w:r>
          <w:rPr>
            <w:noProof/>
            <w:webHidden/>
          </w:rPr>
          <w:fldChar w:fldCharType="separate"/>
        </w:r>
        <w:r>
          <w:rPr>
            <w:noProof/>
            <w:webHidden/>
          </w:rPr>
          <w:t>30</w:t>
        </w:r>
        <w:r>
          <w:rPr>
            <w:noProof/>
            <w:webHidden/>
          </w:rPr>
          <w:fldChar w:fldCharType="end"/>
        </w:r>
      </w:hyperlink>
    </w:p>
    <w:p w14:paraId="597EA6B5" w14:textId="5C9FC665"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76" w:history="1">
        <w:r w:rsidRPr="006D3EE4">
          <w:rPr>
            <w:rStyle w:val="Hipervnculo"/>
            <w:noProof/>
          </w:rPr>
          <w:t>Figura 12 Capa totalmente conectada y procesos de capas anteriores</w:t>
        </w:r>
        <w:r>
          <w:rPr>
            <w:noProof/>
            <w:webHidden/>
          </w:rPr>
          <w:tab/>
        </w:r>
        <w:r>
          <w:rPr>
            <w:noProof/>
            <w:webHidden/>
          </w:rPr>
          <w:fldChar w:fldCharType="begin"/>
        </w:r>
        <w:r>
          <w:rPr>
            <w:noProof/>
            <w:webHidden/>
          </w:rPr>
          <w:instrText xml:space="preserve"> PAGEREF _Toc201090376 \h </w:instrText>
        </w:r>
        <w:r>
          <w:rPr>
            <w:noProof/>
            <w:webHidden/>
          </w:rPr>
        </w:r>
        <w:r>
          <w:rPr>
            <w:noProof/>
            <w:webHidden/>
          </w:rPr>
          <w:fldChar w:fldCharType="separate"/>
        </w:r>
        <w:r>
          <w:rPr>
            <w:noProof/>
            <w:webHidden/>
          </w:rPr>
          <w:t>32</w:t>
        </w:r>
        <w:r>
          <w:rPr>
            <w:noProof/>
            <w:webHidden/>
          </w:rPr>
          <w:fldChar w:fldCharType="end"/>
        </w:r>
      </w:hyperlink>
    </w:p>
    <w:p w14:paraId="6ACE49FD" w14:textId="061095DA"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77" w:history="1">
        <w:r w:rsidRPr="006D3EE4">
          <w:rPr>
            <w:rStyle w:val="Hipervnculo"/>
            <w:noProof/>
          </w:rPr>
          <w:t xml:space="preserve">Figura 13 </w:t>
        </w:r>
        <w:r w:rsidRPr="006D3EE4">
          <w:rPr>
            <w:rStyle w:val="Hipervnculo"/>
            <w:i/>
            <w:iCs/>
            <w:noProof/>
          </w:rPr>
          <w:t>Neurona recurrente</w:t>
        </w:r>
        <w:r>
          <w:rPr>
            <w:noProof/>
            <w:webHidden/>
          </w:rPr>
          <w:tab/>
        </w:r>
        <w:r>
          <w:rPr>
            <w:noProof/>
            <w:webHidden/>
          </w:rPr>
          <w:fldChar w:fldCharType="begin"/>
        </w:r>
        <w:r>
          <w:rPr>
            <w:noProof/>
            <w:webHidden/>
          </w:rPr>
          <w:instrText xml:space="preserve"> PAGEREF _Toc201090377 \h </w:instrText>
        </w:r>
        <w:r>
          <w:rPr>
            <w:noProof/>
            <w:webHidden/>
          </w:rPr>
        </w:r>
        <w:r>
          <w:rPr>
            <w:noProof/>
            <w:webHidden/>
          </w:rPr>
          <w:fldChar w:fldCharType="separate"/>
        </w:r>
        <w:r>
          <w:rPr>
            <w:noProof/>
            <w:webHidden/>
          </w:rPr>
          <w:t>36</w:t>
        </w:r>
        <w:r>
          <w:rPr>
            <w:noProof/>
            <w:webHidden/>
          </w:rPr>
          <w:fldChar w:fldCharType="end"/>
        </w:r>
      </w:hyperlink>
    </w:p>
    <w:p w14:paraId="06F95FC2" w14:textId="75AEF7C4"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78" w:history="1">
        <w:r w:rsidRPr="006D3EE4">
          <w:rPr>
            <w:rStyle w:val="Hipervnculo"/>
            <w:noProof/>
          </w:rPr>
          <w:t xml:space="preserve">Figura 14 </w:t>
        </w:r>
        <w:r w:rsidRPr="006D3EE4">
          <w:rPr>
            <w:rStyle w:val="Hipervnculo"/>
            <w:i/>
            <w:iCs/>
            <w:noProof/>
          </w:rPr>
          <w:t>YoloV5 grafica de rendimiento</w:t>
        </w:r>
        <w:r>
          <w:rPr>
            <w:noProof/>
            <w:webHidden/>
          </w:rPr>
          <w:tab/>
        </w:r>
        <w:r>
          <w:rPr>
            <w:noProof/>
            <w:webHidden/>
          </w:rPr>
          <w:fldChar w:fldCharType="begin"/>
        </w:r>
        <w:r>
          <w:rPr>
            <w:noProof/>
            <w:webHidden/>
          </w:rPr>
          <w:instrText xml:space="preserve"> PAGEREF _Toc201090378 \h </w:instrText>
        </w:r>
        <w:r>
          <w:rPr>
            <w:noProof/>
            <w:webHidden/>
          </w:rPr>
        </w:r>
        <w:r>
          <w:rPr>
            <w:noProof/>
            <w:webHidden/>
          </w:rPr>
          <w:fldChar w:fldCharType="separate"/>
        </w:r>
        <w:r>
          <w:rPr>
            <w:noProof/>
            <w:webHidden/>
          </w:rPr>
          <w:t>44</w:t>
        </w:r>
        <w:r>
          <w:rPr>
            <w:noProof/>
            <w:webHidden/>
          </w:rPr>
          <w:fldChar w:fldCharType="end"/>
        </w:r>
      </w:hyperlink>
    </w:p>
    <w:p w14:paraId="27DB37DF" w14:textId="465B762B"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79" w:history="1">
        <w:r w:rsidRPr="006D3EE4">
          <w:rPr>
            <w:rStyle w:val="Hipervnculo"/>
            <w:noProof/>
          </w:rPr>
          <w:t xml:space="preserve">Figura 15 </w:t>
        </w:r>
        <w:r w:rsidRPr="006D3EE4">
          <w:rPr>
            <w:rStyle w:val="Hipervnculo"/>
            <w:i/>
            <w:iCs/>
            <w:noProof/>
          </w:rPr>
          <w:t>Metodología Mobile-D</w:t>
        </w:r>
        <w:r>
          <w:rPr>
            <w:noProof/>
            <w:webHidden/>
          </w:rPr>
          <w:tab/>
        </w:r>
        <w:r>
          <w:rPr>
            <w:noProof/>
            <w:webHidden/>
          </w:rPr>
          <w:fldChar w:fldCharType="begin"/>
        </w:r>
        <w:r>
          <w:rPr>
            <w:noProof/>
            <w:webHidden/>
          </w:rPr>
          <w:instrText xml:space="preserve"> PAGEREF _Toc201090379 \h </w:instrText>
        </w:r>
        <w:r>
          <w:rPr>
            <w:noProof/>
            <w:webHidden/>
          </w:rPr>
        </w:r>
        <w:r>
          <w:rPr>
            <w:noProof/>
            <w:webHidden/>
          </w:rPr>
          <w:fldChar w:fldCharType="separate"/>
        </w:r>
        <w:r>
          <w:rPr>
            <w:noProof/>
            <w:webHidden/>
          </w:rPr>
          <w:t>46</w:t>
        </w:r>
        <w:r>
          <w:rPr>
            <w:noProof/>
            <w:webHidden/>
          </w:rPr>
          <w:fldChar w:fldCharType="end"/>
        </w:r>
      </w:hyperlink>
    </w:p>
    <w:p w14:paraId="1FFB27CD" w14:textId="2474AEBE"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80" w:history="1">
        <w:r w:rsidRPr="006D3EE4">
          <w:rPr>
            <w:rStyle w:val="Hipervnculo"/>
            <w:noProof/>
          </w:rPr>
          <w:t xml:space="preserve">Figura 16 </w:t>
        </w:r>
        <w:r w:rsidRPr="006D3EE4">
          <w:rPr>
            <w:rStyle w:val="Hipervnculo"/>
            <w:i/>
            <w:iCs/>
            <w:noProof/>
          </w:rPr>
          <w:t>Logo VsCode</w:t>
        </w:r>
        <w:r>
          <w:rPr>
            <w:noProof/>
            <w:webHidden/>
          </w:rPr>
          <w:tab/>
        </w:r>
        <w:r>
          <w:rPr>
            <w:noProof/>
            <w:webHidden/>
          </w:rPr>
          <w:fldChar w:fldCharType="begin"/>
        </w:r>
        <w:r>
          <w:rPr>
            <w:noProof/>
            <w:webHidden/>
          </w:rPr>
          <w:instrText xml:space="preserve"> PAGEREF _Toc201090380 \h </w:instrText>
        </w:r>
        <w:r>
          <w:rPr>
            <w:noProof/>
            <w:webHidden/>
          </w:rPr>
        </w:r>
        <w:r>
          <w:rPr>
            <w:noProof/>
            <w:webHidden/>
          </w:rPr>
          <w:fldChar w:fldCharType="separate"/>
        </w:r>
        <w:r>
          <w:rPr>
            <w:noProof/>
            <w:webHidden/>
          </w:rPr>
          <w:t>54</w:t>
        </w:r>
        <w:r>
          <w:rPr>
            <w:noProof/>
            <w:webHidden/>
          </w:rPr>
          <w:fldChar w:fldCharType="end"/>
        </w:r>
      </w:hyperlink>
    </w:p>
    <w:p w14:paraId="0132A963" w14:textId="31C5120C"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81" w:history="1">
        <w:r w:rsidRPr="006D3EE4">
          <w:rPr>
            <w:rStyle w:val="Hipervnculo"/>
            <w:noProof/>
          </w:rPr>
          <w:t xml:space="preserve">Figura 17 </w:t>
        </w:r>
        <w:r w:rsidRPr="006D3EE4">
          <w:rPr>
            <w:rStyle w:val="Hipervnculo"/>
            <w:i/>
            <w:iCs/>
            <w:noProof/>
          </w:rPr>
          <w:t>Logo Colab</w:t>
        </w:r>
        <w:r>
          <w:rPr>
            <w:noProof/>
            <w:webHidden/>
          </w:rPr>
          <w:tab/>
        </w:r>
        <w:r>
          <w:rPr>
            <w:noProof/>
            <w:webHidden/>
          </w:rPr>
          <w:fldChar w:fldCharType="begin"/>
        </w:r>
        <w:r>
          <w:rPr>
            <w:noProof/>
            <w:webHidden/>
          </w:rPr>
          <w:instrText xml:space="preserve"> PAGEREF _Toc201090381 \h </w:instrText>
        </w:r>
        <w:r>
          <w:rPr>
            <w:noProof/>
            <w:webHidden/>
          </w:rPr>
        </w:r>
        <w:r>
          <w:rPr>
            <w:noProof/>
            <w:webHidden/>
          </w:rPr>
          <w:fldChar w:fldCharType="separate"/>
        </w:r>
        <w:r>
          <w:rPr>
            <w:noProof/>
            <w:webHidden/>
          </w:rPr>
          <w:t>54</w:t>
        </w:r>
        <w:r>
          <w:rPr>
            <w:noProof/>
            <w:webHidden/>
          </w:rPr>
          <w:fldChar w:fldCharType="end"/>
        </w:r>
      </w:hyperlink>
    </w:p>
    <w:p w14:paraId="0F98DA23" w14:textId="4892255B"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82" w:history="1">
        <w:r w:rsidRPr="006D3EE4">
          <w:rPr>
            <w:rStyle w:val="Hipervnculo"/>
            <w:noProof/>
          </w:rPr>
          <w:t xml:space="preserve">Figura 18 </w:t>
        </w:r>
        <w:r w:rsidRPr="006D3EE4">
          <w:rPr>
            <w:rStyle w:val="Hipervnculo"/>
            <w:i/>
            <w:iCs/>
            <w:noProof/>
          </w:rPr>
          <w:t>Logo Android Studio</w:t>
        </w:r>
        <w:r>
          <w:rPr>
            <w:noProof/>
            <w:webHidden/>
          </w:rPr>
          <w:tab/>
        </w:r>
        <w:r>
          <w:rPr>
            <w:noProof/>
            <w:webHidden/>
          </w:rPr>
          <w:fldChar w:fldCharType="begin"/>
        </w:r>
        <w:r>
          <w:rPr>
            <w:noProof/>
            <w:webHidden/>
          </w:rPr>
          <w:instrText xml:space="preserve"> PAGEREF _Toc201090382 \h </w:instrText>
        </w:r>
        <w:r>
          <w:rPr>
            <w:noProof/>
            <w:webHidden/>
          </w:rPr>
        </w:r>
        <w:r>
          <w:rPr>
            <w:noProof/>
            <w:webHidden/>
          </w:rPr>
          <w:fldChar w:fldCharType="separate"/>
        </w:r>
        <w:r>
          <w:rPr>
            <w:noProof/>
            <w:webHidden/>
          </w:rPr>
          <w:t>55</w:t>
        </w:r>
        <w:r>
          <w:rPr>
            <w:noProof/>
            <w:webHidden/>
          </w:rPr>
          <w:fldChar w:fldCharType="end"/>
        </w:r>
      </w:hyperlink>
    </w:p>
    <w:p w14:paraId="75F539C5" w14:textId="38EF7FA5"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83" w:history="1">
        <w:r w:rsidRPr="006D3EE4">
          <w:rPr>
            <w:rStyle w:val="Hipervnculo"/>
            <w:noProof/>
          </w:rPr>
          <w:t xml:space="preserve">Figura 19 </w:t>
        </w:r>
        <w:r w:rsidRPr="006D3EE4">
          <w:rPr>
            <w:rStyle w:val="Hipervnculo"/>
            <w:i/>
            <w:iCs/>
            <w:noProof/>
          </w:rPr>
          <w:t>Logo Python</w:t>
        </w:r>
        <w:r>
          <w:rPr>
            <w:noProof/>
            <w:webHidden/>
          </w:rPr>
          <w:tab/>
        </w:r>
        <w:r>
          <w:rPr>
            <w:noProof/>
            <w:webHidden/>
          </w:rPr>
          <w:fldChar w:fldCharType="begin"/>
        </w:r>
        <w:r>
          <w:rPr>
            <w:noProof/>
            <w:webHidden/>
          </w:rPr>
          <w:instrText xml:space="preserve"> PAGEREF _Toc201090383 \h </w:instrText>
        </w:r>
        <w:r>
          <w:rPr>
            <w:noProof/>
            <w:webHidden/>
          </w:rPr>
        </w:r>
        <w:r>
          <w:rPr>
            <w:noProof/>
            <w:webHidden/>
          </w:rPr>
          <w:fldChar w:fldCharType="separate"/>
        </w:r>
        <w:r>
          <w:rPr>
            <w:noProof/>
            <w:webHidden/>
          </w:rPr>
          <w:t>55</w:t>
        </w:r>
        <w:r>
          <w:rPr>
            <w:noProof/>
            <w:webHidden/>
          </w:rPr>
          <w:fldChar w:fldCharType="end"/>
        </w:r>
      </w:hyperlink>
    </w:p>
    <w:p w14:paraId="5BB623BA" w14:textId="3D1C819B"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84" w:history="1">
        <w:r w:rsidRPr="006D3EE4">
          <w:rPr>
            <w:rStyle w:val="Hipervnculo"/>
            <w:noProof/>
          </w:rPr>
          <w:t xml:space="preserve">Figura 20 </w:t>
        </w:r>
        <w:r w:rsidRPr="006D3EE4">
          <w:rPr>
            <w:rStyle w:val="Hipervnculo"/>
            <w:i/>
            <w:iCs/>
            <w:noProof/>
          </w:rPr>
          <w:t>Logo YoloV5</w:t>
        </w:r>
        <w:r>
          <w:rPr>
            <w:noProof/>
            <w:webHidden/>
          </w:rPr>
          <w:tab/>
        </w:r>
        <w:r>
          <w:rPr>
            <w:noProof/>
            <w:webHidden/>
          </w:rPr>
          <w:fldChar w:fldCharType="begin"/>
        </w:r>
        <w:r>
          <w:rPr>
            <w:noProof/>
            <w:webHidden/>
          </w:rPr>
          <w:instrText xml:space="preserve"> PAGEREF _Toc201090384 \h </w:instrText>
        </w:r>
        <w:r>
          <w:rPr>
            <w:noProof/>
            <w:webHidden/>
          </w:rPr>
        </w:r>
        <w:r>
          <w:rPr>
            <w:noProof/>
            <w:webHidden/>
          </w:rPr>
          <w:fldChar w:fldCharType="separate"/>
        </w:r>
        <w:r>
          <w:rPr>
            <w:noProof/>
            <w:webHidden/>
          </w:rPr>
          <w:t>56</w:t>
        </w:r>
        <w:r>
          <w:rPr>
            <w:noProof/>
            <w:webHidden/>
          </w:rPr>
          <w:fldChar w:fldCharType="end"/>
        </w:r>
      </w:hyperlink>
    </w:p>
    <w:p w14:paraId="7585810A" w14:textId="7D4B42E3"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85" w:history="1">
        <w:r w:rsidRPr="006D3EE4">
          <w:rPr>
            <w:rStyle w:val="Hipervnculo"/>
            <w:noProof/>
          </w:rPr>
          <w:t xml:space="preserve">Figura 21 </w:t>
        </w:r>
        <w:r w:rsidRPr="006D3EE4">
          <w:rPr>
            <w:rStyle w:val="Hipervnculo"/>
            <w:i/>
            <w:iCs/>
            <w:noProof/>
          </w:rPr>
          <w:t>Logo TensorFLow</w:t>
        </w:r>
        <w:r>
          <w:rPr>
            <w:noProof/>
            <w:webHidden/>
          </w:rPr>
          <w:tab/>
        </w:r>
        <w:r>
          <w:rPr>
            <w:noProof/>
            <w:webHidden/>
          </w:rPr>
          <w:fldChar w:fldCharType="begin"/>
        </w:r>
        <w:r>
          <w:rPr>
            <w:noProof/>
            <w:webHidden/>
          </w:rPr>
          <w:instrText xml:space="preserve"> PAGEREF _Toc201090385 \h </w:instrText>
        </w:r>
        <w:r>
          <w:rPr>
            <w:noProof/>
            <w:webHidden/>
          </w:rPr>
        </w:r>
        <w:r>
          <w:rPr>
            <w:noProof/>
            <w:webHidden/>
          </w:rPr>
          <w:fldChar w:fldCharType="separate"/>
        </w:r>
        <w:r>
          <w:rPr>
            <w:noProof/>
            <w:webHidden/>
          </w:rPr>
          <w:t>56</w:t>
        </w:r>
        <w:r>
          <w:rPr>
            <w:noProof/>
            <w:webHidden/>
          </w:rPr>
          <w:fldChar w:fldCharType="end"/>
        </w:r>
      </w:hyperlink>
    </w:p>
    <w:p w14:paraId="1DB4611C" w14:textId="059CAE42"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86" w:history="1">
        <w:r w:rsidRPr="006D3EE4">
          <w:rPr>
            <w:rStyle w:val="Hipervnculo"/>
            <w:noProof/>
          </w:rPr>
          <w:t xml:space="preserve">Figura 22 </w:t>
        </w:r>
        <w:r w:rsidRPr="006D3EE4">
          <w:rPr>
            <w:rStyle w:val="Hipervnculo"/>
            <w:i/>
            <w:iCs/>
            <w:noProof/>
          </w:rPr>
          <w:t>Logo Kotlin</w:t>
        </w:r>
        <w:r>
          <w:rPr>
            <w:noProof/>
            <w:webHidden/>
          </w:rPr>
          <w:tab/>
        </w:r>
        <w:r>
          <w:rPr>
            <w:noProof/>
            <w:webHidden/>
          </w:rPr>
          <w:fldChar w:fldCharType="begin"/>
        </w:r>
        <w:r>
          <w:rPr>
            <w:noProof/>
            <w:webHidden/>
          </w:rPr>
          <w:instrText xml:space="preserve"> PAGEREF _Toc201090386 \h </w:instrText>
        </w:r>
        <w:r>
          <w:rPr>
            <w:noProof/>
            <w:webHidden/>
          </w:rPr>
        </w:r>
        <w:r>
          <w:rPr>
            <w:noProof/>
            <w:webHidden/>
          </w:rPr>
          <w:fldChar w:fldCharType="separate"/>
        </w:r>
        <w:r>
          <w:rPr>
            <w:noProof/>
            <w:webHidden/>
          </w:rPr>
          <w:t>57</w:t>
        </w:r>
        <w:r>
          <w:rPr>
            <w:noProof/>
            <w:webHidden/>
          </w:rPr>
          <w:fldChar w:fldCharType="end"/>
        </w:r>
      </w:hyperlink>
    </w:p>
    <w:p w14:paraId="2BFE280B" w14:textId="00CC850E"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87" w:history="1">
        <w:r w:rsidRPr="006D3EE4">
          <w:rPr>
            <w:rStyle w:val="Hipervnculo"/>
            <w:noProof/>
          </w:rPr>
          <w:t xml:space="preserve">Figura 23 </w:t>
        </w:r>
        <w:r w:rsidRPr="006D3EE4">
          <w:rPr>
            <w:rStyle w:val="Hipervnculo"/>
            <w:i/>
            <w:iCs/>
            <w:noProof/>
          </w:rPr>
          <w:t>Logo GitHub</w:t>
        </w:r>
        <w:r>
          <w:rPr>
            <w:noProof/>
            <w:webHidden/>
          </w:rPr>
          <w:tab/>
        </w:r>
        <w:r>
          <w:rPr>
            <w:noProof/>
            <w:webHidden/>
          </w:rPr>
          <w:fldChar w:fldCharType="begin"/>
        </w:r>
        <w:r>
          <w:rPr>
            <w:noProof/>
            <w:webHidden/>
          </w:rPr>
          <w:instrText xml:space="preserve"> PAGEREF _Toc201090387 \h </w:instrText>
        </w:r>
        <w:r>
          <w:rPr>
            <w:noProof/>
            <w:webHidden/>
          </w:rPr>
        </w:r>
        <w:r>
          <w:rPr>
            <w:noProof/>
            <w:webHidden/>
          </w:rPr>
          <w:fldChar w:fldCharType="separate"/>
        </w:r>
        <w:r>
          <w:rPr>
            <w:noProof/>
            <w:webHidden/>
          </w:rPr>
          <w:t>57</w:t>
        </w:r>
        <w:r>
          <w:rPr>
            <w:noProof/>
            <w:webHidden/>
          </w:rPr>
          <w:fldChar w:fldCharType="end"/>
        </w:r>
      </w:hyperlink>
    </w:p>
    <w:p w14:paraId="505302AA" w14:textId="7ACAE025"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88" w:history="1">
        <w:r w:rsidRPr="006D3EE4">
          <w:rPr>
            <w:rStyle w:val="Hipervnculo"/>
            <w:noProof/>
          </w:rPr>
          <w:t xml:space="preserve">Figura 24 </w:t>
        </w:r>
        <w:r w:rsidRPr="006D3EE4">
          <w:rPr>
            <w:rStyle w:val="Hipervnculo"/>
            <w:i/>
            <w:iCs/>
            <w:noProof/>
          </w:rPr>
          <w:t>Diseño de aplicación</w:t>
        </w:r>
        <w:r>
          <w:rPr>
            <w:noProof/>
            <w:webHidden/>
          </w:rPr>
          <w:tab/>
        </w:r>
        <w:r>
          <w:rPr>
            <w:noProof/>
            <w:webHidden/>
          </w:rPr>
          <w:fldChar w:fldCharType="begin"/>
        </w:r>
        <w:r>
          <w:rPr>
            <w:noProof/>
            <w:webHidden/>
          </w:rPr>
          <w:instrText xml:space="preserve"> PAGEREF _Toc201090388 \h </w:instrText>
        </w:r>
        <w:r>
          <w:rPr>
            <w:noProof/>
            <w:webHidden/>
          </w:rPr>
        </w:r>
        <w:r>
          <w:rPr>
            <w:noProof/>
            <w:webHidden/>
          </w:rPr>
          <w:fldChar w:fldCharType="separate"/>
        </w:r>
        <w:r>
          <w:rPr>
            <w:noProof/>
            <w:webHidden/>
          </w:rPr>
          <w:t>64</w:t>
        </w:r>
        <w:r>
          <w:rPr>
            <w:noProof/>
            <w:webHidden/>
          </w:rPr>
          <w:fldChar w:fldCharType="end"/>
        </w:r>
      </w:hyperlink>
    </w:p>
    <w:p w14:paraId="1B9A1757" w14:textId="72059922"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89" w:history="1">
        <w:r w:rsidRPr="006D3EE4">
          <w:rPr>
            <w:rStyle w:val="Hipervnculo"/>
            <w:noProof/>
          </w:rPr>
          <w:t xml:space="preserve">Figura 25 </w:t>
        </w:r>
        <w:r w:rsidRPr="006D3EE4">
          <w:rPr>
            <w:rStyle w:val="Hipervnculo"/>
            <w:i/>
            <w:iCs/>
            <w:noProof/>
          </w:rPr>
          <w:t>Notas de venta, recibos de venta</w:t>
        </w:r>
        <w:r>
          <w:rPr>
            <w:noProof/>
            <w:webHidden/>
          </w:rPr>
          <w:tab/>
        </w:r>
        <w:r>
          <w:rPr>
            <w:noProof/>
            <w:webHidden/>
          </w:rPr>
          <w:fldChar w:fldCharType="begin"/>
        </w:r>
        <w:r>
          <w:rPr>
            <w:noProof/>
            <w:webHidden/>
          </w:rPr>
          <w:instrText xml:space="preserve"> PAGEREF _Toc201090389 \h </w:instrText>
        </w:r>
        <w:r>
          <w:rPr>
            <w:noProof/>
            <w:webHidden/>
          </w:rPr>
        </w:r>
        <w:r>
          <w:rPr>
            <w:noProof/>
            <w:webHidden/>
          </w:rPr>
          <w:fldChar w:fldCharType="separate"/>
        </w:r>
        <w:r>
          <w:rPr>
            <w:noProof/>
            <w:webHidden/>
          </w:rPr>
          <w:t>65</w:t>
        </w:r>
        <w:r>
          <w:rPr>
            <w:noProof/>
            <w:webHidden/>
          </w:rPr>
          <w:fldChar w:fldCharType="end"/>
        </w:r>
      </w:hyperlink>
    </w:p>
    <w:p w14:paraId="017E2772" w14:textId="490420B4"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90" w:history="1">
        <w:r w:rsidRPr="006D3EE4">
          <w:rPr>
            <w:rStyle w:val="Hipervnculo"/>
            <w:noProof/>
          </w:rPr>
          <w:t xml:space="preserve">Figura 26 </w:t>
        </w:r>
        <w:r w:rsidRPr="006D3EE4">
          <w:rPr>
            <w:rStyle w:val="Hipervnculo"/>
            <w:i/>
            <w:iCs/>
            <w:noProof/>
          </w:rPr>
          <w:t>Notas de venta capturadas</w:t>
        </w:r>
        <w:r>
          <w:rPr>
            <w:noProof/>
            <w:webHidden/>
          </w:rPr>
          <w:tab/>
        </w:r>
        <w:r>
          <w:rPr>
            <w:noProof/>
            <w:webHidden/>
          </w:rPr>
          <w:fldChar w:fldCharType="begin"/>
        </w:r>
        <w:r>
          <w:rPr>
            <w:noProof/>
            <w:webHidden/>
          </w:rPr>
          <w:instrText xml:space="preserve"> PAGEREF _Toc201090390 \h </w:instrText>
        </w:r>
        <w:r>
          <w:rPr>
            <w:noProof/>
            <w:webHidden/>
          </w:rPr>
        </w:r>
        <w:r>
          <w:rPr>
            <w:noProof/>
            <w:webHidden/>
          </w:rPr>
          <w:fldChar w:fldCharType="separate"/>
        </w:r>
        <w:r>
          <w:rPr>
            <w:noProof/>
            <w:webHidden/>
          </w:rPr>
          <w:t>66</w:t>
        </w:r>
        <w:r>
          <w:rPr>
            <w:noProof/>
            <w:webHidden/>
          </w:rPr>
          <w:fldChar w:fldCharType="end"/>
        </w:r>
      </w:hyperlink>
    </w:p>
    <w:p w14:paraId="5FBBF4CA" w14:textId="5779785A"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91" w:history="1">
        <w:r w:rsidRPr="006D3EE4">
          <w:rPr>
            <w:rStyle w:val="Hipervnculo"/>
            <w:noProof/>
          </w:rPr>
          <w:t xml:space="preserve">Figura 27 </w:t>
        </w:r>
        <w:r w:rsidRPr="006D3EE4">
          <w:rPr>
            <w:rStyle w:val="Hipervnculo"/>
            <w:i/>
            <w:iCs/>
            <w:noProof/>
          </w:rPr>
          <w:t>Notas de venta generación de bundingbox para el dataset</w:t>
        </w:r>
        <w:r>
          <w:rPr>
            <w:noProof/>
            <w:webHidden/>
          </w:rPr>
          <w:tab/>
        </w:r>
        <w:r>
          <w:rPr>
            <w:noProof/>
            <w:webHidden/>
          </w:rPr>
          <w:fldChar w:fldCharType="begin"/>
        </w:r>
        <w:r>
          <w:rPr>
            <w:noProof/>
            <w:webHidden/>
          </w:rPr>
          <w:instrText xml:space="preserve"> PAGEREF _Toc201090391 \h </w:instrText>
        </w:r>
        <w:r>
          <w:rPr>
            <w:noProof/>
            <w:webHidden/>
          </w:rPr>
        </w:r>
        <w:r>
          <w:rPr>
            <w:noProof/>
            <w:webHidden/>
          </w:rPr>
          <w:fldChar w:fldCharType="separate"/>
        </w:r>
        <w:r>
          <w:rPr>
            <w:noProof/>
            <w:webHidden/>
          </w:rPr>
          <w:t>67</w:t>
        </w:r>
        <w:r>
          <w:rPr>
            <w:noProof/>
            <w:webHidden/>
          </w:rPr>
          <w:fldChar w:fldCharType="end"/>
        </w:r>
      </w:hyperlink>
    </w:p>
    <w:p w14:paraId="48AAC1F3" w14:textId="4E94FF6B"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92" w:history="1">
        <w:r w:rsidRPr="006D3EE4">
          <w:rPr>
            <w:rStyle w:val="Hipervnculo"/>
            <w:noProof/>
            <w:lang w:val="pt-BR"/>
          </w:rPr>
          <w:t xml:space="preserve">Figura 28 </w:t>
        </w:r>
        <w:r w:rsidRPr="006D3EE4">
          <w:rPr>
            <w:rStyle w:val="Hipervnculo"/>
            <w:i/>
            <w:iCs/>
            <w:noProof/>
            <w:lang w:val="pt-BR"/>
          </w:rPr>
          <w:t>boundingbox csv de áreas para el dataset</w:t>
        </w:r>
        <w:r>
          <w:rPr>
            <w:noProof/>
            <w:webHidden/>
          </w:rPr>
          <w:tab/>
        </w:r>
        <w:r>
          <w:rPr>
            <w:noProof/>
            <w:webHidden/>
          </w:rPr>
          <w:fldChar w:fldCharType="begin"/>
        </w:r>
        <w:r>
          <w:rPr>
            <w:noProof/>
            <w:webHidden/>
          </w:rPr>
          <w:instrText xml:space="preserve"> PAGEREF _Toc201090392 \h </w:instrText>
        </w:r>
        <w:r>
          <w:rPr>
            <w:noProof/>
            <w:webHidden/>
          </w:rPr>
        </w:r>
        <w:r>
          <w:rPr>
            <w:noProof/>
            <w:webHidden/>
          </w:rPr>
          <w:fldChar w:fldCharType="separate"/>
        </w:r>
        <w:r>
          <w:rPr>
            <w:noProof/>
            <w:webHidden/>
          </w:rPr>
          <w:t>68</w:t>
        </w:r>
        <w:r>
          <w:rPr>
            <w:noProof/>
            <w:webHidden/>
          </w:rPr>
          <w:fldChar w:fldCharType="end"/>
        </w:r>
      </w:hyperlink>
    </w:p>
    <w:p w14:paraId="59DF610A" w14:textId="0E13C30F"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93" w:history="1">
        <w:r w:rsidRPr="006D3EE4">
          <w:rPr>
            <w:rStyle w:val="Hipervnculo"/>
            <w:noProof/>
          </w:rPr>
          <w:t xml:space="preserve">Figura 29 </w:t>
        </w:r>
        <w:r w:rsidRPr="006D3EE4">
          <w:rPr>
            <w:rStyle w:val="Hipervnculo"/>
            <w:i/>
            <w:iCs/>
            <w:noProof/>
          </w:rPr>
          <w:t>Script conversión áreas para boundingbox</w:t>
        </w:r>
        <w:r>
          <w:rPr>
            <w:noProof/>
            <w:webHidden/>
          </w:rPr>
          <w:tab/>
        </w:r>
        <w:r>
          <w:rPr>
            <w:noProof/>
            <w:webHidden/>
          </w:rPr>
          <w:fldChar w:fldCharType="begin"/>
        </w:r>
        <w:r>
          <w:rPr>
            <w:noProof/>
            <w:webHidden/>
          </w:rPr>
          <w:instrText xml:space="preserve"> PAGEREF _Toc201090393 \h </w:instrText>
        </w:r>
        <w:r>
          <w:rPr>
            <w:noProof/>
            <w:webHidden/>
          </w:rPr>
        </w:r>
        <w:r>
          <w:rPr>
            <w:noProof/>
            <w:webHidden/>
          </w:rPr>
          <w:fldChar w:fldCharType="separate"/>
        </w:r>
        <w:r>
          <w:rPr>
            <w:noProof/>
            <w:webHidden/>
          </w:rPr>
          <w:t>69</w:t>
        </w:r>
        <w:r>
          <w:rPr>
            <w:noProof/>
            <w:webHidden/>
          </w:rPr>
          <w:fldChar w:fldCharType="end"/>
        </w:r>
      </w:hyperlink>
    </w:p>
    <w:p w14:paraId="699AADB3" w14:textId="0BBC3340"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94" w:history="1">
        <w:r w:rsidRPr="006D3EE4">
          <w:rPr>
            <w:rStyle w:val="Hipervnculo"/>
            <w:noProof/>
          </w:rPr>
          <w:t>Figura 30 formato de dataset de las notas de ventas</w:t>
        </w:r>
        <w:r>
          <w:rPr>
            <w:noProof/>
            <w:webHidden/>
          </w:rPr>
          <w:tab/>
        </w:r>
        <w:r>
          <w:rPr>
            <w:noProof/>
            <w:webHidden/>
          </w:rPr>
          <w:fldChar w:fldCharType="begin"/>
        </w:r>
        <w:r>
          <w:rPr>
            <w:noProof/>
            <w:webHidden/>
          </w:rPr>
          <w:instrText xml:space="preserve"> PAGEREF _Toc201090394 \h </w:instrText>
        </w:r>
        <w:r>
          <w:rPr>
            <w:noProof/>
            <w:webHidden/>
          </w:rPr>
        </w:r>
        <w:r>
          <w:rPr>
            <w:noProof/>
            <w:webHidden/>
          </w:rPr>
          <w:fldChar w:fldCharType="separate"/>
        </w:r>
        <w:r>
          <w:rPr>
            <w:noProof/>
            <w:webHidden/>
          </w:rPr>
          <w:t>70</w:t>
        </w:r>
        <w:r>
          <w:rPr>
            <w:noProof/>
            <w:webHidden/>
          </w:rPr>
          <w:fldChar w:fldCharType="end"/>
        </w:r>
      </w:hyperlink>
    </w:p>
    <w:p w14:paraId="6E068989" w14:textId="5F059305"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95" w:history="1">
        <w:r w:rsidRPr="006D3EE4">
          <w:rPr>
            <w:rStyle w:val="Hipervnculo"/>
            <w:noProof/>
          </w:rPr>
          <w:t xml:space="preserve">Figura 31 </w:t>
        </w:r>
        <w:r w:rsidRPr="006D3EE4">
          <w:rPr>
            <w:rStyle w:val="Hipervnculo"/>
            <w:i/>
            <w:iCs/>
            <w:noProof/>
          </w:rPr>
          <w:t>Instalación YOLOV5 y requisitos</w:t>
        </w:r>
        <w:r>
          <w:rPr>
            <w:noProof/>
            <w:webHidden/>
          </w:rPr>
          <w:tab/>
        </w:r>
        <w:r>
          <w:rPr>
            <w:noProof/>
            <w:webHidden/>
          </w:rPr>
          <w:fldChar w:fldCharType="begin"/>
        </w:r>
        <w:r>
          <w:rPr>
            <w:noProof/>
            <w:webHidden/>
          </w:rPr>
          <w:instrText xml:space="preserve"> PAGEREF _Toc201090395 \h </w:instrText>
        </w:r>
        <w:r>
          <w:rPr>
            <w:noProof/>
            <w:webHidden/>
          </w:rPr>
        </w:r>
        <w:r>
          <w:rPr>
            <w:noProof/>
            <w:webHidden/>
          </w:rPr>
          <w:fldChar w:fldCharType="separate"/>
        </w:r>
        <w:r>
          <w:rPr>
            <w:noProof/>
            <w:webHidden/>
          </w:rPr>
          <w:t>71</w:t>
        </w:r>
        <w:r>
          <w:rPr>
            <w:noProof/>
            <w:webHidden/>
          </w:rPr>
          <w:fldChar w:fldCharType="end"/>
        </w:r>
      </w:hyperlink>
    </w:p>
    <w:p w14:paraId="0BD740FD" w14:textId="23F2CF43"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96" w:history="1">
        <w:r w:rsidRPr="006D3EE4">
          <w:rPr>
            <w:rStyle w:val="Hipervnculo"/>
            <w:noProof/>
          </w:rPr>
          <w:t xml:space="preserve">Figura 32 </w:t>
        </w:r>
        <w:r w:rsidRPr="006D3EE4">
          <w:rPr>
            <w:rStyle w:val="Hipervnculo"/>
            <w:i/>
            <w:iCs/>
            <w:noProof/>
          </w:rPr>
          <w:t>Valores de Entrenamiento</w:t>
        </w:r>
        <w:r>
          <w:rPr>
            <w:noProof/>
            <w:webHidden/>
          </w:rPr>
          <w:tab/>
        </w:r>
        <w:r>
          <w:rPr>
            <w:noProof/>
            <w:webHidden/>
          </w:rPr>
          <w:fldChar w:fldCharType="begin"/>
        </w:r>
        <w:r>
          <w:rPr>
            <w:noProof/>
            <w:webHidden/>
          </w:rPr>
          <w:instrText xml:space="preserve"> PAGEREF _Toc201090396 \h </w:instrText>
        </w:r>
        <w:r>
          <w:rPr>
            <w:noProof/>
            <w:webHidden/>
          </w:rPr>
        </w:r>
        <w:r>
          <w:rPr>
            <w:noProof/>
            <w:webHidden/>
          </w:rPr>
          <w:fldChar w:fldCharType="separate"/>
        </w:r>
        <w:r>
          <w:rPr>
            <w:noProof/>
            <w:webHidden/>
          </w:rPr>
          <w:t>72</w:t>
        </w:r>
        <w:r>
          <w:rPr>
            <w:noProof/>
            <w:webHidden/>
          </w:rPr>
          <w:fldChar w:fldCharType="end"/>
        </w:r>
      </w:hyperlink>
    </w:p>
    <w:p w14:paraId="5BE4D2E5" w14:textId="7C94866E"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97" w:history="1">
        <w:r w:rsidRPr="006D3EE4">
          <w:rPr>
            <w:rStyle w:val="Hipervnculo"/>
            <w:noProof/>
          </w:rPr>
          <w:t xml:space="preserve">Figura 33 </w:t>
        </w:r>
        <w:r w:rsidRPr="006D3EE4">
          <w:rPr>
            <w:rStyle w:val="Hipervnculo"/>
            <w:i/>
            <w:iCs/>
            <w:noProof/>
          </w:rPr>
          <w:t>Detección con YoloV5 de nota de venta</w:t>
        </w:r>
        <w:r>
          <w:rPr>
            <w:noProof/>
            <w:webHidden/>
          </w:rPr>
          <w:tab/>
        </w:r>
        <w:r>
          <w:rPr>
            <w:noProof/>
            <w:webHidden/>
          </w:rPr>
          <w:fldChar w:fldCharType="begin"/>
        </w:r>
        <w:r>
          <w:rPr>
            <w:noProof/>
            <w:webHidden/>
          </w:rPr>
          <w:instrText xml:space="preserve"> PAGEREF _Toc201090397 \h </w:instrText>
        </w:r>
        <w:r>
          <w:rPr>
            <w:noProof/>
            <w:webHidden/>
          </w:rPr>
        </w:r>
        <w:r>
          <w:rPr>
            <w:noProof/>
            <w:webHidden/>
          </w:rPr>
          <w:fldChar w:fldCharType="separate"/>
        </w:r>
        <w:r>
          <w:rPr>
            <w:noProof/>
            <w:webHidden/>
          </w:rPr>
          <w:t>72</w:t>
        </w:r>
        <w:r>
          <w:rPr>
            <w:noProof/>
            <w:webHidden/>
          </w:rPr>
          <w:fldChar w:fldCharType="end"/>
        </w:r>
      </w:hyperlink>
    </w:p>
    <w:p w14:paraId="747B82BD" w14:textId="069BB85C"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98" w:history="1">
        <w:r w:rsidRPr="006D3EE4">
          <w:rPr>
            <w:rStyle w:val="Hipervnculo"/>
            <w:noProof/>
          </w:rPr>
          <w:t xml:space="preserve">Figura 34 </w:t>
        </w:r>
        <w:r w:rsidRPr="006D3EE4">
          <w:rPr>
            <w:rStyle w:val="Hipervnculo"/>
            <w:i/>
            <w:iCs/>
            <w:noProof/>
          </w:rPr>
          <w:t>Pesos de entrenamiento de YoloV5 áreas</w:t>
        </w:r>
        <w:r>
          <w:rPr>
            <w:noProof/>
            <w:webHidden/>
          </w:rPr>
          <w:tab/>
        </w:r>
        <w:r>
          <w:rPr>
            <w:noProof/>
            <w:webHidden/>
          </w:rPr>
          <w:fldChar w:fldCharType="begin"/>
        </w:r>
        <w:r>
          <w:rPr>
            <w:noProof/>
            <w:webHidden/>
          </w:rPr>
          <w:instrText xml:space="preserve"> PAGEREF _Toc201090398 \h </w:instrText>
        </w:r>
        <w:r>
          <w:rPr>
            <w:noProof/>
            <w:webHidden/>
          </w:rPr>
        </w:r>
        <w:r>
          <w:rPr>
            <w:noProof/>
            <w:webHidden/>
          </w:rPr>
          <w:fldChar w:fldCharType="separate"/>
        </w:r>
        <w:r>
          <w:rPr>
            <w:noProof/>
            <w:webHidden/>
          </w:rPr>
          <w:t>73</w:t>
        </w:r>
        <w:r>
          <w:rPr>
            <w:noProof/>
            <w:webHidden/>
          </w:rPr>
          <w:fldChar w:fldCharType="end"/>
        </w:r>
      </w:hyperlink>
    </w:p>
    <w:p w14:paraId="41538DE9" w14:textId="6F09EFA2"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399" w:history="1">
        <w:r w:rsidRPr="006D3EE4">
          <w:rPr>
            <w:rStyle w:val="Hipervnculo"/>
            <w:noProof/>
          </w:rPr>
          <w:t xml:space="preserve">Figura 35 </w:t>
        </w:r>
        <w:r w:rsidRPr="006D3EE4">
          <w:rPr>
            <w:rStyle w:val="Hipervnculo"/>
            <w:i/>
            <w:iCs/>
            <w:noProof/>
          </w:rPr>
          <w:t>Extraer Áreas Detectadas</w:t>
        </w:r>
        <w:r>
          <w:rPr>
            <w:noProof/>
            <w:webHidden/>
          </w:rPr>
          <w:tab/>
        </w:r>
        <w:r>
          <w:rPr>
            <w:noProof/>
            <w:webHidden/>
          </w:rPr>
          <w:fldChar w:fldCharType="begin"/>
        </w:r>
        <w:r>
          <w:rPr>
            <w:noProof/>
            <w:webHidden/>
          </w:rPr>
          <w:instrText xml:space="preserve"> PAGEREF _Toc201090399 \h </w:instrText>
        </w:r>
        <w:r>
          <w:rPr>
            <w:noProof/>
            <w:webHidden/>
          </w:rPr>
        </w:r>
        <w:r>
          <w:rPr>
            <w:noProof/>
            <w:webHidden/>
          </w:rPr>
          <w:fldChar w:fldCharType="separate"/>
        </w:r>
        <w:r>
          <w:rPr>
            <w:noProof/>
            <w:webHidden/>
          </w:rPr>
          <w:t>74</w:t>
        </w:r>
        <w:r>
          <w:rPr>
            <w:noProof/>
            <w:webHidden/>
          </w:rPr>
          <w:fldChar w:fldCharType="end"/>
        </w:r>
      </w:hyperlink>
    </w:p>
    <w:p w14:paraId="3D780A39" w14:textId="063A6FFC"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00" w:history="1">
        <w:r w:rsidRPr="006D3EE4">
          <w:rPr>
            <w:rStyle w:val="Hipervnculo"/>
            <w:noProof/>
          </w:rPr>
          <w:t xml:space="preserve">Figura 36 </w:t>
        </w:r>
        <w:r w:rsidRPr="006D3EE4">
          <w:rPr>
            <w:rStyle w:val="Hipervnculo"/>
            <w:i/>
            <w:iCs/>
            <w:noProof/>
          </w:rPr>
          <w:t>Notas de venta detección de celdas del área detalle</w:t>
        </w:r>
        <w:r>
          <w:rPr>
            <w:noProof/>
            <w:webHidden/>
          </w:rPr>
          <w:tab/>
        </w:r>
        <w:r>
          <w:rPr>
            <w:noProof/>
            <w:webHidden/>
          </w:rPr>
          <w:fldChar w:fldCharType="begin"/>
        </w:r>
        <w:r>
          <w:rPr>
            <w:noProof/>
            <w:webHidden/>
          </w:rPr>
          <w:instrText xml:space="preserve"> PAGEREF _Toc201090400 \h </w:instrText>
        </w:r>
        <w:r>
          <w:rPr>
            <w:noProof/>
            <w:webHidden/>
          </w:rPr>
        </w:r>
        <w:r>
          <w:rPr>
            <w:noProof/>
            <w:webHidden/>
          </w:rPr>
          <w:fldChar w:fldCharType="separate"/>
        </w:r>
        <w:r>
          <w:rPr>
            <w:noProof/>
            <w:webHidden/>
          </w:rPr>
          <w:t>75</w:t>
        </w:r>
        <w:r>
          <w:rPr>
            <w:noProof/>
            <w:webHidden/>
          </w:rPr>
          <w:fldChar w:fldCharType="end"/>
        </w:r>
      </w:hyperlink>
    </w:p>
    <w:p w14:paraId="412CF9BC" w14:textId="0EC03D2B"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01" w:history="1">
        <w:r w:rsidRPr="006D3EE4">
          <w:rPr>
            <w:rStyle w:val="Hipervnculo"/>
            <w:noProof/>
          </w:rPr>
          <w:t xml:space="preserve">Figura 37 </w:t>
        </w:r>
        <w:r w:rsidRPr="006D3EE4">
          <w:rPr>
            <w:rStyle w:val="Hipervnculo"/>
            <w:i/>
            <w:iCs/>
            <w:noProof/>
          </w:rPr>
          <w:t>Áreas de detalle en csv capturados</w:t>
        </w:r>
        <w:r>
          <w:rPr>
            <w:noProof/>
            <w:webHidden/>
          </w:rPr>
          <w:tab/>
        </w:r>
        <w:r>
          <w:rPr>
            <w:noProof/>
            <w:webHidden/>
          </w:rPr>
          <w:fldChar w:fldCharType="begin"/>
        </w:r>
        <w:r>
          <w:rPr>
            <w:noProof/>
            <w:webHidden/>
          </w:rPr>
          <w:instrText xml:space="preserve"> PAGEREF _Toc201090401 \h </w:instrText>
        </w:r>
        <w:r>
          <w:rPr>
            <w:noProof/>
            <w:webHidden/>
          </w:rPr>
        </w:r>
        <w:r>
          <w:rPr>
            <w:noProof/>
            <w:webHidden/>
          </w:rPr>
          <w:fldChar w:fldCharType="separate"/>
        </w:r>
        <w:r>
          <w:rPr>
            <w:noProof/>
            <w:webHidden/>
          </w:rPr>
          <w:t>76</w:t>
        </w:r>
        <w:r>
          <w:rPr>
            <w:noProof/>
            <w:webHidden/>
          </w:rPr>
          <w:fldChar w:fldCharType="end"/>
        </w:r>
      </w:hyperlink>
    </w:p>
    <w:p w14:paraId="757570A5" w14:textId="0E356AC9"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02" w:history="1">
        <w:r w:rsidRPr="006D3EE4">
          <w:rPr>
            <w:rStyle w:val="Hipervnculo"/>
            <w:noProof/>
          </w:rPr>
          <w:t xml:space="preserve">Figura 38 </w:t>
        </w:r>
        <w:r w:rsidRPr="006D3EE4">
          <w:rPr>
            <w:rStyle w:val="Hipervnculo"/>
            <w:i/>
            <w:iCs/>
            <w:noProof/>
          </w:rPr>
          <w:t>Formato de Dataset de Detalle</w:t>
        </w:r>
        <w:r>
          <w:rPr>
            <w:noProof/>
            <w:webHidden/>
          </w:rPr>
          <w:tab/>
        </w:r>
        <w:r>
          <w:rPr>
            <w:noProof/>
            <w:webHidden/>
          </w:rPr>
          <w:fldChar w:fldCharType="begin"/>
        </w:r>
        <w:r>
          <w:rPr>
            <w:noProof/>
            <w:webHidden/>
          </w:rPr>
          <w:instrText xml:space="preserve"> PAGEREF _Toc201090402 \h </w:instrText>
        </w:r>
        <w:r>
          <w:rPr>
            <w:noProof/>
            <w:webHidden/>
          </w:rPr>
        </w:r>
        <w:r>
          <w:rPr>
            <w:noProof/>
            <w:webHidden/>
          </w:rPr>
          <w:fldChar w:fldCharType="separate"/>
        </w:r>
        <w:r>
          <w:rPr>
            <w:noProof/>
            <w:webHidden/>
          </w:rPr>
          <w:t>77</w:t>
        </w:r>
        <w:r>
          <w:rPr>
            <w:noProof/>
            <w:webHidden/>
          </w:rPr>
          <w:fldChar w:fldCharType="end"/>
        </w:r>
      </w:hyperlink>
    </w:p>
    <w:p w14:paraId="356F517E" w14:textId="1F4AC687"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03" w:history="1">
        <w:r w:rsidRPr="006D3EE4">
          <w:rPr>
            <w:rStyle w:val="Hipervnculo"/>
            <w:noProof/>
          </w:rPr>
          <w:t xml:space="preserve">Figura 39 </w:t>
        </w:r>
        <w:r w:rsidRPr="006D3EE4">
          <w:rPr>
            <w:rStyle w:val="Hipervnculo"/>
            <w:i/>
            <w:iCs/>
            <w:noProof/>
          </w:rPr>
          <w:t>Detección de YoloV5 celdas detalle</w:t>
        </w:r>
        <w:r>
          <w:rPr>
            <w:noProof/>
            <w:webHidden/>
          </w:rPr>
          <w:tab/>
        </w:r>
        <w:r>
          <w:rPr>
            <w:noProof/>
            <w:webHidden/>
          </w:rPr>
          <w:fldChar w:fldCharType="begin"/>
        </w:r>
        <w:r>
          <w:rPr>
            <w:noProof/>
            <w:webHidden/>
          </w:rPr>
          <w:instrText xml:space="preserve"> PAGEREF _Toc201090403 \h </w:instrText>
        </w:r>
        <w:r>
          <w:rPr>
            <w:noProof/>
            <w:webHidden/>
          </w:rPr>
        </w:r>
        <w:r>
          <w:rPr>
            <w:noProof/>
            <w:webHidden/>
          </w:rPr>
          <w:fldChar w:fldCharType="separate"/>
        </w:r>
        <w:r>
          <w:rPr>
            <w:noProof/>
            <w:webHidden/>
          </w:rPr>
          <w:t>77</w:t>
        </w:r>
        <w:r>
          <w:rPr>
            <w:noProof/>
            <w:webHidden/>
          </w:rPr>
          <w:fldChar w:fldCharType="end"/>
        </w:r>
      </w:hyperlink>
    </w:p>
    <w:p w14:paraId="0A9629D1" w14:textId="3DB9C2D7"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04" w:history="1">
        <w:r w:rsidRPr="006D3EE4">
          <w:rPr>
            <w:rStyle w:val="Hipervnculo"/>
            <w:noProof/>
          </w:rPr>
          <w:t xml:space="preserve">Figura 40 </w:t>
        </w:r>
        <w:r w:rsidRPr="006D3EE4">
          <w:rPr>
            <w:rStyle w:val="Hipervnculo"/>
            <w:i/>
            <w:iCs/>
            <w:noProof/>
          </w:rPr>
          <w:t>Pesos de entrenamiento de área detalle</w:t>
        </w:r>
        <w:r>
          <w:rPr>
            <w:noProof/>
            <w:webHidden/>
          </w:rPr>
          <w:tab/>
        </w:r>
        <w:r>
          <w:rPr>
            <w:noProof/>
            <w:webHidden/>
          </w:rPr>
          <w:fldChar w:fldCharType="begin"/>
        </w:r>
        <w:r>
          <w:rPr>
            <w:noProof/>
            <w:webHidden/>
          </w:rPr>
          <w:instrText xml:space="preserve"> PAGEREF _Toc201090404 \h </w:instrText>
        </w:r>
        <w:r>
          <w:rPr>
            <w:noProof/>
            <w:webHidden/>
          </w:rPr>
        </w:r>
        <w:r>
          <w:rPr>
            <w:noProof/>
            <w:webHidden/>
          </w:rPr>
          <w:fldChar w:fldCharType="separate"/>
        </w:r>
        <w:r>
          <w:rPr>
            <w:noProof/>
            <w:webHidden/>
          </w:rPr>
          <w:t>78</w:t>
        </w:r>
        <w:r>
          <w:rPr>
            <w:noProof/>
            <w:webHidden/>
          </w:rPr>
          <w:fldChar w:fldCharType="end"/>
        </w:r>
      </w:hyperlink>
    </w:p>
    <w:p w14:paraId="3DCEDEA3" w14:textId="38F5C2B8"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05" w:history="1">
        <w:r w:rsidRPr="006D3EE4">
          <w:rPr>
            <w:rStyle w:val="Hipervnculo"/>
            <w:noProof/>
          </w:rPr>
          <w:t xml:space="preserve">Figura 41 </w:t>
        </w:r>
        <w:r w:rsidRPr="006D3EE4">
          <w:rPr>
            <w:rStyle w:val="Hipervnculo"/>
            <w:i/>
            <w:iCs/>
            <w:noProof/>
          </w:rPr>
          <w:t>Captura de datos para el CRNN</w:t>
        </w:r>
        <w:r>
          <w:rPr>
            <w:noProof/>
            <w:webHidden/>
          </w:rPr>
          <w:tab/>
        </w:r>
        <w:r>
          <w:rPr>
            <w:noProof/>
            <w:webHidden/>
          </w:rPr>
          <w:fldChar w:fldCharType="begin"/>
        </w:r>
        <w:r>
          <w:rPr>
            <w:noProof/>
            <w:webHidden/>
          </w:rPr>
          <w:instrText xml:space="preserve"> PAGEREF _Toc201090405 \h </w:instrText>
        </w:r>
        <w:r>
          <w:rPr>
            <w:noProof/>
            <w:webHidden/>
          </w:rPr>
        </w:r>
        <w:r>
          <w:rPr>
            <w:noProof/>
            <w:webHidden/>
          </w:rPr>
          <w:fldChar w:fldCharType="separate"/>
        </w:r>
        <w:r>
          <w:rPr>
            <w:noProof/>
            <w:webHidden/>
          </w:rPr>
          <w:t>79</w:t>
        </w:r>
        <w:r>
          <w:rPr>
            <w:noProof/>
            <w:webHidden/>
          </w:rPr>
          <w:fldChar w:fldCharType="end"/>
        </w:r>
      </w:hyperlink>
    </w:p>
    <w:p w14:paraId="443FF765" w14:textId="490628FD"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06" w:history="1">
        <w:r w:rsidRPr="006D3EE4">
          <w:rPr>
            <w:rStyle w:val="Hipervnculo"/>
            <w:noProof/>
          </w:rPr>
          <w:t xml:space="preserve">Figura 42 </w:t>
        </w:r>
        <w:r w:rsidRPr="006D3EE4">
          <w:rPr>
            <w:rStyle w:val="Hipervnculo"/>
            <w:i/>
            <w:iCs/>
            <w:noProof/>
          </w:rPr>
          <w:t>Archivo Txt con datos capturados</w:t>
        </w:r>
        <w:r>
          <w:rPr>
            <w:noProof/>
            <w:webHidden/>
          </w:rPr>
          <w:tab/>
        </w:r>
        <w:r>
          <w:rPr>
            <w:noProof/>
            <w:webHidden/>
          </w:rPr>
          <w:fldChar w:fldCharType="begin"/>
        </w:r>
        <w:r>
          <w:rPr>
            <w:noProof/>
            <w:webHidden/>
          </w:rPr>
          <w:instrText xml:space="preserve"> PAGEREF _Toc201090406 \h </w:instrText>
        </w:r>
        <w:r>
          <w:rPr>
            <w:noProof/>
            <w:webHidden/>
          </w:rPr>
        </w:r>
        <w:r>
          <w:rPr>
            <w:noProof/>
            <w:webHidden/>
          </w:rPr>
          <w:fldChar w:fldCharType="separate"/>
        </w:r>
        <w:r>
          <w:rPr>
            <w:noProof/>
            <w:webHidden/>
          </w:rPr>
          <w:t>79</w:t>
        </w:r>
        <w:r>
          <w:rPr>
            <w:noProof/>
            <w:webHidden/>
          </w:rPr>
          <w:fldChar w:fldCharType="end"/>
        </w:r>
      </w:hyperlink>
    </w:p>
    <w:p w14:paraId="6502B1E9" w14:textId="66390040"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07" w:history="1">
        <w:r w:rsidRPr="006D3EE4">
          <w:rPr>
            <w:rStyle w:val="Hipervnculo"/>
            <w:noProof/>
          </w:rPr>
          <w:t xml:space="preserve">Figura 43 </w:t>
        </w:r>
        <w:r w:rsidRPr="006D3EE4">
          <w:rPr>
            <w:rStyle w:val="Hipervnculo"/>
            <w:i/>
            <w:iCs/>
            <w:noProof/>
          </w:rPr>
          <w:t>Formato de dataset para entrenamiento CRNN</w:t>
        </w:r>
        <w:r>
          <w:rPr>
            <w:noProof/>
            <w:webHidden/>
          </w:rPr>
          <w:tab/>
        </w:r>
        <w:r>
          <w:rPr>
            <w:noProof/>
            <w:webHidden/>
          </w:rPr>
          <w:fldChar w:fldCharType="begin"/>
        </w:r>
        <w:r>
          <w:rPr>
            <w:noProof/>
            <w:webHidden/>
          </w:rPr>
          <w:instrText xml:space="preserve"> PAGEREF _Toc201090407 \h </w:instrText>
        </w:r>
        <w:r>
          <w:rPr>
            <w:noProof/>
            <w:webHidden/>
          </w:rPr>
        </w:r>
        <w:r>
          <w:rPr>
            <w:noProof/>
            <w:webHidden/>
          </w:rPr>
          <w:fldChar w:fldCharType="separate"/>
        </w:r>
        <w:r>
          <w:rPr>
            <w:noProof/>
            <w:webHidden/>
          </w:rPr>
          <w:t>80</w:t>
        </w:r>
        <w:r>
          <w:rPr>
            <w:noProof/>
            <w:webHidden/>
          </w:rPr>
          <w:fldChar w:fldCharType="end"/>
        </w:r>
      </w:hyperlink>
    </w:p>
    <w:p w14:paraId="337017C7" w14:textId="68CB83BC"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08" w:history="1">
        <w:r w:rsidRPr="006D3EE4">
          <w:rPr>
            <w:rStyle w:val="Hipervnculo"/>
            <w:noProof/>
          </w:rPr>
          <w:t xml:space="preserve">Figura 44 </w:t>
        </w:r>
        <w:r w:rsidRPr="006D3EE4">
          <w:rPr>
            <w:rStyle w:val="Hipervnculo"/>
            <w:i/>
            <w:iCs/>
            <w:noProof/>
          </w:rPr>
          <w:t>Instalar Librerías e Importaciones</w:t>
        </w:r>
        <w:r>
          <w:rPr>
            <w:noProof/>
            <w:webHidden/>
          </w:rPr>
          <w:tab/>
        </w:r>
        <w:r>
          <w:rPr>
            <w:noProof/>
            <w:webHidden/>
          </w:rPr>
          <w:fldChar w:fldCharType="begin"/>
        </w:r>
        <w:r>
          <w:rPr>
            <w:noProof/>
            <w:webHidden/>
          </w:rPr>
          <w:instrText xml:space="preserve"> PAGEREF _Toc201090408 \h </w:instrText>
        </w:r>
        <w:r>
          <w:rPr>
            <w:noProof/>
            <w:webHidden/>
          </w:rPr>
        </w:r>
        <w:r>
          <w:rPr>
            <w:noProof/>
            <w:webHidden/>
          </w:rPr>
          <w:fldChar w:fldCharType="separate"/>
        </w:r>
        <w:r>
          <w:rPr>
            <w:noProof/>
            <w:webHidden/>
          </w:rPr>
          <w:t>81</w:t>
        </w:r>
        <w:r>
          <w:rPr>
            <w:noProof/>
            <w:webHidden/>
          </w:rPr>
          <w:fldChar w:fldCharType="end"/>
        </w:r>
      </w:hyperlink>
    </w:p>
    <w:p w14:paraId="6E4D08DA" w14:textId="75FC450F"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09" w:history="1">
        <w:r w:rsidRPr="006D3EE4">
          <w:rPr>
            <w:rStyle w:val="Hipervnculo"/>
            <w:noProof/>
          </w:rPr>
          <w:t xml:space="preserve">Figura 45 </w:t>
        </w:r>
        <w:r w:rsidRPr="006D3EE4">
          <w:rPr>
            <w:rStyle w:val="Hipervnculo"/>
            <w:i/>
            <w:iCs/>
            <w:noProof/>
          </w:rPr>
          <w:t>Configuración inicial para el entrenamiento CRNN</w:t>
        </w:r>
        <w:r>
          <w:rPr>
            <w:noProof/>
            <w:webHidden/>
          </w:rPr>
          <w:tab/>
        </w:r>
        <w:r>
          <w:rPr>
            <w:noProof/>
            <w:webHidden/>
          </w:rPr>
          <w:fldChar w:fldCharType="begin"/>
        </w:r>
        <w:r>
          <w:rPr>
            <w:noProof/>
            <w:webHidden/>
          </w:rPr>
          <w:instrText xml:space="preserve"> PAGEREF _Toc201090409 \h </w:instrText>
        </w:r>
        <w:r>
          <w:rPr>
            <w:noProof/>
            <w:webHidden/>
          </w:rPr>
        </w:r>
        <w:r>
          <w:rPr>
            <w:noProof/>
            <w:webHidden/>
          </w:rPr>
          <w:fldChar w:fldCharType="separate"/>
        </w:r>
        <w:r>
          <w:rPr>
            <w:noProof/>
            <w:webHidden/>
          </w:rPr>
          <w:t>82</w:t>
        </w:r>
        <w:r>
          <w:rPr>
            <w:noProof/>
            <w:webHidden/>
          </w:rPr>
          <w:fldChar w:fldCharType="end"/>
        </w:r>
      </w:hyperlink>
    </w:p>
    <w:p w14:paraId="1C59920D" w14:textId="78EC6632"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10" w:history="1">
        <w:r w:rsidRPr="006D3EE4">
          <w:rPr>
            <w:rStyle w:val="Hipervnculo"/>
            <w:noProof/>
            <w:lang w:val="pt-BR"/>
          </w:rPr>
          <w:t xml:space="preserve">Figura 46 </w:t>
        </w:r>
        <w:r w:rsidRPr="006D3EE4">
          <w:rPr>
            <w:rStyle w:val="Hipervnculo"/>
            <w:i/>
            <w:iCs/>
            <w:noProof/>
            <w:lang w:val="pt-BR"/>
          </w:rPr>
          <w:t>Class CRNN arquitetura del modelo CRNN</w:t>
        </w:r>
        <w:r>
          <w:rPr>
            <w:noProof/>
            <w:webHidden/>
          </w:rPr>
          <w:tab/>
        </w:r>
        <w:r>
          <w:rPr>
            <w:noProof/>
            <w:webHidden/>
          </w:rPr>
          <w:fldChar w:fldCharType="begin"/>
        </w:r>
        <w:r>
          <w:rPr>
            <w:noProof/>
            <w:webHidden/>
          </w:rPr>
          <w:instrText xml:space="preserve"> PAGEREF _Toc201090410 \h </w:instrText>
        </w:r>
        <w:r>
          <w:rPr>
            <w:noProof/>
            <w:webHidden/>
          </w:rPr>
        </w:r>
        <w:r>
          <w:rPr>
            <w:noProof/>
            <w:webHidden/>
          </w:rPr>
          <w:fldChar w:fldCharType="separate"/>
        </w:r>
        <w:r>
          <w:rPr>
            <w:noProof/>
            <w:webHidden/>
          </w:rPr>
          <w:t>83</w:t>
        </w:r>
        <w:r>
          <w:rPr>
            <w:noProof/>
            <w:webHidden/>
          </w:rPr>
          <w:fldChar w:fldCharType="end"/>
        </w:r>
      </w:hyperlink>
    </w:p>
    <w:p w14:paraId="3344C421" w14:textId="2325BC72"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11" w:history="1">
        <w:r w:rsidRPr="006D3EE4">
          <w:rPr>
            <w:rStyle w:val="Hipervnculo"/>
            <w:noProof/>
          </w:rPr>
          <w:t xml:space="preserve">Figura 47 </w:t>
        </w:r>
        <w:r w:rsidRPr="006D3EE4">
          <w:rPr>
            <w:rStyle w:val="Hipervnculo"/>
            <w:i/>
            <w:iCs/>
            <w:noProof/>
          </w:rPr>
          <w:t>Prueba de detección de entrenamiento de palabras en celda</w:t>
        </w:r>
        <w:r>
          <w:rPr>
            <w:noProof/>
            <w:webHidden/>
          </w:rPr>
          <w:tab/>
        </w:r>
        <w:r>
          <w:rPr>
            <w:noProof/>
            <w:webHidden/>
          </w:rPr>
          <w:fldChar w:fldCharType="begin"/>
        </w:r>
        <w:r>
          <w:rPr>
            <w:noProof/>
            <w:webHidden/>
          </w:rPr>
          <w:instrText xml:space="preserve"> PAGEREF _Toc201090411 \h </w:instrText>
        </w:r>
        <w:r>
          <w:rPr>
            <w:noProof/>
            <w:webHidden/>
          </w:rPr>
        </w:r>
        <w:r>
          <w:rPr>
            <w:noProof/>
            <w:webHidden/>
          </w:rPr>
          <w:fldChar w:fldCharType="separate"/>
        </w:r>
        <w:r>
          <w:rPr>
            <w:noProof/>
            <w:webHidden/>
          </w:rPr>
          <w:t>83</w:t>
        </w:r>
        <w:r>
          <w:rPr>
            <w:noProof/>
            <w:webHidden/>
          </w:rPr>
          <w:fldChar w:fldCharType="end"/>
        </w:r>
      </w:hyperlink>
    </w:p>
    <w:p w14:paraId="702503CC" w14:textId="29590D85"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12" w:history="1">
        <w:r w:rsidRPr="006D3EE4">
          <w:rPr>
            <w:rStyle w:val="Hipervnculo"/>
            <w:noProof/>
          </w:rPr>
          <w:t>Figura 48 Pesos de entrenamiento de la CRNN</w:t>
        </w:r>
        <w:r>
          <w:rPr>
            <w:noProof/>
            <w:webHidden/>
          </w:rPr>
          <w:tab/>
        </w:r>
        <w:r>
          <w:rPr>
            <w:noProof/>
            <w:webHidden/>
          </w:rPr>
          <w:fldChar w:fldCharType="begin"/>
        </w:r>
        <w:r>
          <w:rPr>
            <w:noProof/>
            <w:webHidden/>
          </w:rPr>
          <w:instrText xml:space="preserve"> PAGEREF _Toc201090412 \h </w:instrText>
        </w:r>
        <w:r>
          <w:rPr>
            <w:noProof/>
            <w:webHidden/>
          </w:rPr>
        </w:r>
        <w:r>
          <w:rPr>
            <w:noProof/>
            <w:webHidden/>
          </w:rPr>
          <w:fldChar w:fldCharType="separate"/>
        </w:r>
        <w:r>
          <w:rPr>
            <w:noProof/>
            <w:webHidden/>
          </w:rPr>
          <w:t>84</w:t>
        </w:r>
        <w:r>
          <w:rPr>
            <w:noProof/>
            <w:webHidden/>
          </w:rPr>
          <w:fldChar w:fldCharType="end"/>
        </w:r>
      </w:hyperlink>
    </w:p>
    <w:p w14:paraId="570F92D5" w14:textId="1FA62165"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13" w:history="1">
        <w:r w:rsidRPr="006D3EE4">
          <w:rPr>
            <w:rStyle w:val="Hipervnculo"/>
            <w:noProof/>
          </w:rPr>
          <w:t xml:space="preserve">Figura 49 </w:t>
        </w:r>
        <w:r w:rsidRPr="006D3EE4">
          <w:rPr>
            <w:rStyle w:val="Hipervnculo"/>
            <w:i/>
            <w:iCs/>
            <w:noProof/>
          </w:rPr>
          <w:t>Converion Pt a SaveModel de TFLite</w:t>
        </w:r>
        <w:r>
          <w:rPr>
            <w:noProof/>
            <w:webHidden/>
          </w:rPr>
          <w:tab/>
        </w:r>
        <w:r>
          <w:rPr>
            <w:noProof/>
            <w:webHidden/>
          </w:rPr>
          <w:fldChar w:fldCharType="begin"/>
        </w:r>
        <w:r>
          <w:rPr>
            <w:noProof/>
            <w:webHidden/>
          </w:rPr>
          <w:instrText xml:space="preserve"> PAGEREF _Toc201090413 \h </w:instrText>
        </w:r>
        <w:r>
          <w:rPr>
            <w:noProof/>
            <w:webHidden/>
          </w:rPr>
        </w:r>
        <w:r>
          <w:rPr>
            <w:noProof/>
            <w:webHidden/>
          </w:rPr>
          <w:fldChar w:fldCharType="separate"/>
        </w:r>
        <w:r>
          <w:rPr>
            <w:noProof/>
            <w:webHidden/>
          </w:rPr>
          <w:t>87</w:t>
        </w:r>
        <w:r>
          <w:rPr>
            <w:noProof/>
            <w:webHidden/>
          </w:rPr>
          <w:fldChar w:fldCharType="end"/>
        </w:r>
      </w:hyperlink>
    </w:p>
    <w:p w14:paraId="0B80DA9C" w14:textId="705E945E"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14" w:history="1">
        <w:r w:rsidRPr="006D3EE4">
          <w:rPr>
            <w:rStyle w:val="Hipervnculo"/>
            <w:noProof/>
          </w:rPr>
          <w:t xml:space="preserve">Figura 50 </w:t>
        </w:r>
        <w:r w:rsidRPr="006D3EE4">
          <w:rPr>
            <w:rStyle w:val="Hipervnculo"/>
            <w:i/>
            <w:iCs/>
            <w:noProof/>
          </w:rPr>
          <w:t>Conversión SaveModel TFLite a TFLite float16</w:t>
        </w:r>
        <w:r>
          <w:rPr>
            <w:noProof/>
            <w:webHidden/>
          </w:rPr>
          <w:tab/>
        </w:r>
        <w:r>
          <w:rPr>
            <w:noProof/>
            <w:webHidden/>
          </w:rPr>
          <w:fldChar w:fldCharType="begin"/>
        </w:r>
        <w:r>
          <w:rPr>
            <w:noProof/>
            <w:webHidden/>
          </w:rPr>
          <w:instrText xml:space="preserve"> PAGEREF _Toc201090414 \h </w:instrText>
        </w:r>
        <w:r>
          <w:rPr>
            <w:noProof/>
            <w:webHidden/>
          </w:rPr>
        </w:r>
        <w:r>
          <w:rPr>
            <w:noProof/>
            <w:webHidden/>
          </w:rPr>
          <w:fldChar w:fldCharType="separate"/>
        </w:r>
        <w:r>
          <w:rPr>
            <w:noProof/>
            <w:webHidden/>
          </w:rPr>
          <w:t>88</w:t>
        </w:r>
        <w:r>
          <w:rPr>
            <w:noProof/>
            <w:webHidden/>
          </w:rPr>
          <w:fldChar w:fldCharType="end"/>
        </w:r>
      </w:hyperlink>
    </w:p>
    <w:p w14:paraId="694F555B" w14:textId="28226512"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15" w:history="1">
        <w:r w:rsidRPr="006D3EE4">
          <w:rPr>
            <w:rStyle w:val="Hipervnculo"/>
            <w:noProof/>
          </w:rPr>
          <w:t xml:space="preserve">Figura 51 </w:t>
        </w:r>
        <w:r w:rsidRPr="006D3EE4">
          <w:rPr>
            <w:rStyle w:val="Hipervnculo"/>
            <w:i/>
            <w:iCs/>
            <w:noProof/>
          </w:rPr>
          <w:t>Detección con TFLite Float16</w:t>
        </w:r>
        <w:r>
          <w:rPr>
            <w:noProof/>
            <w:webHidden/>
          </w:rPr>
          <w:tab/>
        </w:r>
        <w:r>
          <w:rPr>
            <w:noProof/>
            <w:webHidden/>
          </w:rPr>
          <w:fldChar w:fldCharType="begin"/>
        </w:r>
        <w:r>
          <w:rPr>
            <w:noProof/>
            <w:webHidden/>
          </w:rPr>
          <w:instrText xml:space="preserve"> PAGEREF _Toc201090415 \h </w:instrText>
        </w:r>
        <w:r>
          <w:rPr>
            <w:noProof/>
            <w:webHidden/>
          </w:rPr>
        </w:r>
        <w:r>
          <w:rPr>
            <w:noProof/>
            <w:webHidden/>
          </w:rPr>
          <w:fldChar w:fldCharType="separate"/>
        </w:r>
        <w:r>
          <w:rPr>
            <w:noProof/>
            <w:webHidden/>
          </w:rPr>
          <w:t>88</w:t>
        </w:r>
        <w:r>
          <w:rPr>
            <w:noProof/>
            <w:webHidden/>
          </w:rPr>
          <w:fldChar w:fldCharType="end"/>
        </w:r>
      </w:hyperlink>
    </w:p>
    <w:p w14:paraId="238A773A" w14:textId="158AE716"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16" w:history="1">
        <w:r w:rsidRPr="006D3EE4">
          <w:rPr>
            <w:rStyle w:val="Hipervnculo"/>
            <w:noProof/>
          </w:rPr>
          <w:t xml:space="preserve">Figura 52 </w:t>
        </w:r>
        <w:r w:rsidRPr="006D3EE4">
          <w:rPr>
            <w:rStyle w:val="Hipervnculo"/>
            <w:i/>
            <w:iCs/>
            <w:noProof/>
          </w:rPr>
          <w:t>Visualización de Detección y Confianza con TFLITE</w:t>
        </w:r>
        <w:r>
          <w:rPr>
            <w:noProof/>
            <w:webHidden/>
          </w:rPr>
          <w:tab/>
        </w:r>
        <w:r>
          <w:rPr>
            <w:noProof/>
            <w:webHidden/>
          </w:rPr>
          <w:fldChar w:fldCharType="begin"/>
        </w:r>
        <w:r>
          <w:rPr>
            <w:noProof/>
            <w:webHidden/>
          </w:rPr>
          <w:instrText xml:space="preserve"> PAGEREF _Toc201090416 \h </w:instrText>
        </w:r>
        <w:r>
          <w:rPr>
            <w:noProof/>
            <w:webHidden/>
          </w:rPr>
        </w:r>
        <w:r>
          <w:rPr>
            <w:noProof/>
            <w:webHidden/>
          </w:rPr>
          <w:fldChar w:fldCharType="separate"/>
        </w:r>
        <w:r>
          <w:rPr>
            <w:noProof/>
            <w:webHidden/>
          </w:rPr>
          <w:t>89</w:t>
        </w:r>
        <w:r>
          <w:rPr>
            <w:noProof/>
            <w:webHidden/>
          </w:rPr>
          <w:fldChar w:fldCharType="end"/>
        </w:r>
      </w:hyperlink>
    </w:p>
    <w:p w14:paraId="120CA684" w14:textId="661660A2"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17" w:history="1">
        <w:r w:rsidRPr="006D3EE4">
          <w:rPr>
            <w:rStyle w:val="Hipervnculo"/>
            <w:noProof/>
          </w:rPr>
          <w:t xml:space="preserve">Figura 53 </w:t>
        </w:r>
        <w:r w:rsidRPr="006D3EE4">
          <w:rPr>
            <w:rStyle w:val="Hipervnculo"/>
            <w:i/>
            <w:iCs/>
            <w:noProof/>
          </w:rPr>
          <w:t>Configuración de entrada dinámica a una estática</w:t>
        </w:r>
        <w:r>
          <w:rPr>
            <w:noProof/>
            <w:webHidden/>
          </w:rPr>
          <w:tab/>
        </w:r>
        <w:r>
          <w:rPr>
            <w:noProof/>
            <w:webHidden/>
          </w:rPr>
          <w:fldChar w:fldCharType="begin"/>
        </w:r>
        <w:r>
          <w:rPr>
            <w:noProof/>
            <w:webHidden/>
          </w:rPr>
          <w:instrText xml:space="preserve"> PAGEREF _Toc201090417 \h </w:instrText>
        </w:r>
        <w:r>
          <w:rPr>
            <w:noProof/>
            <w:webHidden/>
          </w:rPr>
        </w:r>
        <w:r>
          <w:rPr>
            <w:noProof/>
            <w:webHidden/>
          </w:rPr>
          <w:fldChar w:fldCharType="separate"/>
        </w:r>
        <w:r>
          <w:rPr>
            <w:noProof/>
            <w:webHidden/>
          </w:rPr>
          <w:t>91</w:t>
        </w:r>
        <w:r>
          <w:rPr>
            <w:noProof/>
            <w:webHidden/>
          </w:rPr>
          <w:fldChar w:fldCharType="end"/>
        </w:r>
      </w:hyperlink>
    </w:p>
    <w:p w14:paraId="0A5CE382" w14:textId="3DA0E713"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18" w:history="1">
        <w:r w:rsidRPr="006D3EE4">
          <w:rPr>
            <w:rStyle w:val="Hipervnculo"/>
            <w:noProof/>
          </w:rPr>
          <w:t xml:space="preserve">Figura 54 </w:t>
        </w:r>
        <w:r w:rsidRPr="006D3EE4">
          <w:rPr>
            <w:rStyle w:val="Hipervnculo"/>
            <w:i/>
            <w:iCs/>
            <w:noProof/>
          </w:rPr>
          <w:t>Verificación de conversión</w:t>
        </w:r>
        <w:r>
          <w:rPr>
            <w:noProof/>
            <w:webHidden/>
          </w:rPr>
          <w:tab/>
        </w:r>
        <w:r>
          <w:rPr>
            <w:noProof/>
            <w:webHidden/>
          </w:rPr>
          <w:fldChar w:fldCharType="begin"/>
        </w:r>
        <w:r>
          <w:rPr>
            <w:noProof/>
            <w:webHidden/>
          </w:rPr>
          <w:instrText xml:space="preserve"> PAGEREF _Toc201090418 \h </w:instrText>
        </w:r>
        <w:r>
          <w:rPr>
            <w:noProof/>
            <w:webHidden/>
          </w:rPr>
        </w:r>
        <w:r>
          <w:rPr>
            <w:noProof/>
            <w:webHidden/>
          </w:rPr>
          <w:fldChar w:fldCharType="separate"/>
        </w:r>
        <w:r>
          <w:rPr>
            <w:noProof/>
            <w:webHidden/>
          </w:rPr>
          <w:t>92</w:t>
        </w:r>
        <w:r>
          <w:rPr>
            <w:noProof/>
            <w:webHidden/>
          </w:rPr>
          <w:fldChar w:fldCharType="end"/>
        </w:r>
      </w:hyperlink>
    </w:p>
    <w:p w14:paraId="2890A5A1" w14:textId="5558D559"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19" w:history="1">
        <w:r w:rsidRPr="006D3EE4">
          <w:rPr>
            <w:rStyle w:val="Hipervnculo"/>
            <w:noProof/>
          </w:rPr>
          <w:t xml:space="preserve">Figura 55 </w:t>
        </w:r>
        <w:r w:rsidRPr="006D3EE4">
          <w:rPr>
            <w:rStyle w:val="Hipervnculo"/>
            <w:i/>
            <w:iCs/>
            <w:noProof/>
          </w:rPr>
          <w:t>Pruebas Frontend Pantalla Inicial</w:t>
        </w:r>
        <w:r>
          <w:rPr>
            <w:noProof/>
            <w:webHidden/>
          </w:rPr>
          <w:tab/>
        </w:r>
        <w:r>
          <w:rPr>
            <w:noProof/>
            <w:webHidden/>
          </w:rPr>
          <w:fldChar w:fldCharType="begin"/>
        </w:r>
        <w:r>
          <w:rPr>
            <w:noProof/>
            <w:webHidden/>
          </w:rPr>
          <w:instrText xml:space="preserve"> PAGEREF _Toc201090419 \h </w:instrText>
        </w:r>
        <w:r>
          <w:rPr>
            <w:noProof/>
            <w:webHidden/>
          </w:rPr>
        </w:r>
        <w:r>
          <w:rPr>
            <w:noProof/>
            <w:webHidden/>
          </w:rPr>
          <w:fldChar w:fldCharType="separate"/>
        </w:r>
        <w:r>
          <w:rPr>
            <w:noProof/>
            <w:webHidden/>
          </w:rPr>
          <w:t>94</w:t>
        </w:r>
        <w:r>
          <w:rPr>
            <w:noProof/>
            <w:webHidden/>
          </w:rPr>
          <w:fldChar w:fldCharType="end"/>
        </w:r>
      </w:hyperlink>
    </w:p>
    <w:p w14:paraId="502EDC31" w14:textId="5429C8AE"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20" w:history="1">
        <w:r w:rsidRPr="006D3EE4">
          <w:rPr>
            <w:rStyle w:val="Hipervnculo"/>
            <w:noProof/>
          </w:rPr>
          <w:t xml:space="preserve">Figura 56 </w:t>
        </w:r>
        <w:r w:rsidRPr="006D3EE4">
          <w:rPr>
            <w:rStyle w:val="Hipervnculo"/>
            <w:i/>
            <w:iCs/>
            <w:noProof/>
          </w:rPr>
          <w:t>Fronted pantallas prueba</w:t>
        </w:r>
        <w:r>
          <w:rPr>
            <w:noProof/>
            <w:webHidden/>
          </w:rPr>
          <w:tab/>
        </w:r>
        <w:r>
          <w:rPr>
            <w:noProof/>
            <w:webHidden/>
          </w:rPr>
          <w:fldChar w:fldCharType="begin"/>
        </w:r>
        <w:r>
          <w:rPr>
            <w:noProof/>
            <w:webHidden/>
          </w:rPr>
          <w:instrText xml:space="preserve"> PAGEREF _Toc201090420 \h </w:instrText>
        </w:r>
        <w:r>
          <w:rPr>
            <w:noProof/>
            <w:webHidden/>
          </w:rPr>
        </w:r>
        <w:r>
          <w:rPr>
            <w:noProof/>
            <w:webHidden/>
          </w:rPr>
          <w:fldChar w:fldCharType="separate"/>
        </w:r>
        <w:r>
          <w:rPr>
            <w:noProof/>
            <w:webHidden/>
          </w:rPr>
          <w:t>95</w:t>
        </w:r>
        <w:r>
          <w:rPr>
            <w:noProof/>
            <w:webHidden/>
          </w:rPr>
          <w:fldChar w:fldCharType="end"/>
        </w:r>
      </w:hyperlink>
    </w:p>
    <w:p w14:paraId="30C22150" w14:textId="4B762064"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21" w:history="1">
        <w:r w:rsidRPr="006D3EE4">
          <w:rPr>
            <w:rStyle w:val="Hipervnculo"/>
            <w:noProof/>
          </w:rPr>
          <w:t xml:space="preserve">Figura 57 </w:t>
        </w:r>
        <w:r w:rsidRPr="006D3EE4">
          <w:rPr>
            <w:rStyle w:val="Hipervnculo"/>
            <w:i/>
            <w:iCs/>
            <w:noProof/>
          </w:rPr>
          <w:t>Fragmento View</w:t>
        </w:r>
        <w:r>
          <w:rPr>
            <w:noProof/>
            <w:webHidden/>
          </w:rPr>
          <w:tab/>
        </w:r>
        <w:r>
          <w:rPr>
            <w:noProof/>
            <w:webHidden/>
          </w:rPr>
          <w:fldChar w:fldCharType="begin"/>
        </w:r>
        <w:r>
          <w:rPr>
            <w:noProof/>
            <w:webHidden/>
          </w:rPr>
          <w:instrText xml:space="preserve"> PAGEREF _Toc201090421 \h </w:instrText>
        </w:r>
        <w:r>
          <w:rPr>
            <w:noProof/>
            <w:webHidden/>
          </w:rPr>
        </w:r>
        <w:r>
          <w:rPr>
            <w:noProof/>
            <w:webHidden/>
          </w:rPr>
          <w:fldChar w:fldCharType="separate"/>
        </w:r>
        <w:r>
          <w:rPr>
            <w:noProof/>
            <w:webHidden/>
          </w:rPr>
          <w:t>96</w:t>
        </w:r>
        <w:r>
          <w:rPr>
            <w:noProof/>
            <w:webHidden/>
          </w:rPr>
          <w:fldChar w:fldCharType="end"/>
        </w:r>
      </w:hyperlink>
    </w:p>
    <w:p w14:paraId="2284C7EA" w14:textId="7931C8AA"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22" w:history="1">
        <w:r w:rsidRPr="006D3EE4">
          <w:rPr>
            <w:rStyle w:val="Hipervnculo"/>
            <w:noProof/>
          </w:rPr>
          <w:t xml:space="preserve">Figura 58 </w:t>
        </w:r>
        <w:r w:rsidRPr="006D3EE4">
          <w:rPr>
            <w:rStyle w:val="Hipervnculo"/>
            <w:i/>
            <w:iCs/>
            <w:noProof/>
          </w:rPr>
          <w:t>Clase para filtros</w:t>
        </w:r>
        <w:r>
          <w:rPr>
            <w:noProof/>
            <w:webHidden/>
          </w:rPr>
          <w:tab/>
        </w:r>
        <w:r>
          <w:rPr>
            <w:noProof/>
            <w:webHidden/>
          </w:rPr>
          <w:fldChar w:fldCharType="begin"/>
        </w:r>
        <w:r>
          <w:rPr>
            <w:noProof/>
            <w:webHidden/>
          </w:rPr>
          <w:instrText xml:space="preserve"> PAGEREF _Toc201090422 \h </w:instrText>
        </w:r>
        <w:r>
          <w:rPr>
            <w:noProof/>
            <w:webHidden/>
          </w:rPr>
        </w:r>
        <w:r>
          <w:rPr>
            <w:noProof/>
            <w:webHidden/>
          </w:rPr>
          <w:fldChar w:fldCharType="separate"/>
        </w:r>
        <w:r>
          <w:rPr>
            <w:noProof/>
            <w:webHidden/>
          </w:rPr>
          <w:t>97</w:t>
        </w:r>
        <w:r>
          <w:rPr>
            <w:noProof/>
            <w:webHidden/>
          </w:rPr>
          <w:fldChar w:fldCharType="end"/>
        </w:r>
      </w:hyperlink>
    </w:p>
    <w:p w14:paraId="5AF62B48" w14:textId="73850CB3"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23" w:history="1">
        <w:r w:rsidRPr="006D3EE4">
          <w:rPr>
            <w:rStyle w:val="Hipervnculo"/>
            <w:noProof/>
          </w:rPr>
          <w:t xml:space="preserve">Figura 59 </w:t>
        </w:r>
        <w:r w:rsidRPr="006D3EE4">
          <w:rPr>
            <w:rStyle w:val="Hipervnculo"/>
            <w:i/>
            <w:iCs/>
            <w:noProof/>
          </w:rPr>
          <w:t>Izquierda original, Derecha con Filtros</w:t>
        </w:r>
        <w:r>
          <w:rPr>
            <w:noProof/>
            <w:webHidden/>
          </w:rPr>
          <w:tab/>
        </w:r>
        <w:r>
          <w:rPr>
            <w:noProof/>
            <w:webHidden/>
          </w:rPr>
          <w:fldChar w:fldCharType="begin"/>
        </w:r>
        <w:r>
          <w:rPr>
            <w:noProof/>
            <w:webHidden/>
          </w:rPr>
          <w:instrText xml:space="preserve"> PAGEREF _Toc201090423 \h </w:instrText>
        </w:r>
        <w:r>
          <w:rPr>
            <w:noProof/>
            <w:webHidden/>
          </w:rPr>
        </w:r>
        <w:r>
          <w:rPr>
            <w:noProof/>
            <w:webHidden/>
          </w:rPr>
          <w:fldChar w:fldCharType="separate"/>
        </w:r>
        <w:r>
          <w:rPr>
            <w:noProof/>
            <w:webHidden/>
          </w:rPr>
          <w:t>97</w:t>
        </w:r>
        <w:r>
          <w:rPr>
            <w:noProof/>
            <w:webHidden/>
          </w:rPr>
          <w:fldChar w:fldCharType="end"/>
        </w:r>
      </w:hyperlink>
    </w:p>
    <w:p w14:paraId="30E749BD" w14:textId="68D14BCB"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24" w:history="1">
        <w:r w:rsidRPr="006D3EE4">
          <w:rPr>
            <w:rStyle w:val="Hipervnculo"/>
            <w:noProof/>
          </w:rPr>
          <w:t xml:space="preserve">Figura 60 </w:t>
        </w:r>
        <w:r w:rsidRPr="006D3EE4">
          <w:rPr>
            <w:rStyle w:val="Hipervnculo"/>
            <w:i/>
            <w:iCs/>
            <w:noProof/>
          </w:rPr>
          <w:t>Clase de redimensión y Rotación</w:t>
        </w:r>
        <w:r>
          <w:rPr>
            <w:noProof/>
            <w:webHidden/>
          </w:rPr>
          <w:tab/>
        </w:r>
        <w:r>
          <w:rPr>
            <w:noProof/>
            <w:webHidden/>
          </w:rPr>
          <w:fldChar w:fldCharType="begin"/>
        </w:r>
        <w:r>
          <w:rPr>
            <w:noProof/>
            <w:webHidden/>
          </w:rPr>
          <w:instrText xml:space="preserve"> PAGEREF _Toc201090424 \h </w:instrText>
        </w:r>
        <w:r>
          <w:rPr>
            <w:noProof/>
            <w:webHidden/>
          </w:rPr>
        </w:r>
        <w:r>
          <w:rPr>
            <w:noProof/>
            <w:webHidden/>
          </w:rPr>
          <w:fldChar w:fldCharType="separate"/>
        </w:r>
        <w:r>
          <w:rPr>
            <w:noProof/>
            <w:webHidden/>
          </w:rPr>
          <w:t>98</w:t>
        </w:r>
        <w:r>
          <w:rPr>
            <w:noProof/>
            <w:webHidden/>
          </w:rPr>
          <w:fldChar w:fldCharType="end"/>
        </w:r>
      </w:hyperlink>
    </w:p>
    <w:p w14:paraId="3404B6AC" w14:textId="09F0614D"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25" w:history="1">
        <w:r w:rsidRPr="006D3EE4">
          <w:rPr>
            <w:rStyle w:val="Hipervnculo"/>
            <w:noProof/>
          </w:rPr>
          <w:t xml:space="preserve">Figura 61 </w:t>
        </w:r>
        <w:r w:rsidRPr="006D3EE4">
          <w:rPr>
            <w:rStyle w:val="Hipervnculo"/>
            <w:i/>
            <w:iCs/>
            <w:noProof/>
          </w:rPr>
          <w:t>Clase Detector.kt</w:t>
        </w:r>
        <w:r>
          <w:rPr>
            <w:noProof/>
            <w:webHidden/>
          </w:rPr>
          <w:tab/>
        </w:r>
        <w:r>
          <w:rPr>
            <w:noProof/>
            <w:webHidden/>
          </w:rPr>
          <w:fldChar w:fldCharType="begin"/>
        </w:r>
        <w:r>
          <w:rPr>
            <w:noProof/>
            <w:webHidden/>
          </w:rPr>
          <w:instrText xml:space="preserve"> PAGEREF _Toc201090425 \h </w:instrText>
        </w:r>
        <w:r>
          <w:rPr>
            <w:noProof/>
            <w:webHidden/>
          </w:rPr>
        </w:r>
        <w:r>
          <w:rPr>
            <w:noProof/>
            <w:webHidden/>
          </w:rPr>
          <w:fldChar w:fldCharType="separate"/>
        </w:r>
        <w:r>
          <w:rPr>
            <w:noProof/>
            <w:webHidden/>
          </w:rPr>
          <w:t>99</w:t>
        </w:r>
        <w:r>
          <w:rPr>
            <w:noProof/>
            <w:webHidden/>
          </w:rPr>
          <w:fldChar w:fldCharType="end"/>
        </w:r>
      </w:hyperlink>
    </w:p>
    <w:p w14:paraId="33E0A440" w14:textId="55AFE5D0"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26" w:history="1">
        <w:r w:rsidRPr="006D3EE4">
          <w:rPr>
            <w:rStyle w:val="Hipervnculo"/>
            <w:noProof/>
          </w:rPr>
          <w:t xml:space="preserve">Figura 62 </w:t>
        </w:r>
        <w:r w:rsidRPr="006D3EE4">
          <w:rPr>
            <w:rStyle w:val="Hipervnculo"/>
            <w:i/>
            <w:iCs/>
            <w:noProof/>
          </w:rPr>
          <w:t>Clase DetectorD.kt</w:t>
        </w:r>
        <w:r>
          <w:rPr>
            <w:noProof/>
            <w:webHidden/>
          </w:rPr>
          <w:tab/>
        </w:r>
        <w:r>
          <w:rPr>
            <w:noProof/>
            <w:webHidden/>
          </w:rPr>
          <w:fldChar w:fldCharType="begin"/>
        </w:r>
        <w:r>
          <w:rPr>
            <w:noProof/>
            <w:webHidden/>
          </w:rPr>
          <w:instrText xml:space="preserve"> PAGEREF _Toc201090426 \h </w:instrText>
        </w:r>
        <w:r>
          <w:rPr>
            <w:noProof/>
            <w:webHidden/>
          </w:rPr>
        </w:r>
        <w:r>
          <w:rPr>
            <w:noProof/>
            <w:webHidden/>
          </w:rPr>
          <w:fldChar w:fldCharType="separate"/>
        </w:r>
        <w:r>
          <w:rPr>
            <w:noProof/>
            <w:webHidden/>
          </w:rPr>
          <w:t>100</w:t>
        </w:r>
        <w:r>
          <w:rPr>
            <w:noProof/>
            <w:webHidden/>
          </w:rPr>
          <w:fldChar w:fldCharType="end"/>
        </w:r>
      </w:hyperlink>
    </w:p>
    <w:p w14:paraId="4C09F4D4" w14:textId="2C51BB9E"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27" w:history="1">
        <w:r w:rsidRPr="006D3EE4">
          <w:rPr>
            <w:rStyle w:val="Hipervnculo"/>
            <w:noProof/>
          </w:rPr>
          <w:t xml:space="preserve">Figura 63 </w:t>
        </w:r>
        <w:r w:rsidRPr="006D3EE4">
          <w:rPr>
            <w:rStyle w:val="Hipervnculo"/>
            <w:i/>
            <w:iCs/>
            <w:noProof/>
          </w:rPr>
          <w:t>CLase CRNNModelUtils.kt</w:t>
        </w:r>
        <w:r>
          <w:rPr>
            <w:noProof/>
            <w:webHidden/>
          </w:rPr>
          <w:tab/>
        </w:r>
        <w:r>
          <w:rPr>
            <w:noProof/>
            <w:webHidden/>
          </w:rPr>
          <w:fldChar w:fldCharType="begin"/>
        </w:r>
        <w:r>
          <w:rPr>
            <w:noProof/>
            <w:webHidden/>
          </w:rPr>
          <w:instrText xml:space="preserve"> PAGEREF _Toc201090427 \h </w:instrText>
        </w:r>
        <w:r>
          <w:rPr>
            <w:noProof/>
            <w:webHidden/>
          </w:rPr>
        </w:r>
        <w:r>
          <w:rPr>
            <w:noProof/>
            <w:webHidden/>
          </w:rPr>
          <w:fldChar w:fldCharType="separate"/>
        </w:r>
        <w:r>
          <w:rPr>
            <w:noProof/>
            <w:webHidden/>
          </w:rPr>
          <w:t>101</w:t>
        </w:r>
        <w:r>
          <w:rPr>
            <w:noProof/>
            <w:webHidden/>
          </w:rPr>
          <w:fldChar w:fldCharType="end"/>
        </w:r>
      </w:hyperlink>
    </w:p>
    <w:p w14:paraId="35025118" w14:textId="7D8E997E"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28" w:history="1">
        <w:r w:rsidRPr="006D3EE4">
          <w:rPr>
            <w:rStyle w:val="Hipervnculo"/>
            <w:noProof/>
          </w:rPr>
          <w:t xml:space="preserve">Figura 64 </w:t>
        </w:r>
        <w:r w:rsidRPr="006D3EE4">
          <w:rPr>
            <w:rStyle w:val="Hipervnculo"/>
            <w:i/>
            <w:iCs/>
            <w:noProof/>
          </w:rPr>
          <w:t>Clase DatabaseHelper.kt</w:t>
        </w:r>
        <w:r>
          <w:rPr>
            <w:noProof/>
            <w:webHidden/>
          </w:rPr>
          <w:tab/>
        </w:r>
        <w:r>
          <w:rPr>
            <w:noProof/>
            <w:webHidden/>
          </w:rPr>
          <w:fldChar w:fldCharType="begin"/>
        </w:r>
        <w:r>
          <w:rPr>
            <w:noProof/>
            <w:webHidden/>
          </w:rPr>
          <w:instrText xml:space="preserve"> PAGEREF _Toc201090428 \h </w:instrText>
        </w:r>
        <w:r>
          <w:rPr>
            <w:noProof/>
            <w:webHidden/>
          </w:rPr>
        </w:r>
        <w:r>
          <w:rPr>
            <w:noProof/>
            <w:webHidden/>
          </w:rPr>
          <w:fldChar w:fldCharType="separate"/>
        </w:r>
        <w:r>
          <w:rPr>
            <w:noProof/>
            <w:webHidden/>
          </w:rPr>
          <w:t>103</w:t>
        </w:r>
        <w:r>
          <w:rPr>
            <w:noProof/>
            <w:webHidden/>
          </w:rPr>
          <w:fldChar w:fldCharType="end"/>
        </w:r>
      </w:hyperlink>
    </w:p>
    <w:p w14:paraId="34EDC4A9" w14:textId="10A8F839"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29" w:history="1">
        <w:r w:rsidRPr="006D3EE4">
          <w:rPr>
            <w:rStyle w:val="Hipervnculo"/>
            <w:noProof/>
          </w:rPr>
          <w:t xml:space="preserve">Figura 65 </w:t>
        </w:r>
        <w:r w:rsidRPr="006D3EE4">
          <w:rPr>
            <w:rStyle w:val="Hipervnculo"/>
            <w:i/>
            <w:iCs/>
            <w:noProof/>
          </w:rPr>
          <w:t>ModelView</w:t>
        </w:r>
        <w:r>
          <w:rPr>
            <w:noProof/>
            <w:webHidden/>
          </w:rPr>
          <w:tab/>
        </w:r>
        <w:r>
          <w:rPr>
            <w:noProof/>
            <w:webHidden/>
          </w:rPr>
          <w:fldChar w:fldCharType="begin"/>
        </w:r>
        <w:r>
          <w:rPr>
            <w:noProof/>
            <w:webHidden/>
          </w:rPr>
          <w:instrText xml:space="preserve"> PAGEREF _Toc201090429 \h </w:instrText>
        </w:r>
        <w:r>
          <w:rPr>
            <w:noProof/>
            <w:webHidden/>
          </w:rPr>
        </w:r>
        <w:r>
          <w:rPr>
            <w:noProof/>
            <w:webHidden/>
          </w:rPr>
          <w:fldChar w:fldCharType="separate"/>
        </w:r>
        <w:r>
          <w:rPr>
            <w:noProof/>
            <w:webHidden/>
          </w:rPr>
          <w:t>104</w:t>
        </w:r>
        <w:r>
          <w:rPr>
            <w:noProof/>
            <w:webHidden/>
          </w:rPr>
          <w:fldChar w:fldCharType="end"/>
        </w:r>
      </w:hyperlink>
    </w:p>
    <w:p w14:paraId="209E510D" w14:textId="7EBF9D4F"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30" w:history="1">
        <w:r w:rsidRPr="006D3EE4">
          <w:rPr>
            <w:rStyle w:val="Hipervnculo"/>
            <w:noProof/>
          </w:rPr>
          <w:t xml:space="preserve">Figura 66 </w:t>
        </w:r>
        <w:r w:rsidRPr="006D3EE4">
          <w:rPr>
            <w:rStyle w:val="Hipervnculo"/>
            <w:i/>
            <w:iCs/>
            <w:noProof/>
          </w:rPr>
          <w:t>Deteccion y Recorte</w:t>
        </w:r>
        <w:r>
          <w:rPr>
            <w:noProof/>
            <w:webHidden/>
          </w:rPr>
          <w:tab/>
        </w:r>
        <w:r>
          <w:rPr>
            <w:noProof/>
            <w:webHidden/>
          </w:rPr>
          <w:fldChar w:fldCharType="begin"/>
        </w:r>
        <w:r>
          <w:rPr>
            <w:noProof/>
            <w:webHidden/>
          </w:rPr>
          <w:instrText xml:space="preserve"> PAGEREF _Toc201090430 \h </w:instrText>
        </w:r>
        <w:r>
          <w:rPr>
            <w:noProof/>
            <w:webHidden/>
          </w:rPr>
        </w:r>
        <w:r>
          <w:rPr>
            <w:noProof/>
            <w:webHidden/>
          </w:rPr>
          <w:fldChar w:fldCharType="separate"/>
        </w:r>
        <w:r>
          <w:rPr>
            <w:noProof/>
            <w:webHidden/>
          </w:rPr>
          <w:t>105</w:t>
        </w:r>
        <w:r>
          <w:rPr>
            <w:noProof/>
            <w:webHidden/>
          </w:rPr>
          <w:fldChar w:fldCharType="end"/>
        </w:r>
      </w:hyperlink>
    </w:p>
    <w:p w14:paraId="74982866" w14:textId="172F8B5D"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31" w:history="1">
        <w:r w:rsidRPr="006D3EE4">
          <w:rPr>
            <w:rStyle w:val="Hipervnculo"/>
            <w:noProof/>
          </w:rPr>
          <w:t xml:space="preserve">Figura 67 </w:t>
        </w:r>
        <w:r w:rsidRPr="006D3EE4">
          <w:rPr>
            <w:rStyle w:val="Hipervnculo"/>
            <w:i/>
            <w:iCs/>
            <w:noProof/>
          </w:rPr>
          <w:t>Captura de aplicación de detección CRNN</w:t>
        </w:r>
        <w:r>
          <w:rPr>
            <w:noProof/>
            <w:webHidden/>
          </w:rPr>
          <w:tab/>
        </w:r>
        <w:r>
          <w:rPr>
            <w:noProof/>
            <w:webHidden/>
          </w:rPr>
          <w:fldChar w:fldCharType="begin"/>
        </w:r>
        <w:r>
          <w:rPr>
            <w:noProof/>
            <w:webHidden/>
          </w:rPr>
          <w:instrText xml:space="preserve"> PAGEREF _Toc201090431 \h </w:instrText>
        </w:r>
        <w:r>
          <w:rPr>
            <w:noProof/>
            <w:webHidden/>
          </w:rPr>
        </w:r>
        <w:r>
          <w:rPr>
            <w:noProof/>
            <w:webHidden/>
          </w:rPr>
          <w:fldChar w:fldCharType="separate"/>
        </w:r>
        <w:r>
          <w:rPr>
            <w:noProof/>
            <w:webHidden/>
          </w:rPr>
          <w:t>105</w:t>
        </w:r>
        <w:r>
          <w:rPr>
            <w:noProof/>
            <w:webHidden/>
          </w:rPr>
          <w:fldChar w:fldCharType="end"/>
        </w:r>
      </w:hyperlink>
    </w:p>
    <w:p w14:paraId="0C52D89A" w14:textId="404179BE"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32" w:history="1">
        <w:r w:rsidRPr="006D3EE4">
          <w:rPr>
            <w:rStyle w:val="Hipervnculo"/>
            <w:noProof/>
          </w:rPr>
          <w:t>Figura 68 Matriz de confusión</w:t>
        </w:r>
        <w:r>
          <w:rPr>
            <w:noProof/>
            <w:webHidden/>
          </w:rPr>
          <w:tab/>
        </w:r>
        <w:r>
          <w:rPr>
            <w:noProof/>
            <w:webHidden/>
          </w:rPr>
          <w:fldChar w:fldCharType="begin"/>
        </w:r>
        <w:r>
          <w:rPr>
            <w:noProof/>
            <w:webHidden/>
          </w:rPr>
          <w:instrText xml:space="preserve"> PAGEREF _Toc201090432 \h </w:instrText>
        </w:r>
        <w:r>
          <w:rPr>
            <w:noProof/>
            <w:webHidden/>
          </w:rPr>
        </w:r>
        <w:r>
          <w:rPr>
            <w:noProof/>
            <w:webHidden/>
          </w:rPr>
          <w:fldChar w:fldCharType="separate"/>
        </w:r>
        <w:r>
          <w:rPr>
            <w:noProof/>
            <w:webHidden/>
          </w:rPr>
          <w:t>109</w:t>
        </w:r>
        <w:r>
          <w:rPr>
            <w:noProof/>
            <w:webHidden/>
          </w:rPr>
          <w:fldChar w:fldCharType="end"/>
        </w:r>
      </w:hyperlink>
    </w:p>
    <w:p w14:paraId="614C560C" w14:textId="5225C972"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33" w:history="1">
        <w:r w:rsidRPr="006D3EE4">
          <w:rPr>
            <w:rStyle w:val="Hipervnculo"/>
            <w:noProof/>
          </w:rPr>
          <w:t xml:space="preserve">Figura 69 </w:t>
        </w:r>
        <w:r w:rsidRPr="006D3EE4">
          <w:rPr>
            <w:rStyle w:val="Hipervnculo"/>
            <w:i/>
            <w:iCs/>
            <w:noProof/>
          </w:rPr>
          <w:t>Gráfico de distribución de error de chi cuadrado por carácter.</w:t>
        </w:r>
        <w:r>
          <w:rPr>
            <w:noProof/>
            <w:webHidden/>
          </w:rPr>
          <w:tab/>
        </w:r>
        <w:r>
          <w:rPr>
            <w:noProof/>
            <w:webHidden/>
          </w:rPr>
          <w:fldChar w:fldCharType="begin"/>
        </w:r>
        <w:r>
          <w:rPr>
            <w:noProof/>
            <w:webHidden/>
          </w:rPr>
          <w:instrText xml:space="preserve"> PAGEREF _Toc201090433 \h </w:instrText>
        </w:r>
        <w:r>
          <w:rPr>
            <w:noProof/>
            <w:webHidden/>
          </w:rPr>
        </w:r>
        <w:r>
          <w:rPr>
            <w:noProof/>
            <w:webHidden/>
          </w:rPr>
          <w:fldChar w:fldCharType="separate"/>
        </w:r>
        <w:r>
          <w:rPr>
            <w:noProof/>
            <w:webHidden/>
          </w:rPr>
          <w:t>115</w:t>
        </w:r>
        <w:r>
          <w:rPr>
            <w:noProof/>
            <w:webHidden/>
          </w:rPr>
          <w:fldChar w:fldCharType="end"/>
        </w:r>
      </w:hyperlink>
    </w:p>
    <w:p w14:paraId="362B68B1" w14:textId="488DFCD9" w:rsidR="00A35D9D" w:rsidRDefault="008F5734" w:rsidP="00D54F47">
      <w:r>
        <w:fldChar w:fldCharType="end"/>
      </w:r>
    </w:p>
    <w:p w14:paraId="1FC528B5" w14:textId="77777777" w:rsidR="00A35D9D" w:rsidRDefault="00A35D9D">
      <w:pPr>
        <w:spacing w:line="259" w:lineRule="auto"/>
        <w:ind w:firstLine="0"/>
      </w:pPr>
      <w:r>
        <w:br w:type="page"/>
      </w:r>
    </w:p>
    <w:p w14:paraId="10DAB3D3" w14:textId="0F98E387" w:rsidR="00D54F47" w:rsidRDefault="00303666" w:rsidP="009D4DDE">
      <w:pPr>
        <w:pStyle w:val="Estilo0"/>
      </w:pPr>
      <w:bookmarkStart w:id="10" w:name="_Toc201090233"/>
      <w:r>
        <w:lastRenderedPageBreak/>
        <w:t>INDICE DE TABLAS</w:t>
      </w:r>
      <w:bookmarkEnd w:id="10"/>
    </w:p>
    <w:p w14:paraId="4CC627A1" w14:textId="2576E9AD" w:rsidR="00C9395B" w:rsidRDefault="00197AD1">
      <w:pPr>
        <w:pStyle w:val="Tabladeilustraciones"/>
        <w:tabs>
          <w:tab w:val="right" w:leader="dot" w:pos="9350"/>
        </w:tabs>
        <w:rPr>
          <w:rFonts w:asciiTheme="minorHAnsi" w:eastAsiaTheme="minorEastAsia" w:hAnsiTheme="minorHAnsi"/>
          <w:noProof/>
          <w:sz w:val="22"/>
          <w:lang w:eastAsia="es-BO"/>
        </w:rPr>
      </w:pPr>
      <w:r>
        <w:fldChar w:fldCharType="begin"/>
      </w:r>
      <w:r>
        <w:instrText xml:space="preserve"> TOC \h \z \c "Tabla" </w:instrText>
      </w:r>
      <w:r>
        <w:fldChar w:fldCharType="separate"/>
      </w:r>
      <w:hyperlink w:anchor="_Toc201090434" w:history="1">
        <w:r w:rsidR="00C9395B" w:rsidRPr="00AA4CB6">
          <w:rPr>
            <w:rStyle w:val="Hipervnculo"/>
            <w:noProof/>
          </w:rPr>
          <w:t xml:space="preserve">Tabla 1 </w:t>
        </w:r>
        <w:r w:rsidR="00C9395B" w:rsidRPr="00AA4CB6">
          <w:rPr>
            <w:rStyle w:val="Hipervnculo"/>
            <w:i/>
            <w:iCs/>
            <w:noProof/>
          </w:rPr>
          <w:t>Diseño Mobile-D</w:t>
        </w:r>
        <w:r w:rsidR="00C9395B">
          <w:rPr>
            <w:noProof/>
            <w:webHidden/>
          </w:rPr>
          <w:tab/>
        </w:r>
        <w:r w:rsidR="00C9395B">
          <w:rPr>
            <w:noProof/>
            <w:webHidden/>
          </w:rPr>
          <w:fldChar w:fldCharType="begin"/>
        </w:r>
        <w:r w:rsidR="00C9395B">
          <w:rPr>
            <w:noProof/>
            <w:webHidden/>
          </w:rPr>
          <w:instrText xml:space="preserve"> PAGEREF _Toc201090434 \h </w:instrText>
        </w:r>
        <w:r w:rsidR="00C9395B">
          <w:rPr>
            <w:noProof/>
            <w:webHidden/>
          </w:rPr>
        </w:r>
        <w:r w:rsidR="00C9395B">
          <w:rPr>
            <w:noProof/>
            <w:webHidden/>
          </w:rPr>
          <w:fldChar w:fldCharType="separate"/>
        </w:r>
        <w:r w:rsidR="00C9395B">
          <w:rPr>
            <w:noProof/>
            <w:webHidden/>
          </w:rPr>
          <w:t>61</w:t>
        </w:r>
        <w:r w:rsidR="00C9395B">
          <w:rPr>
            <w:noProof/>
            <w:webHidden/>
          </w:rPr>
          <w:fldChar w:fldCharType="end"/>
        </w:r>
      </w:hyperlink>
    </w:p>
    <w:p w14:paraId="68EB39B5" w14:textId="6440D170"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35" w:history="1">
        <w:r w:rsidRPr="00AA4CB6">
          <w:rPr>
            <w:rStyle w:val="Hipervnculo"/>
            <w:noProof/>
          </w:rPr>
          <w:t xml:space="preserve">Tabla 2 </w:t>
        </w:r>
        <w:r w:rsidRPr="00AA4CB6">
          <w:rPr>
            <w:rStyle w:val="Hipervnculo"/>
            <w:i/>
            <w:iCs/>
            <w:noProof/>
          </w:rPr>
          <w:t>Problemas en adaptación CRNN a PT PyTorch</w:t>
        </w:r>
        <w:r>
          <w:rPr>
            <w:noProof/>
            <w:webHidden/>
          </w:rPr>
          <w:tab/>
        </w:r>
        <w:r>
          <w:rPr>
            <w:noProof/>
            <w:webHidden/>
          </w:rPr>
          <w:fldChar w:fldCharType="begin"/>
        </w:r>
        <w:r>
          <w:rPr>
            <w:noProof/>
            <w:webHidden/>
          </w:rPr>
          <w:instrText xml:space="preserve"> PAGEREF _Toc201090435 \h </w:instrText>
        </w:r>
        <w:r>
          <w:rPr>
            <w:noProof/>
            <w:webHidden/>
          </w:rPr>
        </w:r>
        <w:r>
          <w:rPr>
            <w:noProof/>
            <w:webHidden/>
          </w:rPr>
          <w:fldChar w:fldCharType="separate"/>
        </w:r>
        <w:r>
          <w:rPr>
            <w:noProof/>
            <w:webHidden/>
          </w:rPr>
          <w:t>90</w:t>
        </w:r>
        <w:r>
          <w:rPr>
            <w:noProof/>
            <w:webHidden/>
          </w:rPr>
          <w:fldChar w:fldCharType="end"/>
        </w:r>
      </w:hyperlink>
    </w:p>
    <w:p w14:paraId="2311B603" w14:textId="507A073A"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36" w:history="1">
        <w:r w:rsidRPr="00AA4CB6">
          <w:rPr>
            <w:rStyle w:val="Hipervnculo"/>
            <w:noProof/>
          </w:rPr>
          <w:t xml:space="preserve">Tabla 3 </w:t>
        </w:r>
        <w:r w:rsidRPr="00AA4CB6">
          <w:rPr>
            <w:rStyle w:val="Hipervnculo"/>
            <w:i/>
            <w:iCs/>
            <w:noProof/>
          </w:rPr>
          <w:t>Validación de Requisitos</w:t>
        </w:r>
        <w:r>
          <w:rPr>
            <w:noProof/>
            <w:webHidden/>
          </w:rPr>
          <w:tab/>
        </w:r>
        <w:r>
          <w:rPr>
            <w:noProof/>
            <w:webHidden/>
          </w:rPr>
          <w:fldChar w:fldCharType="begin"/>
        </w:r>
        <w:r>
          <w:rPr>
            <w:noProof/>
            <w:webHidden/>
          </w:rPr>
          <w:instrText xml:space="preserve"> PAGEREF _Toc201090436 \h </w:instrText>
        </w:r>
        <w:r>
          <w:rPr>
            <w:noProof/>
            <w:webHidden/>
          </w:rPr>
        </w:r>
        <w:r>
          <w:rPr>
            <w:noProof/>
            <w:webHidden/>
          </w:rPr>
          <w:fldChar w:fldCharType="separate"/>
        </w:r>
        <w:r>
          <w:rPr>
            <w:noProof/>
            <w:webHidden/>
          </w:rPr>
          <w:t>106</w:t>
        </w:r>
        <w:r>
          <w:rPr>
            <w:noProof/>
            <w:webHidden/>
          </w:rPr>
          <w:fldChar w:fldCharType="end"/>
        </w:r>
      </w:hyperlink>
    </w:p>
    <w:p w14:paraId="79806216" w14:textId="1BE9B889"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37" w:history="1">
        <w:r w:rsidRPr="00AA4CB6">
          <w:rPr>
            <w:rStyle w:val="Hipervnculo"/>
            <w:noProof/>
          </w:rPr>
          <w:t xml:space="preserve">Tabla 4 </w:t>
        </w:r>
        <w:r w:rsidRPr="00AA4CB6">
          <w:rPr>
            <w:rStyle w:val="Hipervnculo"/>
            <w:i/>
            <w:iCs/>
            <w:noProof/>
          </w:rPr>
          <w:t>Tabla generada atreves de la matriz de confusión.</w:t>
        </w:r>
        <w:r>
          <w:rPr>
            <w:noProof/>
            <w:webHidden/>
          </w:rPr>
          <w:tab/>
        </w:r>
        <w:r>
          <w:rPr>
            <w:noProof/>
            <w:webHidden/>
          </w:rPr>
          <w:fldChar w:fldCharType="begin"/>
        </w:r>
        <w:r>
          <w:rPr>
            <w:noProof/>
            <w:webHidden/>
          </w:rPr>
          <w:instrText xml:space="preserve"> PAGEREF _Toc201090437 \h </w:instrText>
        </w:r>
        <w:r>
          <w:rPr>
            <w:noProof/>
            <w:webHidden/>
          </w:rPr>
        </w:r>
        <w:r>
          <w:rPr>
            <w:noProof/>
            <w:webHidden/>
          </w:rPr>
          <w:fldChar w:fldCharType="separate"/>
        </w:r>
        <w:r>
          <w:rPr>
            <w:noProof/>
            <w:webHidden/>
          </w:rPr>
          <w:t>110</w:t>
        </w:r>
        <w:r>
          <w:rPr>
            <w:noProof/>
            <w:webHidden/>
          </w:rPr>
          <w:fldChar w:fldCharType="end"/>
        </w:r>
      </w:hyperlink>
    </w:p>
    <w:p w14:paraId="4D3FCD65" w14:textId="546EFA1C"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38" w:history="1">
        <w:r w:rsidRPr="00AA4CB6">
          <w:rPr>
            <w:rStyle w:val="Hipervnculo"/>
            <w:noProof/>
          </w:rPr>
          <w:t xml:space="preserve">Tabla 5 </w:t>
        </w:r>
        <w:r w:rsidRPr="00AA4CB6">
          <w:rPr>
            <w:rStyle w:val="Hipervnculo"/>
            <w:i/>
            <w:iCs/>
            <w:noProof/>
          </w:rPr>
          <w:t>Tabla de cálculos para chi cuadrado</w:t>
        </w:r>
        <w:r w:rsidRPr="00AA4CB6">
          <w:rPr>
            <w:rStyle w:val="Hipervnculo"/>
            <w:noProof/>
          </w:rPr>
          <w:t>.</w:t>
        </w:r>
        <w:r>
          <w:rPr>
            <w:noProof/>
            <w:webHidden/>
          </w:rPr>
          <w:tab/>
        </w:r>
        <w:r>
          <w:rPr>
            <w:noProof/>
            <w:webHidden/>
          </w:rPr>
          <w:fldChar w:fldCharType="begin"/>
        </w:r>
        <w:r>
          <w:rPr>
            <w:noProof/>
            <w:webHidden/>
          </w:rPr>
          <w:instrText xml:space="preserve"> PAGEREF _Toc201090438 \h </w:instrText>
        </w:r>
        <w:r>
          <w:rPr>
            <w:noProof/>
            <w:webHidden/>
          </w:rPr>
        </w:r>
        <w:r>
          <w:rPr>
            <w:noProof/>
            <w:webHidden/>
          </w:rPr>
          <w:fldChar w:fldCharType="separate"/>
        </w:r>
        <w:r>
          <w:rPr>
            <w:noProof/>
            <w:webHidden/>
          </w:rPr>
          <w:t>112</w:t>
        </w:r>
        <w:r>
          <w:rPr>
            <w:noProof/>
            <w:webHidden/>
          </w:rPr>
          <w:fldChar w:fldCharType="end"/>
        </w:r>
      </w:hyperlink>
    </w:p>
    <w:p w14:paraId="23B768A5" w14:textId="7E1E9499"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39" w:history="1">
        <w:r w:rsidRPr="00AA4CB6">
          <w:rPr>
            <w:rStyle w:val="Hipervnculo"/>
            <w:noProof/>
          </w:rPr>
          <w:t xml:space="preserve">Tabla 6 </w:t>
        </w:r>
        <w:r w:rsidRPr="00AA4CB6">
          <w:rPr>
            <w:rStyle w:val="Hipervnculo"/>
            <w:i/>
            <w:iCs/>
            <w:noProof/>
          </w:rPr>
          <w:t>Tabla de la Matriz de Confusión Valores Para Cálculos Kappa Cohen</w:t>
        </w:r>
        <w:r>
          <w:rPr>
            <w:noProof/>
            <w:webHidden/>
          </w:rPr>
          <w:tab/>
        </w:r>
        <w:r>
          <w:rPr>
            <w:noProof/>
            <w:webHidden/>
          </w:rPr>
          <w:fldChar w:fldCharType="begin"/>
        </w:r>
        <w:r>
          <w:rPr>
            <w:noProof/>
            <w:webHidden/>
          </w:rPr>
          <w:instrText xml:space="preserve"> PAGEREF _Toc201090439 \h </w:instrText>
        </w:r>
        <w:r>
          <w:rPr>
            <w:noProof/>
            <w:webHidden/>
          </w:rPr>
        </w:r>
        <w:r>
          <w:rPr>
            <w:noProof/>
            <w:webHidden/>
          </w:rPr>
          <w:fldChar w:fldCharType="separate"/>
        </w:r>
        <w:r>
          <w:rPr>
            <w:noProof/>
            <w:webHidden/>
          </w:rPr>
          <w:t>116</w:t>
        </w:r>
        <w:r>
          <w:rPr>
            <w:noProof/>
            <w:webHidden/>
          </w:rPr>
          <w:fldChar w:fldCharType="end"/>
        </w:r>
      </w:hyperlink>
    </w:p>
    <w:p w14:paraId="4E364A52" w14:textId="1EE53FB1"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40" w:history="1">
        <w:r w:rsidRPr="00AA4CB6">
          <w:rPr>
            <w:rStyle w:val="Hipervnculo"/>
            <w:noProof/>
          </w:rPr>
          <w:t xml:space="preserve">Tabla 7 </w:t>
        </w:r>
        <w:r w:rsidRPr="00AA4CB6">
          <w:rPr>
            <w:rStyle w:val="Hipervnculo"/>
            <w:i/>
            <w:iCs/>
            <w:noProof/>
          </w:rPr>
          <w:t>Tabla de cálculos de P</w:t>
        </w:r>
        <w:r w:rsidRPr="00AA4CB6">
          <w:rPr>
            <w:rStyle w:val="Hipervnculo"/>
            <w:i/>
            <w:iCs/>
            <w:noProof/>
            <w:vertAlign w:val="subscript"/>
          </w:rPr>
          <w:t>e</w:t>
        </w:r>
        <w:r>
          <w:rPr>
            <w:noProof/>
            <w:webHidden/>
          </w:rPr>
          <w:tab/>
        </w:r>
        <w:r>
          <w:rPr>
            <w:noProof/>
            <w:webHidden/>
          </w:rPr>
          <w:fldChar w:fldCharType="begin"/>
        </w:r>
        <w:r>
          <w:rPr>
            <w:noProof/>
            <w:webHidden/>
          </w:rPr>
          <w:instrText xml:space="preserve"> PAGEREF _Toc201090440 \h </w:instrText>
        </w:r>
        <w:r>
          <w:rPr>
            <w:noProof/>
            <w:webHidden/>
          </w:rPr>
        </w:r>
        <w:r>
          <w:rPr>
            <w:noProof/>
            <w:webHidden/>
          </w:rPr>
          <w:fldChar w:fldCharType="separate"/>
        </w:r>
        <w:r>
          <w:rPr>
            <w:noProof/>
            <w:webHidden/>
          </w:rPr>
          <w:t>119</w:t>
        </w:r>
        <w:r>
          <w:rPr>
            <w:noProof/>
            <w:webHidden/>
          </w:rPr>
          <w:fldChar w:fldCharType="end"/>
        </w:r>
      </w:hyperlink>
    </w:p>
    <w:p w14:paraId="13CE1777" w14:textId="5EB143DD" w:rsidR="00C9395B" w:rsidRDefault="00C9395B">
      <w:pPr>
        <w:pStyle w:val="Tabladeilustraciones"/>
        <w:tabs>
          <w:tab w:val="right" w:leader="dot" w:pos="9350"/>
        </w:tabs>
        <w:rPr>
          <w:rFonts w:asciiTheme="minorHAnsi" w:eastAsiaTheme="minorEastAsia" w:hAnsiTheme="minorHAnsi"/>
          <w:noProof/>
          <w:sz w:val="22"/>
          <w:lang w:eastAsia="es-BO"/>
        </w:rPr>
      </w:pPr>
      <w:hyperlink w:anchor="_Toc201090441" w:history="1">
        <w:r w:rsidRPr="00AA4CB6">
          <w:rPr>
            <w:rStyle w:val="Hipervnculo"/>
            <w:noProof/>
          </w:rPr>
          <w:t xml:space="preserve">Tabla 8 </w:t>
        </w:r>
        <w:r w:rsidRPr="00AA4CB6">
          <w:rPr>
            <w:rStyle w:val="Hipervnculo"/>
            <w:i/>
            <w:iCs/>
            <w:noProof/>
          </w:rPr>
          <w:t>Interpretación del valor de Kappa</w:t>
        </w:r>
        <w:r>
          <w:rPr>
            <w:noProof/>
            <w:webHidden/>
          </w:rPr>
          <w:tab/>
        </w:r>
        <w:r>
          <w:rPr>
            <w:noProof/>
            <w:webHidden/>
          </w:rPr>
          <w:fldChar w:fldCharType="begin"/>
        </w:r>
        <w:r>
          <w:rPr>
            <w:noProof/>
            <w:webHidden/>
          </w:rPr>
          <w:instrText xml:space="preserve"> PAGEREF _Toc201090441 \h </w:instrText>
        </w:r>
        <w:r>
          <w:rPr>
            <w:noProof/>
            <w:webHidden/>
          </w:rPr>
        </w:r>
        <w:r>
          <w:rPr>
            <w:noProof/>
            <w:webHidden/>
          </w:rPr>
          <w:fldChar w:fldCharType="separate"/>
        </w:r>
        <w:r>
          <w:rPr>
            <w:noProof/>
            <w:webHidden/>
          </w:rPr>
          <w:t>121</w:t>
        </w:r>
        <w:r>
          <w:rPr>
            <w:noProof/>
            <w:webHidden/>
          </w:rPr>
          <w:fldChar w:fldCharType="end"/>
        </w:r>
      </w:hyperlink>
    </w:p>
    <w:p w14:paraId="4D18D0FC" w14:textId="6466E461" w:rsidR="00D54F47" w:rsidRPr="00D81271" w:rsidRDefault="00197AD1" w:rsidP="00D54F47">
      <w:pPr>
        <w:sectPr w:rsidR="00D54F47" w:rsidRPr="00D81271" w:rsidSect="00A35D9D">
          <w:headerReference w:type="default" r:id="rId9"/>
          <w:footerReference w:type="default" r:id="rId10"/>
          <w:pgSz w:w="12240" w:h="15840" w:code="1"/>
          <w:pgMar w:top="1440" w:right="1440" w:bottom="1440" w:left="1440" w:header="709" w:footer="709" w:gutter="0"/>
          <w:pgNumType w:fmt="upperRoman" w:start="1"/>
          <w:cols w:space="708"/>
          <w:docGrid w:linePitch="360"/>
        </w:sectPr>
      </w:pPr>
      <w:r>
        <w:fldChar w:fldCharType="end"/>
      </w:r>
    </w:p>
    <w:p w14:paraId="630E7F5B" w14:textId="37FA9A3C" w:rsidR="00EC3E8A" w:rsidRDefault="00EC3E8A" w:rsidP="009D4DDE">
      <w:pPr>
        <w:pStyle w:val="Estilo0"/>
      </w:pPr>
      <w:bookmarkStart w:id="11" w:name="_Ref198322754"/>
      <w:bookmarkStart w:id="12" w:name="_Toc199517981"/>
      <w:bookmarkStart w:id="13" w:name="_Toc199533386"/>
      <w:bookmarkStart w:id="14" w:name="_Toc199587764"/>
      <w:bookmarkStart w:id="15" w:name="_Toc201090234"/>
      <w:r w:rsidRPr="00C52A75">
        <w:lastRenderedPageBreak/>
        <w:t>CAPITULO I</w:t>
      </w:r>
      <w:bookmarkEnd w:id="11"/>
      <w:bookmarkEnd w:id="12"/>
      <w:bookmarkEnd w:id="13"/>
      <w:bookmarkEnd w:id="14"/>
      <w:bookmarkEnd w:id="15"/>
    </w:p>
    <w:p w14:paraId="23FBCDFC" w14:textId="2F3D49AC" w:rsidR="007936C1" w:rsidRPr="007936C1" w:rsidRDefault="007936C1" w:rsidP="0004549A">
      <w:pPr>
        <w:pStyle w:val="Ttulo1"/>
      </w:pPr>
      <w:bookmarkStart w:id="16" w:name="_Toc199517982"/>
      <w:bookmarkStart w:id="17" w:name="_Toc199533387"/>
      <w:bookmarkStart w:id="18" w:name="_Toc199587765"/>
      <w:bookmarkStart w:id="19" w:name="_Toc201090235"/>
      <w:r>
        <w:t>MARCO REFERENCIAL</w:t>
      </w:r>
      <w:bookmarkEnd w:id="16"/>
      <w:bookmarkEnd w:id="17"/>
      <w:bookmarkEnd w:id="18"/>
      <w:bookmarkEnd w:id="19"/>
    </w:p>
    <w:p w14:paraId="7FEE1C51" w14:textId="3D006499" w:rsidR="00EC3E8A" w:rsidRDefault="00EC3E8A" w:rsidP="009D4DDE">
      <w:pPr>
        <w:pStyle w:val="Ttulo2"/>
      </w:pPr>
      <w:bookmarkStart w:id="20" w:name="_Toc199517983"/>
      <w:bookmarkStart w:id="21" w:name="_Toc199533388"/>
      <w:bookmarkStart w:id="22" w:name="_Toc199587766"/>
      <w:bookmarkStart w:id="23" w:name="_Toc201090236"/>
      <w:r w:rsidRPr="0026096F">
        <w:t>INTRODUCCIÓN</w:t>
      </w:r>
      <w:bookmarkEnd w:id="20"/>
      <w:bookmarkEnd w:id="21"/>
      <w:bookmarkEnd w:id="22"/>
      <w:bookmarkEnd w:id="23"/>
    </w:p>
    <w:p w14:paraId="28FB8DE5" w14:textId="61FE5EC7" w:rsidR="00D338D2" w:rsidRPr="00D338D2" w:rsidRDefault="00D338D2" w:rsidP="00D338D2">
      <w:r>
        <w:t xml:space="preserve">En </w:t>
      </w:r>
      <w:r w:rsidRPr="00D338D2">
        <w:t xml:space="preserve">la actualidad, la transformación digital avanza rápidamente en todos los sectores, incluyendo el comercio. Sin embargo, en países como Bolivia, muchos pequeños comerciantes, especialmente aquellos que pertenecen al Régimen Tributario Simplificado (RTS), continúan utilizando métodos tradicionales para registrar sus ventas, como el uso de </w:t>
      </w:r>
      <w:r>
        <w:t xml:space="preserve">notas de venta </w:t>
      </w:r>
      <w:r w:rsidRPr="00D338D2">
        <w:t>manuscritos. Esta práctica limita su capacidad de organización, seguimiento de ingresos y acceso a servicios financieros o tecnológicos.</w:t>
      </w:r>
    </w:p>
    <w:p w14:paraId="011A5103" w14:textId="648CCDC1" w:rsidR="0018530E" w:rsidRDefault="0018530E" w:rsidP="0018530E">
      <w:pPr>
        <w:rPr>
          <w:rFonts w:cs="Arial"/>
        </w:rPr>
      </w:pPr>
      <w:r w:rsidRPr="0018530E">
        <w:rPr>
          <w:rFonts w:cs="Arial"/>
        </w:rPr>
        <w:t>En Bolivia el Padrón Nacional de Contribuyentes Biométrico Digital (PBD) en la gestión 2021 reporta una cantidad final de 442.133 contribuyentes activos y habilitados, siendo el 24%</w:t>
      </w:r>
      <w:r w:rsidR="00B83A5C">
        <w:rPr>
          <w:rFonts w:cs="Arial"/>
        </w:rPr>
        <w:t xml:space="preserve"> perteneciente</w:t>
      </w:r>
      <w:r w:rsidRPr="0018530E">
        <w:rPr>
          <w:rFonts w:cs="Arial"/>
        </w:rPr>
        <w:t xml:space="preserve"> al Régimen Tributario Simplificad</w:t>
      </w:r>
      <w:r w:rsidR="00216F7B">
        <w:rPr>
          <w:rFonts w:cs="Arial"/>
        </w:rPr>
        <w:t>o</w:t>
      </w:r>
      <w:r w:rsidR="00B83A5C">
        <w:rPr>
          <w:rFonts w:cs="Arial"/>
        </w:rPr>
        <w:t xml:space="preserve">, correspondiente </w:t>
      </w:r>
      <w:r w:rsidR="007E54B3">
        <w:rPr>
          <w:rFonts w:cs="Arial"/>
        </w:rPr>
        <w:t>a</w:t>
      </w:r>
      <w:r w:rsidR="00B83A5C" w:rsidRPr="0018530E">
        <w:rPr>
          <w:rFonts w:cs="Arial"/>
        </w:rPr>
        <w:t xml:space="preserve"> comerciantes minoristas, artesanos y vivanderos</w:t>
      </w:r>
      <w:r w:rsidR="00ED5B6E">
        <w:rPr>
          <w:rFonts w:cs="Arial"/>
        </w:rPr>
        <w:t xml:space="preserve">. </w:t>
      </w:r>
      <w:r w:rsidRPr="0018530E">
        <w:rPr>
          <w:rFonts w:cs="Arial"/>
        </w:rPr>
        <w:t>Boletín Económico Ingresos Tributarios</w:t>
      </w:r>
      <w:r w:rsidR="00ED5B6E">
        <w:rPr>
          <w:rFonts w:cs="Arial"/>
        </w:rPr>
        <w:t xml:space="preserve">, </w:t>
      </w:r>
      <w:r w:rsidRPr="0018530E">
        <w:rPr>
          <w:rFonts w:cs="Arial"/>
        </w:rPr>
        <w:t>202</w:t>
      </w:r>
      <w:r w:rsidR="00ED5B6E">
        <w:rPr>
          <w:rFonts w:cs="Arial"/>
        </w:rPr>
        <w:t>1, Bolivia, (</w:t>
      </w:r>
      <w:r w:rsidR="00ED5B6E" w:rsidRPr="0018530E">
        <w:rPr>
          <w:rFonts w:cs="Arial"/>
        </w:rPr>
        <w:t>economiayfinanzas.gob.bo portal</w:t>
      </w:r>
      <w:r w:rsidRPr="0018530E">
        <w:rPr>
          <w:rFonts w:cs="Arial"/>
        </w:rPr>
        <w:t>).</w:t>
      </w:r>
    </w:p>
    <w:p w14:paraId="2A4779B9" w14:textId="251C2BE8" w:rsidR="00B83A5C" w:rsidRPr="00D338D2" w:rsidRDefault="00B83A5C" w:rsidP="00D338D2">
      <w:pPr>
        <w:rPr>
          <w:rFonts w:cs="Arial"/>
        </w:rPr>
      </w:pPr>
      <w:r w:rsidRPr="00B83A5C">
        <w:rPr>
          <w:rFonts w:cs="Arial"/>
        </w:rPr>
        <w:t xml:space="preserve">Este régimen facilita las operaciones de pequeños negocios al eximirlos de la obligación de </w:t>
      </w:r>
      <w:r w:rsidR="00D338D2">
        <w:rPr>
          <w:rFonts w:cs="Arial"/>
        </w:rPr>
        <w:t>emisión de</w:t>
      </w:r>
      <w:r w:rsidRPr="00B83A5C">
        <w:rPr>
          <w:rFonts w:cs="Arial"/>
        </w:rPr>
        <w:t xml:space="preserve"> facturas</w:t>
      </w:r>
      <w:r w:rsidR="00D338D2">
        <w:rPr>
          <w:rFonts w:cs="Arial"/>
        </w:rPr>
        <w:t xml:space="preserve"> fiscales. Sin embargo,</w:t>
      </w:r>
      <w:r w:rsidRPr="00B83A5C">
        <w:rPr>
          <w:rFonts w:cs="Arial"/>
        </w:rPr>
        <w:t xml:space="preserve"> también presenta limitaciones significativas en la gestión administrativa</w:t>
      </w:r>
      <w:r w:rsidR="00D338D2">
        <w:rPr>
          <w:rFonts w:cs="Arial"/>
        </w:rPr>
        <w:t>, el control y análisis de ventas</w:t>
      </w:r>
      <w:r w:rsidRPr="00B83A5C">
        <w:rPr>
          <w:rFonts w:cs="Arial"/>
        </w:rPr>
        <w:t>.</w:t>
      </w:r>
      <w:r w:rsidR="00D338D2">
        <w:rPr>
          <w:rFonts w:cs="Arial"/>
        </w:rPr>
        <w:t xml:space="preserve"> Muchos de estos</w:t>
      </w:r>
      <w:r w:rsidRPr="00B83A5C">
        <w:rPr>
          <w:rFonts w:cs="Arial"/>
        </w:rPr>
        <w:t xml:space="preserve"> contribuyentes suelen depender de registros manuales o notas de venta en talonarios, lo que dificulta la </w:t>
      </w:r>
      <w:r w:rsidR="007E54B3">
        <w:rPr>
          <w:rFonts w:cs="Arial"/>
        </w:rPr>
        <w:t>elaboración</w:t>
      </w:r>
      <w:r w:rsidRPr="00B83A5C">
        <w:rPr>
          <w:rFonts w:cs="Arial"/>
        </w:rPr>
        <w:t xml:space="preserve"> de balances contables, análisis de ventas y la planificación estratégica</w:t>
      </w:r>
      <w:r w:rsidR="006D7FBC">
        <w:rPr>
          <w:rFonts w:cs="Arial"/>
        </w:rPr>
        <w:t xml:space="preserve">, limitando la transparencia </w:t>
      </w:r>
      <w:r w:rsidR="007E54B3">
        <w:rPr>
          <w:rFonts w:cs="Arial"/>
        </w:rPr>
        <w:t>operativa</w:t>
      </w:r>
      <w:r w:rsidR="006D7FBC">
        <w:rPr>
          <w:rFonts w:cs="Arial"/>
        </w:rPr>
        <w:t xml:space="preserve"> y dificultando el acceso a servicios financieros</w:t>
      </w:r>
      <w:r w:rsidRPr="00B83A5C">
        <w:rPr>
          <w:rFonts w:cs="Arial"/>
        </w:rPr>
        <w:t xml:space="preserve">. Además, los clientes no cuentan con comprobantes digitales, lo que limita la transparencia </w:t>
      </w:r>
      <w:r w:rsidR="00D338D2">
        <w:rPr>
          <w:rFonts w:cs="Arial"/>
        </w:rPr>
        <w:t>en</w:t>
      </w:r>
      <w:r w:rsidRPr="00B83A5C">
        <w:rPr>
          <w:rFonts w:cs="Arial"/>
        </w:rPr>
        <w:t xml:space="preserve"> las transacciones.</w:t>
      </w:r>
      <w:r w:rsidR="00D048D9" w:rsidRPr="00D048D9">
        <w:t xml:space="preserve"> </w:t>
      </w:r>
    </w:p>
    <w:p w14:paraId="3DFB62D4" w14:textId="7151AF88" w:rsidR="00B83A5C" w:rsidRDefault="00185B4B" w:rsidP="00185B4B">
      <w:pPr>
        <w:rPr>
          <w:rFonts w:cs="Arial"/>
        </w:rPr>
      </w:pPr>
      <w:r>
        <w:lastRenderedPageBreak/>
        <w:t>Ante esta problemática, se propone el desarrollo de una aplicación móvil Android, capaz de digitalizar notas de venta manuscritas mediante el uso de visión por computadora y redes neuronales, específicamente una combinación de modelos YOLO</w:t>
      </w:r>
      <w:r w:rsidR="00ED5B6E">
        <w:rPr>
          <w:rStyle w:val="Refdenotaalpie"/>
        </w:rPr>
        <w:footnoteReference w:id="1"/>
      </w:r>
      <w:r>
        <w:t xml:space="preserve"> y CRNN</w:t>
      </w:r>
      <w:bookmarkStart w:id="24" w:name="_Hlk198445929"/>
      <w:r w:rsidR="00ED5B6E">
        <w:rPr>
          <w:rStyle w:val="Refdenotaalpie"/>
        </w:rPr>
        <w:footnoteReference w:id="2"/>
      </w:r>
      <w:bookmarkEnd w:id="24"/>
      <w:r>
        <w:t xml:space="preserve">. El objetivo principal es transformar automáticamente una imagen de </w:t>
      </w:r>
      <w:r w:rsidR="007E54B3">
        <w:t>una</w:t>
      </w:r>
      <w:r>
        <w:t xml:space="preserve"> nota</w:t>
      </w:r>
      <w:r w:rsidR="007E54B3">
        <w:t xml:space="preserve"> de venta en</w:t>
      </w:r>
      <w:r>
        <w:t xml:space="preserve"> un recibo digital estructurado, que permita al comerciante registrar, consultar, extender sus ventas de manera rápida, sin necesidad de conocimientos técnicos avanzados ni conexión a internet. </w:t>
      </w:r>
      <w:r w:rsidR="00B83A5C" w:rsidRPr="00B83A5C">
        <w:rPr>
          <w:rFonts w:cs="Arial"/>
        </w:rPr>
        <w:t>Este proyecto busca no solo modernizar procesos, sino también fomentar la inclusión tecnológica</w:t>
      </w:r>
      <w:r w:rsidR="00D048D9">
        <w:rPr>
          <w:rFonts w:cs="Arial"/>
        </w:rPr>
        <w:t xml:space="preserve"> al promover el desarrollo</w:t>
      </w:r>
      <w:r w:rsidR="00B83A5C" w:rsidRPr="00B83A5C">
        <w:rPr>
          <w:rFonts w:cs="Arial"/>
        </w:rPr>
        <w:t xml:space="preserve"> en un sector esencial </w:t>
      </w:r>
      <w:r w:rsidR="000A5447">
        <w:rPr>
          <w:rFonts w:cs="Arial"/>
        </w:rPr>
        <w:t xml:space="preserve">en </w:t>
      </w:r>
      <w:r w:rsidR="000A5447" w:rsidRPr="00B83A5C">
        <w:rPr>
          <w:rFonts w:cs="Arial"/>
        </w:rPr>
        <w:t>la</w:t>
      </w:r>
      <w:r w:rsidR="00B83A5C" w:rsidRPr="00B83A5C">
        <w:rPr>
          <w:rFonts w:cs="Arial"/>
        </w:rPr>
        <w:t xml:space="preserve"> economía boliviana.</w:t>
      </w:r>
    </w:p>
    <w:p w14:paraId="7B14A8D0" w14:textId="36F0DA6E" w:rsidR="007755C1" w:rsidRDefault="007755C1" w:rsidP="00185B4B">
      <w:pPr>
        <w:rPr>
          <w:rFonts w:cs="Arial"/>
        </w:rPr>
      </w:pPr>
      <w:r w:rsidRPr="007755C1">
        <w:rPr>
          <w:rFonts w:cs="Arial"/>
        </w:rPr>
        <w:t>A lo largo de este documento, los términos “recibo”</w:t>
      </w:r>
      <w:r>
        <w:rPr>
          <w:rFonts w:cs="Arial"/>
        </w:rPr>
        <w:t xml:space="preserve">, </w:t>
      </w:r>
      <w:r w:rsidRPr="007755C1">
        <w:rPr>
          <w:rFonts w:cs="Arial"/>
        </w:rPr>
        <w:t>“nota de venta”</w:t>
      </w:r>
      <w:r>
        <w:rPr>
          <w:rFonts w:cs="Arial"/>
        </w:rPr>
        <w:t xml:space="preserve"> y “</w:t>
      </w:r>
      <w:r w:rsidR="00ED5B6E">
        <w:rPr>
          <w:rFonts w:cs="Arial"/>
        </w:rPr>
        <w:t>proforma</w:t>
      </w:r>
      <w:r>
        <w:rPr>
          <w:rFonts w:cs="Arial"/>
        </w:rPr>
        <w:t>”</w:t>
      </w:r>
      <w:r w:rsidRPr="007755C1">
        <w:rPr>
          <w:rFonts w:cs="Arial"/>
        </w:rPr>
        <w:t xml:space="preserve"> se emplean de forma intercambiable. En el contexto del RTS</w:t>
      </w:r>
      <w:r w:rsidR="00ED5B6E">
        <w:rPr>
          <w:rStyle w:val="Refdenotaalpie"/>
          <w:rFonts w:cs="Arial"/>
        </w:rPr>
        <w:footnoteReference w:id="3"/>
      </w:r>
      <w:r w:rsidR="00ED5B6E">
        <w:rPr>
          <w:rFonts w:cs="Arial"/>
        </w:rPr>
        <w:t xml:space="preserve"> </w:t>
      </w:r>
      <w:r w:rsidRPr="007755C1">
        <w:rPr>
          <w:rFonts w:cs="Arial"/>
        </w:rPr>
        <w:t>en Bolivia, estos documentos no siempre corresponden a facturas fiscales, pero cumplen la función de comprobante de venta, registro y respaldo de una transacción. Por razones de concisión, se optó por usar el término “recibo” en el título del trabajo, aunque la mayor parte de los datos y ejemplos provienen de notas de venta manuscritas utilizadas en comercios informales.</w:t>
      </w:r>
    </w:p>
    <w:p w14:paraId="3EB1290B" w14:textId="3F5AB085" w:rsidR="00605295" w:rsidRDefault="00605295" w:rsidP="00605295">
      <w:pPr>
        <w:rPr>
          <w:rFonts w:cs="Arial"/>
        </w:rPr>
      </w:pPr>
      <w:r w:rsidRPr="00605295">
        <w:rPr>
          <w:rFonts w:cs="Arial"/>
        </w:rPr>
        <w:t>La primera parte del trabajo utilizará la metodología Mobile-D</w:t>
      </w:r>
      <w:r w:rsidR="00ED5B6E">
        <w:rPr>
          <w:rStyle w:val="Refdenotaalpie"/>
          <w:rFonts w:cs="Arial"/>
        </w:rPr>
        <w:footnoteReference w:id="4"/>
      </w:r>
      <w:r w:rsidRPr="00605295">
        <w:rPr>
          <w:rFonts w:cs="Arial"/>
        </w:rPr>
        <w:t xml:space="preserve"> y consistirá en la recopilación de notas de venta de diferentes negocios para construir un dataset</w:t>
      </w:r>
      <w:r w:rsidR="00A72DCB">
        <w:rPr>
          <w:rStyle w:val="Refdenotaalpie"/>
          <w:rFonts w:cs="Arial"/>
        </w:rPr>
        <w:footnoteReference w:id="5"/>
      </w:r>
      <w:r w:rsidRPr="00605295">
        <w:rPr>
          <w:rFonts w:cs="Arial"/>
        </w:rPr>
        <w:t xml:space="preserve"> amplio. Luego, este dataset se usará para entrenar modelos de detección de áreas de interés en las notas </w:t>
      </w:r>
      <w:r w:rsidRPr="00605295">
        <w:rPr>
          <w:rFonts w:cs="Arial"/>
        </w:rPr>
        <w:lastRenderedPageBreak/>
        <w:t xml:space="preserve">manuscritas. Posteriormente, se entrenará una red CRNN para el reconocimiento de texto manuscrito. Finalmente, se procederá al diseño e </w:t>
      </w:r>
      <w:r w:rsidRPr="000556A1">
        <w:rPr>
          <w:rFonts w:cs="Arial"/>
        </w:rPr>
        <w:t xml:space="preserve">implementación </w:t>
      </w:r>
      <w:r w:rsidRPr="00605295">
        <w:rPr>
          <w:rFonts w:cs="Arial"/>
        </w:rPr>
        <w:t>de la aplicación móvil que integrará ambos procesos</w:t>
      </w:r>
      <w:r>
        <w:rPr>
          <w:rFonts w:cs="Arial"/>
        </w:rPr>
        <w:t>.</w:t>
      </w:r>
    </w:p>
    <w:p w14:paraId="1BA30EB3" w14:textId="57C2E665" w:rsidR="007D0F73" w:rsidRDefault="00837F38" w:rsidP="009D4DDE">
      <w:pPr>
        <w:pStyle w:val="Ttulo2"/>
      </w:pPr>
      <w:bookmarkStart w:id="25" w:name="_Toc199517984"/>
      <w:bookmarkStart w:id="26" w:name="_Toc199533389"/>
      <w:bookmarkStart w:id="27" w:name="_Toc199587767"/>
      <w:bookmarkStart w:id="28" w:name="_Toc201090237"/>
      <w:r>
        <w:t>ANTECEDENTES</w:t>
      </w:r>
      <w:bookmarkEnd w:id="25"/>
      <w:bookmarkEnd w:id="26"/>
      <w:bookmarkEnd w:id="27"/>
      <w:bookmarkEnd w:id="28"/>
    </w:p>
    <w:p w14:paraId="454BF27C" w14:textId="1E61E5F4" w:rsidR="0026096F" w:rsidRPr="0026096F" w:rsidRDefault="00DC41DA" w:rsidP="00DE0866">
      <w:pPr>
        <w:pStyle w:val="Ttulo3"/>
      </w:pPr>
      <w:bookmarkStart w:id="29" w:name="_Toc199517985"/>
      <w:bookmarkStart w:id="30" w:name="_Toc199533390"/>
      <w:bookmarkStart w:id="31" w:name="_Toc199587768"/>
      <w:bookmarkStart w:id="32" w:name="_Toc201090238"/>
      <w:r>
        <w:t xml:space="preserve">Antecedentes </w:t>
      </w:r>
      <w:r w:rsidR="001314FA" w:rsidRPr="009D09D6">
        <w:t>internacionales</w:t>
      </w:r>
      <w:r w:rsidR="00712BF7">
        <w:t>.</w:t>
      </w:r>
      <w:bookmarkEnd w:id="29"/>
      <w:bookmarkEnd w:id="30"/>
      <w:bookmarkEnd w:id="31"/>
      <w:bookmarkEnd w:id="32"/>
      <w:r w:rsidR="00712BF7">
        <w:t xml:space="preserve"> </w:t>
      </w:r>
    </w:p>
    <w:p w14:paraId="6C9E3E36" w14:textId="77777777" w:rsidR="00630B43" w:rsidRPr="008124A7" w:rsidRDefault="00DC41DA" w:rsidP="008124A7">
      <w:pPr>
        <w:rPr>
          <w:b/>
          <w:bCs/>
        </w:rPr>
      </w:pPr>
      <w:r w:rsidRPr="008124A7">
        <w:rPr>
          <w:b/>
          <w:bCs/>
        </w:rPr>
        <w:t>Análisis en modelos de atención, tesis de grado, Escuela Técnica Superior de Ingeniería Universidad de Sevill</w:t>
      </w:r>
      <w:r w:rsidR="00630B43" w:rsidRPr="008124A7">
        <w:rPr>
          <w:b/>
          <w:bCs/>
        </w:rPr>
        <w:t>a.</w:t>
      </w:r>
    </w:p>
    <w:p w14:paraId="4A046E85" w14:textId="3482CDB8" w:rsidR="00DC41DA" w:rsidRDefault="00DC41DA" w:rsidP="008124A7">
      <w:r>
        <w:t xml:space="preserve">El proyecto presenta una solución basada en modelos de atención (Bahdanau, Loung, Monotonic). De esta manera se propone que la dependencia de la transcripción realizada de los caracteres anteriores y posteriores al que ocupa en cada momento puede aportar claridad y exactitud a la transcripción </w:t>
      </w:r>
      <w:sdt>
        <w:sdtPr>
          <w:id w:val="1510413158"/>
          <w:citation/>
        </w:sdtPr>
        <w:sdtEndPr/>
        <w:sdtContent>
          <w:r>
            <w:fldChar w:fldCharType="begin"/>
          </w:r>
          <w:r>
            <w:rPr>
              <w:lang w:val="es-ES"/>
            </w:rPr>
            <w:instrText xml:space="preserve"> CITATION Gar20 \l 3082 </w:instrText>
          </w:r>
          <w:r>
            <w:fldChar w:fldCharType="separate"/>
          </w:r>
          <w:r w:rsidR="00C9395B">
            <w:rPr>
              <w:noProof/>
              <w:lang w:val="es-ES"/>
            </w:rPr>
            <w:t>(García González, 2020)</w:t>
          </w:r>
          <w:r>
            <w:fldChar w:fldCharType="end"/>
          </w:r>
        </w:sdtContent>
      </w:sdt>
      <w:r>
        <w:t>.</w:t>
      </w:r>
    </w:p>
    <w:p w14:paraId="13DB8BEB" w14:textId="37544E31" w:rsidR="00630B43" w:rsidRPr="001314FA" w:rsidRDefault="00DC41DA" w:rsidP="008124A7">
      <w:pPr>
        <w:rPr>
          <w:b/>
          <w:bCs/>
        </w:rPr>
      </w:pPr>
      <w:r w:rsidRPr="001314FA">
        <w:rPr>
          <w:b/>
          <w:bCs/>
        </w:rPr>
        <w:t>Aplicación de conversión de texto manuscrito</w:t>
      </w:r>
      <w:r w:rsidR="007E54B3">
        <w:rPr>
          <w:b/>
          <w:bCs/>
        </w:rPr>
        <w:t>. T</w:t>
      </w:r>
      <w:r w:rsidRPr="001314FA">
        <w:rPr>
          <w:b/>
          <w:bCs/>
        </w:rPr>
        <w:t xml:space="preserve">esis de </w:t>
      </w:r>
      <w:r w:rsidR="007E54B3">
        <w:rPr>
          <w:b/>
          <w:bCs/>
        </w:rPr>
        <w:t>m</w:t>
      </w:r>
      <w:r w:rsidRPr="001314FA">
        <w:rPr>
          <w:b/>
          <w:bCs/>
        </w:rPr>
        <w:t>aestría, Pontificia Universidad Católica Del Perú</w:t>
      </w:r>
      <w:r w:rsidR="00630B43" w:rsidRPr="001314FA">
        <w:rPr>
          <w:b/>
          <w:bCs/>
        </w:rPr>
        <w:t>.</w:t>
      </w:r>
    </w:p>
    <w:p w14:paraId="2710C6B3" w14:textId="0E43875D" w:rsidR="00DC41DA" w:rsidRDefault="00DC41DA" w:rsidP="008124A7">
      <w:r w:rsidRPr="00630B43">
        <w:t>Se diseña una aplicación que</w:t>
      </w:r>
      <w:r w:rsidR="008124A7">
        <w:t xml:space="preserve"> hace</w:t>
      </w:r>
      <w:r w:rsidRPr="00630B43">
        <w:t xml:space="preserve"> uso de HTR</w:t>
      </w:r>
      <w:r w:rsidR="00A72DCB">
        <w:rPr>
          <w:rStyle w:val="Refdenotaalpie"/>
        </w:rPr>
        <w:footnoteReference w:id="6"/>
      </w:r>
      <w:r w:rsidRPr="00630B43">
        <w:t xml:space="preserve"> y redes neuronales convolucionales, para </w:t>
      </w:r>
      <w:r w:rsidR="007936C1">
        <w:t xml:space="preserve">la detección y </w:t>
      </w:r>
      <w:r w:rsidRPr="00630B43">
        <w:t>reconocimiento de texto manuscrito históricos peruanos utilizando modelos mixtos</w:t>
      </w:r>
      <w:r w:rsidR="00BC3CCB">
        <w:t xml:space="preserve">, se utilizó diferentes modelos previamente entrenados y se modificaron para detectar los manuscritos y se aplicó el que mejor resultado tuviera en la predicción y se aplicó al resto de los manuscritos peruanos </w:t>
      </w:r>
      <w:r w:rsidR="008C34BE">
        <w:t>históricos</w:t>
      </w:r>
      <w:sdt>
        <w:sdtPr>
          <w:id w:val="1195346575"/>
          <w:citation/>
        </w:sdtPr>
        <w:sdtEndPr/>
        <w:sdtContent>
          <w:r w:rsidRPr="00630B43">
            <w:fldChar w:fldCharType="begin"/>
          </w:r>
          <w:r w:rsidRPr="00630B43">
            <w:instrText xml:space="preserve"> CITATION Cru24 \l 3082 </w:instrText>
          </w:r>
          <w:r w:rsidRPr="00630B43">
            <w:fldChar w:fldCharType="separate"/>
          </w:r>
          <w:r w:rsidR="00C9395B">
            <w:rPr>
              <w:noProof/>
            </w:rPr>
            <w:t xml:space="preserve"> </w:t>
          </w:r>
          <w:r w:rsidR="00C9395B" w:rsidRPr="00C9395B">
            <w:rPr>
              <w:noProof/>
            </w:rPr>
            <w:t>(Cruz, 2024)</w:t>
          </w:r>
          <w:r w:rsidRPr="00630B43">
            <w:fldChar w:fldCharType="end"/>
          </w:r>
        </w:sdtContent>
      </w:sdt>
      <w:r w:rsidRPr="00630B43">
        <w:t xml:space="preserve"> .</w:t>
      </w:r>
    </w:p>
    <w:p w14:paraId="49A38776" w14:textId="70EC463E" w:rsidR="00DC41DA" w:rsidRDefault="00DC41DA" w:rsidP="00DE0866">
      <w:pPr>
        <w:pStyle w:val="Ttulo3"/>
        <w:numPr>
          <w:ilvl w:val="2"/>
          <w:numId w:val="28"/>
        </w:numPr>
      </w:pPr>
      <w:bookmarkStart w:id="33" w:name="_Toc199517986"/>
      <w:bookmarkStart w:id="34" w:name="_Toc199533391"/>
      <w:bookmarkStart w:id="35" w:name="_Toc199587769"/>
      <w:bookmarkStart w:id="36" w:name="_Toc201090239"/>
      <w:r>
        <w:lastRenderedPageBreak/>
        <w:t>Antecedentes nacionales</w:t>
      </w:r>
      <w:r w:rsidR="00712BF7">
        <w:t>.</w:t>
      </w:r>
      <w:bookmarkEnd w:id="33"/>
      <w:bookmarkEnd w:id="34"/>
      <w:bookmarkEnd w:id="35"/>
      <w:bookmarkEnd w:id="36"/>
      <w:r w:rsidR="00712BF7">
        <w:t xml:space="preserve"> </w:t>
      </w:r>
    </w:p>
    <w:p w14:paraId="4F46BBBF" w14:textId="77777777" w:rsidR="001314FA" w:rsidRPr="001314FA" w:rsidRDefault="00DC41DA" w:rsidP="008124A7">
      <w:pPr>
        <w:rPr>
          <w:b/>
          <w:bCs/>
        </w:rPr>
      </w:pPr>
      <w:r w:rsidRPr="001314FA">
        <w:rPr>
          <w:b/>
          <w:bCs/>
        </w:rPr>
        <w:t>Aplicación de traducción chino a español, Tesis De Grado, Universidad Mayor De San Andrés</w:t>
      </w:r>
      <w:r w:rsidR="00630B43" w:rsidRPr="001314FA">
        <w:rPr>
          <w:b/>
          <w:bCs/>
        </w:rPr>
        <w:t>.</w:t>
      </w:r>
    </w:p>
    <w:p w14:paraId="76E57D43" w14:textId="1997D278" w:rsidR="00DC41DA" w:rsidRPr="00DC41DA" w:rsidRDefault="00DC41DA" w:rsidP="008124A7">
      <w:r>
        <w:t>Se diseña una aplicación en ordenar que utiliza autómatas finitos determinísticos que hacen uso de OCR</w:t>
      </w:r>
      <w:r w:rsidR="00A72DCB">
        <w:rPr>
          <w:rStyle w:val="Refdenotaalpie"/>
        </w:rPr>
        <w:footnoteReference w:id="7"/>
      </w:r>
      <w:r>
        <w:t xml:space="preserve"> para la traducción de chino al español </w:t>
      </w:r>
      <w:sdt>
        <w:sdtPr>
          <w:id w:val="1941407126"/>
          <w:citation/>
        </w:sdtPr>
        <w:sdtEndPr/>
        <w:sdtContent>
          <w:r>
            <w:fldChar w:fldCharType="begin"/>
          </w:r>
          <w:r>
            <w:rPr>
              <w:lang w:val="es-ES"/>
            </w:rPr>
            <w:instrText xml:space="preserve">CITATION GAR15 \l 3082 </w:instrText>
          </w:r>
          <w:r>
            <w:fldChar w:fldCharType="separate"/>
          </w:r>
          <w:r w:rsidR="00C9395B">
            <w:rPr>
              <w:noProof/>
              <w:lang w:val="es-ES"/>
            </w:rPr>
            <w:t>(Garcia, 2015)</w:t>
          </w:r>
          <w:r>
            <w:fldChar w:fldCharType="end"/>
          </w:r>
        </w:sdtContent>
      </w:sdt>
      <w:r>
        <w:t>.</w:t>
      </w:r>
    </w:p>
    <w:p w14:paraId="3CD4174C" w14:textId="60283AD5" w:rsidR="00EC3E8A" w:rsidRDefault="00776935" w:rsidP="008124A7">
      <w:r>
        <w:t>El reconocimiento óptico de caracteres (OCR) una herramienta clave para la digitalización, según IBM</w:t>
      </w:r>
      <w:r w:rsidR="00102D56">
        <w:rPr>
          <w:rStyle w:val="Refdenotaalpie"/>
        </w:rPr>
        <w:footnoteReference w:id="8"/>
      </w:r>
      <w:r>
        <w:t xml:space="preserve">, </w:t>
      </w:r>
      <w:r w:rsidR="007D0F73">
        <w:t>“</w:t>
      </w:r>
      <w:r w:rsidR="007D0F73" w:rsidRPr="007D0F73">
        <w:t>El software OCR puede aprovechar la inteligencia artificial (IA</w:t>
      </w:r>
      <w:r w:rsidR="00102D56">
        <w:rPr>
          <w:rStyle w:val="Refdenotaalpie"/>
        </w:rPr>
        <w:footnoteReference w:id="9"/>
      </w:r>
      <w:r w:rsidR="007D0F73" w:rsidRPr="007D0F73">
        <w:t>) para implementar métodos más avanzados de reconocimiento inteligente de caracteres (ICR</w:t>
      </w:r>
      <w:r w:rsidR="00102D56">
        <w:rPr>
          <w:rStyle w:val="Refdenotaalpie"/>
        </w:rPr>
        <w:footnoteReference w:id="10"/>
      </w:r>
      <w:r w:rsidR="007D0F73" w:rsidRPr="007D0F73">
        <w:t>) para identificar idiomas o escritura a mano</w:t>
      </w:r>
      <w:r w:rsidR="007D0F73">
        <w:t xml:space="preserve">” </w:t>
      </w:r>
      <w:r w:rsidR="0000150F">
        <w:t xml:space="preserve"> </w:t>
      </w:r>
      <w:sdt>
        <w:sdtPr>
          <w:id w:val="919603479"/>
          <w:citation/>
        </w:sdtPr>
        <w:sdtEndPr/>
        <w:sdtContent>
          <w:r w:rsidR="0000150F">
            <w:fldChar w:fldCharType="begin"/>
          </w:r>
          <w:r w:rsidR="0000150F">
            <w:rPr>
              <w:lang w:val="es-ES"/>
            </w:rPr>
            <w:instrText xml:space="preserve"> CITATION IBM \l 3082 </w:instrText>
          </w:r>
          <w:r w:rsidR="0000150F">
            <w:fldChar w:fldCharType="separate"/>
          </w:r>
          <w:r w:rsidR="00C9395B">
            <w:rPr>
              <w:noProof/>
              <w:lang w:val="es-ES"/>
            </w:rPr>
            <w:t>(IBM International Business Machines Corporation, s.f.)</w:t>
          </w:r>
          <w:r w:rsidR="0000150F">
            <w:fldChar w:fldCharType="end"/>
          </w:r>
        </w:sdtContent>
      </w:sdt>
      <w:r w:rsidR="0000150F">
        <w:t>.</w:t>
      </w:r>
    </w:p>
    <w:p w14:paraId="7FF401AF" w14:textId="4B366BF8" w:rsidR="007D0F73" w:rsidRDefault="00837F38" w:rsidP="008124A7">
      <w:r w:rsidRPr="00837F38">
        <w:t>En 1974, Ray Kurzweil fundó Kurzweil Computer Products, Inc., cuyo producto OCR omnicanal podía reconocer texto impreso en prácticamente cualquier fuente</w:t>
      </w:r>
      <w:r w:rsidR="00CA4346">
        <w:t xml:space="preserve"> </w:t>
      </w:r>
      <w:sdt>
        <w:sdtPr>
          <w:id w:val="852996876"/>
          <w:citation/>
        </w:sdtPr>
        <w:sdtEndPr/>
        <w:sdtContent>
          <w:r w:rsidR="00CA4346">
            <w:fldChar w:fldCharType="begin"/>
          </w:r>
          <w:r w:rsidR="00CA4346">
            <w:rPr>
              <w:lang w:val="es-ES"/>
            </w:rPr>
            <w:instrText xml:space="preserve"> CITATION IBM1 \l 3082 </w:instrText>
          </w:r>
          <w:r w:rsidR="00CA4346">
            <w:fldChar w:fldCharType="separate"/>
          </w:r>
          <w:r w:rsidR="00C9395B">
            <w:rPr>
              <w:noProof/>
              <w:lang w:val="es-ES"/>
            </w:rPr>
            <w:t>(IBM International Business Machines Corporation, s.f.)</w:t>
          </w:r>
          <w:r w:rsidR="00CA4346">
            <w:fldChar w:fldCharType="end"/>
          </w:r>
        </w:sdtContent>
      </w:sdt>
      <w:r>
        <w:t>.</w:t>
      </w:r>
      <w:r w:rsidR="00776935">
        <w:t xml:space="preserve"> </w:t>
      </w:r>
      <w:r w:rsidR="009C4DD8" w:rsidRPr="008124A7">
        <w:rPr>
          <w:rFonts w:cs="Times New Roman"/>
          <w:color w:val="0D0D0D"/>
          <w:shd w:val="clear" w:color="auto" w:fill="FFFFFF"/>
        </w:rPr>
        <w:t>Con el tiempo, esta tecnología experimentó un avance exponencial, extendiéndose hacia nuevas áreas como el reconocimiento de texto manuscrito (HTR).</w:t>
      </w:r>
    </w:p>
    <w:p w14:paraId="7086B10B" w14:textId="202F0A5D" w:rsidR="00837F38" w:rsidRDefault="009526EE" w:rsidP="008124A7">
      <w:r>
        <w:lastRenderedPageBreak/>
        <w:t xml:space="preserve">Utilizando </w:t>
      </w:r>
      <w:r w:rsidR="0032024D">
        <w:t>HTR (</w:t>
      </w:r>
      <w:r>
        <w:t xml:space="preserve">handwritten text recogonize) reconocimiento de texto manuscrito, se aprovechó el uso de </w:t>
      </w:r>
      <w:r w:rsidR="0032024D">
        <w:t>las redes</w:t>
      </w:r>
      <w:r w:rsidR="00417EFF">
        <w:t xml:space="preserve"> neuronales</w:t>
      </w:r>
      <w:r w:rsidR="003C507A">
        <w:t xml:space="preserve"> convolucionales (CNN) </w:t>
      </w:r>
      <w:r w:rsidR="009C4DD8">
        <w:t xml:space="preserve">para el </w:t>
      </w:r>
      <w:r w:rsidR="003C507A">
        <w:t>reconocimiento de dígitos manuscritos. Desarrolla</w:t>
      </w:r>
      <w:r w:rsidR="009C4DD8">
        <w:t>ndo</w:t>
      </w:r>
      <w:r w:rsidR="003C507A">
        <w:t xml:space="preserve"> LeNet-5, un modelo que revolucionó el reconocimiento de caracteres. Utilizaron el conjunto de datos MNIST como base para sus investigaciones </w:t>
      </w:r>
      <w:sdt>
        <w:sdtPr>
          <w:id w:val="-283509132"/>
          <w:citation/>
        </w:sdtPr>
        <w:sdtEndPr/>
        <w:sdtContent>
          <w:r>
            <w:fldChar w:fldCharType="begin"/>
          </w:r>
          <w:r>
            <w:rPr>
              <w:lang w:val="es-ES"/>
            </w:rPr>
            <w:instrText xml:space="preserve"> CITATION LeC98 \l 3082 </w:instrText>
          </w:r>
          <w:r>
            <w:fldChar w:fldCharType="separate"/>
          </w:r>
          <w:r w:rsidR="00C9395B">
            <w:rPr>
              <w:noProof/>
              <w:lang w:val="es-ES"/>
            </w:rPr>
            <w:t>(LeCun, Bottou, Bengio, &amp; Haffner, 1998)</w:t>
          </w:r>
          <w:r>
            <w:fldChar w:fldCharType="end"/>
          </w:r>
        </w:sdtContent>
      </w:sdt>
      <w:r w:rsidR="003C507A">
        <w:t>.</w:t>
      </w:r>
    </w:p>
    <w:p w14:paraId="68D81EC2" w14:textId="1E140A48" w:rsidR="009C4DD8" w:rsidRDefault="00776935" w:rsidP="0032024D">
      <w:r>
        <w:t>Avances más posteriores realizados e</w:t>
      </w:r>
      <w:r w:rsidR="0032024D" w:rsidRPr="0032024D">
        <w:t>n su trabajo, Bluche demostró que las redes neuronales profundas podían superar significativamente los métodos tradicionales de reconocimiento de texto manuscrito, reduciendo las tasas de error de manera considerable</w:t>
      </w:r>
      <w:r w:rsidR="00E4255C">
        <w:t xml:space="preserve"> </w:t>
      </w:r>
      <w:sdt>
        <w:sdtPr>
          <w:id w:val="-441999796"/>
          <w:citation/>
        </w:sdtPr>
        <w:sdtEndPr/>
        <w:sdtContent>
          <w:r w:rsidR="0013197A">
            <w:fldChar w:fldCharType="begin"/>
          </w:r>
          <w:r w:rsidR="0013197A">
            <w:rPr>
              <w:lang w:val="es-ES"/>
            </w:rPr>
            <w:instrText xml:space="preserve"> CITATION Blu15 \l 3082 </w:instrText>
          </w:r>
          <w:r w:rsidR="0013197A">
            <w:fldChar w:fldCharType="separate"/>
          </w:r>
          <w:r w:rsidR="00C9395B">
            <w:rPr>
              <w:noProof/>
              <w:lang w:val="es-ES"/>
            </w:rPr>
            <w:t>(Bluche, 2015)</w:t>
          </w:r>
          <w:r w:rsidR="0013197A">
            <w:fldChar w:fldCharType="end"/>
          </w:r>
        </w:sdtContent>
      </w:sdt>
      <w:r w:rsidR="0032024D" w:rsidRPr="0032024D">
        <w:t>.</w:t>
      </w:r>
    </w:p>
    <w:p w14:paraId="5A753B59" w14:textId="3F591704" w:rsidR="009C4DD8" w:rsidRDefault="009C4DD8" w:rsidP="0032024D">
      <w:r>
        <w:t xml:space="preserve">Estos avances no solo se han limitado a avances académicos, sino que también se han ampliado en diversas áreas, educación, logística, servicios administrativos, comercio, </w:t>
      </w:r>
      <w:r w:rsidR="007936C1">
        <w:t>entre otros</w:t>
      </w:r>
      <w:r>
        <w:t>.</w:t>
      </w:r>
    </w:p>
    <w:p w14:paraId="47D52034" w14:textId="006BE077" w:rsidR="000A5447" w:rsidRDefault="000A5447" w:rsidP="0032024D">
      <w:r>
        <w:t xml:space="preserve">El reconocimiento de texto manuscrito, sigue presentando desafíos, la gran variedad de estilos de escritura, el grosor del trazo y el papel usado, así también el ruido en las imágenes, dificultando las tareas de reconocimiento. Sin embargo, modelos más recientes y el aprendizaje de transferencia, han abierto nuevas posibilidades antes estos desafíos, permitiendo entrenar sistemas </w:t>
      </w:r>
      <w:r w:rsidR="007B5333">
        <w:t>más</w:t>
      </w:r>
      <w:r>
        <w:t xml:space="preserve"> robustos y precisos, con la posibilidad de adaptarse a los diferentes tipos de escritura.</w:t>
      </w:r>
    </w:p>
    <w:p w14:paraId="2CB0F8D7" w14:textId="6DE2C872" w:rsidR="0018530E" w:rsidRDefault="00EC3E8A" w:rsidP="009D4DDE">
      <w:pPr>
        <w:pStyle w:val="Ttulo2"/>
      </w:pPr>
      <w:bookmarkStart w:id="37" w:name="_Toc199517987"/>
      <w:bookmarkStart w:id="38" w:name="_Toc199533392"/>
      <w:bookmarkStart w:id="39" w:name="_Toc199587770"/>
      <w:bookmarkStart w:id="40" w:name="_Toc201090240"/>
      <w:r w:rsidRPr="00C52A75">
        <w:t>PLANTEAMIENTO DEL PROBLEMA</w:t>
      </w:r>
      <w:bookmarkEnd w:id="37"/>
      <w:bookmarkEnd w:id="38"/>
      <w:bookmarkEnd w:id="39"/>
      <w:bookmarkEnd w:id="40"/>
    </w:p>
    <w:p w14:paraId="5AD8170E" w14:textId="6B872C4D" w:rsidR="0018530E" w:rsidRDefault="001F0116" w:rsidP="00DE0866">
      <w:pPr>
        <w:pStyle w:val="Ttulo3"/>
      </w:pPr>
      <w:bookmarkStart w:id="41" w:name="_Toc199517988"/>
      <w:bookmarkStart w:id="42" w:name="_Toc199533393"/>
      <w:bookmarkStart w:id="43" w:name="_Toc199587771"/>
      <w:bookmarkStart w:id="44" w:name="_Toc201090241"/>
      <w:r>
        <w:t xml:space="preserve">Problema </w:t>
      </w:r>
      <w:r w:rsidRPr="001F0116">
        <w:t>General</w:t>
      </w:r>
      <w:r>
        <w:t>.</w:t>
      </w:r>
      <w:bookmarkEnd w:id="41"/>
      <w:bookmarkEnd w:id="42"/>
      <w:bookmarkEnd w:id="43"/>
      <w:bookmarkEnd w:id="44"/>
    </w:p>
    <w:p w14:paraId="6BC084EF" w14:textId="316FBF07" w:rsidR="0016311E" w:rsidRDefault="0016311E" w:rsidP="009452B0">
      <w:r>
        <w:t xml:space="preserve">Los pequeños negocios acogidos al Régimen Tributario Simplificado (RTS) representan el 24% del total de contribuyentes activos en Bolivia. Aunque este régimen les otorga beneficios </w:t>
      </w:r>
      <w:r>
        <w:lastRenderedPageBreak/>
        <w:t>significativos, como</w:t>
      </w:r>
      <w:r w:rsidR="0038018B">
        <w:t xml:space="preserve"> estar exentos de la emisión de facturas</w:t>
      </w:r>
      <w:r>
        <w:t xml:space="preserve">, también </w:t>
      </w:r>
      <w:r w:rsidR="0038018B">
        <w:t>re</w:t>
      </w:r>
      <w:r>
        <w:t>presenta</w:t>
      </w:r>
      <w:r w:rsidR="0038018B">
        <w:t>n</w:t>
      </w:r>
      <w:r>
        <w:t xml:space="preserve"> limitaciones importantes que afectan su gestión administrativa y financiera. Al no contar con herramientas tecnológicas accesibles y adecuadas para sus necesidades, estos negocios se enfrentan a una dependencia casi total de registros manuales como recibos o notas de venta. Esta situación incrementa la probabilidad de errores contables, dificulta el análisis de ventas y limita </w:t>
      </w:r>
      <w:r w:rsidR="007E54B3">
        <w:t>la generación</w:t>
      </w:r>
      <w:r>
        <w:t xml:space="preserve"> balances financieros precisos.</w:t>
      </w:r>
    </w:p>
    <w:p w14:paraId="70016B04" w14:textId="201CA47B" w:rsidR="0016311E" w:rsidRDefault="0016311E" w:rsidP="009452B0">
      <w:r>
        <w:t>La ausencia de un sistema contable automatizado no solo afecta la eficiencia operativa</w:t>
      </w:r>
      <w:r w:rsidR="0038018B">
        <w:t xml:space="preserve"> y tiempo</w:t>
      </w:r>
      <w:r>
        <w:t>, sino también la transparencia de sus transacciones. Los clientes no reciben comprobantes digitales, lo que impacta negativamente en la confianza y profesionalización de est</w:t>
      </w:r>
      <w:r w:rsidR="00BC3CCB">
        <w:t>o</w:t>
      </w:r>
      <w:r>
        <w:t>s pequeñ</w:t>
      </w:r>
      <w:r w:rsidR="00BC3CCB">
        <w:t>o</w:t>
      </w:r>
      <w:r>
        <w:t xml:space="preserve">s </w:t>
      </w:r>
      <w:r w:rsidR="00BC3CCB">
        <w:t>comerciantes</w:t>
      </w:r>
      <w:r>
        <w:t xml:space="preserve">. Además, esta carencia de registros formales dificulta el acceso a servicios financieros, ya que las entidades bancarias suelen requerir reportes de ventas confiables como parte de la evaluación </w:t>
      </w:r>
      <w:r w:rsidR="0038018B">
        <w:t>para el crédito solicitado</w:t>
      </w:r>
      <w:r>
        <w:t>.</w:t>
      </w:r>
      <w:r w:rsidR="0038018B" w:rsidRPr="0038018B">
        <w:t xml:space="preserve"> Al no poder acceder a servicios financieros formales, muchos pequeños </w:t>
      </w:r>
      <w:r w:rsidR="0038018B">
        <w:t>negocios</w:t>
      </w:r>
      <w:r w:rsidR="0038018B" w:rsidRPr="0038018B">
        <w:t xml:space="preserve"> se ven </w:t>
      </w:r>
      <w:r w:rsidR="007E54B3">
        <w:t>forzados</w:t>
      </w:r>
      <w:r w:rsidR="0038018B" w:rsidRPr="0038018B">
        <w:t xml:space="preserve"> a recurrir a prestamistas informales,</w:t>
      </w:r>
      <w:r w:rsidR="007E54B3">
        <w:t xml:space="preserve"> exponiéndolos a tasas de interés elevadas y condiciones poco favorables</w:t>
      </w:r>
      <w:r w:rsidR="0038018B" w:rsidRPr="0038018B">
        <w:t>.</w:t>
      </w:r>
      <w:r>
        <w:t xml:space="preserve"> En consecuencia, los comerciantes del RTS, con recursos limitados, enfrentan barreras significativas para acceder a financiamiento, comprometiendo así su capacidad para crecer y desarrollarse en un entorno competitivo.</w:t>
      </w:r>
    </w:p>
    <w:p w14:paraId="0CFEB737" w14:textId="6979932D" w:rsidR="0016311E" w:rsidRPr="0016311E" w:rsidRDefault="0016311E" w:rsidP="009452B0">
      <w:r>
        <w:t xml:space="preserve">La falta de digitalización en sus operaciones no solo limita su sostenibilidad a largo plazo, sino que también los excluye de los beneficios que conlleva la adopción de tecnologías modernas, como el análisis de datos. Este problema no solo afecta a los comerciantes, sino que también tiene un impacto en la economía local, al frenar </w:t>
      </w:r>
      <w:r w:rsidR="0038018B">
        <w:t xml:space="preserve">el desarrollo </w:t>
      </w:r>
      <w:r>
        <w:t>de un sector esencial en la actividad económica del país.</w:t>
      </w:r>
    </w:p>
    <w:p w14:paraId="4E3CBF2A" w14:textId="1E464B55" w:rsidR="00EC3E8A" w:rsidRPr="00C52A75" w:rsidRDefault="008F304D" w:rsidP="00DE0866">
      <w:pPr>
        <w:pStyle w:val="Ttulo3"/>
      </w:pPr>
      <w:bookmarkStart w:id="45" w:name="_Toc199517989"/>
      <w:bookmarkStart w:id="46" w:name="_Toc199533394"/>
      <w:bookmarkStart w:id="47" w:name="_Toc199587772"/>
      <w:bookmarkStart w:id="48" w:name="_Toc201090242"/>
      <w:r>
        <w:lastRenderedPageBreak/>
        <w:t>Problemas Específicos</w:t>
      </w:r>
      <w:r w:rsidR="001F0116">
        <w:t>.</w:t>
      </w:r>
      <w:bookmarkEnd w:id="45"/>
      <w:bookmarkEnd w:id="46"/>
      <w:bookmarkEnd w:id="47"/>
      <w:bookmarkEnd w:id="48"/>
    </w:p>
    <w:p w14:paraId="25DB709B" w14:textId="77777777" w:rsidR="005A1716" w:rsidRPr="00FA3E32" w:rsidRDefault="005A1716" w:rsidP="00505301">
      <w:pPr>
        <w:pStyle w:val="Prrafodelista"/>
        <w:numPr>
          <w:ilvl w:val="0"/>
          <w:numId w:val="2"/>
        </w:numPr>
      </w:pPr>
      <w:r w:rsidRPr="00FA3E32">
        <w:t>No se puede realizar un análisis de ventas.</w:t>
      </w:r>
    </w:p>
    <w:p w14:paraId="0CF4C94E" w14:textId="46698971" w:rsidR="005A1716" w:rsidRDefault="005A1716" w:rsidP="00505301">
      <w:pPr>
        <w:pStyle w:val="Prrafodelista"/>
        <w:numPr>
          <w:ilvl w:val="0"/>
          <w:numId w:val="2"/>
        </w:numPr>
      </w:pPr>
      <w:r w:rsidRPr="00FA3E32">
        <w:t xml:space="preserve">No </w:t>
      </w:r>
      <w:r>
        <w:t>es posible realizar</w:t>
      </w:r>
      <w:r w:rsidRPr="00FA3E32">
        <w:t xml:space="preserve"> balances contables del negocio</w:t>
      </w:r>
    </w:p>
    <w:p w14:paraId="674809DB" w14:textId="26659F5C" w:rsidR="00FA3E32" w:rsidRDefault="00FA3E32" w:rsidP="00505301">
      <w:pPr>
        <w:pStyle w:val="Prrafodelista"/>
        <w:numPr>
          <w:ilvl w:val="0"/>
          <w:numId w:val="2"/>
        </w:numPr>
      </w:pPr>
      <w:r w:rsidRPr="00FA3E32">
        <w:t xml:space="preserve">No existe </w:t>
      </w:r>
      <w:r w:rsidR="005A1716">
        <w:t>comprobantes</w:t>
      </w:r>
      <w:r w:rsidRPr="00FA3E32">
        <w:t xml:space="preserve"> digitales para el cliente</w:t>
      </w:r>
      <w:r w:rsidR="005A1716">
        <w:t>.</w:t>
      </w:r>
    </w:p>
    <w:p w14:paraId="239F4418" w14:textId="25C5D813" w:rsidR="005A1716" w:rsidRPr="00FA3E32" w:rsidRDefault="005A1716" w:rsidP="00505301">
      <w:pPr>
        <w:pStyle w:val="Prrafodelista"/>
        <w:numPr>
          <w:ilvl w:val="0"/>
          <w:numId w:val="2"/>
        </w:numPr>
      </w:pPr>
      <w:r>
        <w:t>No existe comprobantes de ventas para solicitar financiamiento.</w:t>
      </w:r>
    </w:p>
    <w:p w14:paraId="626BCE50" w14:textId="08D1D6F6" w:rsidR="00FA3E32" w:rsidRPr="00FA3E32" w:rsidRDefault="00FA3E32" w:rsidP="00505301">
      <w:pPr>
        <w:pStyle w:val="Prrafodelista"/>
        <w:numPr>
          <w:ilvl w:val="0"/>
          <w:numId w:val="2"/>
        </w:numPr>
      </w:pPr>
      <w:r w:rsidRPr="00FA3E32">
        <w:t>Falta de indicadores de ventas por etapas o fechas.</w:t>
      </w:r>
    </w:p>
    <w:p w14:paraId="0B7E9A88" w14:textId="17278B55" w:rsidR="00EC3E8A" w:rsidRPr="00C52A75" w:rsidRDefault="00EC3E8A" w:rsidP="009D4DDE">
      <w:pPr>
        <w:pStyle w:val="Ttulo2"/>
      </w:pPr>
      <w:bookmarkStart w:id="49" w:name="_Toc199517990"/>
      <w:bookmarkStart w:id="50" w:name="_Toc199533395"/>
      <w:bookmarkStart w:id="51" w:name="_Toc199587773"/>
      <w:bookmarkStart w:id="52" w:name="_Toc201090243"/>
      <w:r w:rsidRPr="00C52A75">
        <w:t>OBJETIVOS.</w:t>
      </w:r>
      <w:bookmarkEnd w:id="49"/>
      <w:bookmarkEnd w:id="50"/>
      <w:bookmarkEnd w:id="51"/>
      <w:bookmarkEnd w:id="52"/>
    </w:p>
    <w:p w14:paraId="12FB18F1" w14:textId="11E12B6C" w:rsidR="00EC3E8A" w:rsidRPr="00C52A75" w:rsidRDefault="00EC3E8A" w:rsidP="00DE0866">
      <w:pPr>
        <w:pStyle w:val="Ttulo3"/>
      </w:pPr>
      <w:bookmarkStart w:id="53" w:name="_Toc199517991"/>
      <w:bookmarkStart w:id="54" w:name="_Toc199533396"/>
      <w:bookmarkStart w:id="55" w:name="_Toc199587774"/>
      <w:bookmarkStart w:id="56" w:name="_Toc201090244"/>
      <w:r w:rsidRPr="00C52A75">
        <w:t>Objetivo General</w:t>
      </w:r>
      <w:r w:rsidR="001F0116">
        <w:t>.</w:t>
      </w:r>
      <w:bookmarkEnd w:id="53"/>
      <w:bookmarkEnd w:id="54"/>
      <w:bookmarkEnd w:id="55"/>
      <w:bookmarkEnd w:id="56"/>
    </w:p>
    <w:p w14:paraId="4C23FC6E" w14:textId="20938295" w:rsidR="00C52A75" w:rsidRPr="00D87869" w:rsidRDefault="00151C31" w:rsidP="00D87869">
      <w:r w:rsidRPr="00D87869">
        <w:t>Diseñar</w:t>
      </w:r>
      <w:r w:rsidR="0018530E" w:rsidRPr="00D87869">
        <w:t xml:space="preserve"> una aplicación móvil </w:t>
      </w:r>
      <w:r w:rsidR="00545170" w:rsidRPr="00D87869">
        <w:t>ligera</w:t>
      </w:r>
      <w:r w:rsidR="007E54B3">
        <w:t>,</w:t>
      </w:r>
      <w:r w:rsidR="00545170" w:rsidRPr="00D87869">
        <w:t xml:space="preserve"> </w:t>
      </w:r>
      <w:r w:rsidR="009E7A5E" w:rsidRPr="00D87869">
        <w:t>distribuida bajo una licencia GPL</w:t>
      </w:r>
      <w:r w:rsidR="00357485">
        <w:rPr>
          <w:rStyle w:val="Refdenotaalpie"/>
        </w:rPr>
        <w:footnoteReference w:id="11"/>
      </w:r>
      <w:r w:rsidR="00B70585" w:rsidRPr="00D87869">
        <w:t xml:space="preserve">, </w:t>
      </w:r>
      <w:r w:rsidR="00B658D5" w:rsidRPr="00D87869">
        <w:t>basada en Deep Learning</w:t>
      </w:r>
      <w:r w:rsidR="00357485">
        <w:rPr>
          <w:rStyle w:val="Refdenotaalpie"/>
        </w:rPr>
        <w:footnoteReference w:id="12"/>
      </w:r>
      <w:r w:rsidR="00B658D5" w:rsidRPr="00D87869">
        <w:t xml:space="preserve"> con tecnología de reconocimiento de texto manuscrito (Handwritten Text Recognition, HTR),</w:t>
      </w:r>
      <w:r w:rsidR="00B70585" w:rsidRPr="00D87869">
        <w:t xml:space="preserve"> para los contribuyentes acogidos al régimen RTS,</w:t>
      </w:r>
      <w:r w:rsidR="00545170" w:rsidRPr="00D87869">
        <w:t xml:space="preserve"> </w:t>
      </w:r>
      <w:r w:rsidR="0018530E" w:rsidRPr="00D87869">
        <w:t xml:space="preserve">que </w:t>
      </w:r>
      <w:r w:rsidR="00B70585" w:rsidRPr="00D87869">
        <w:t>permita</w:t>
      </w:r>
      <w:r w:rsidR="0018530E" w:rsidRPr="00D87869">
        <w:t xml:space="preserve"> la </w:t>
      </w:r>
      <w:r w:rsidRPr="00D87869">
        <w:t>digitalización de</w:t>
      </w:r>
      <w:r w:rsidR="00B70585" w:rsidRPr="00D87869">
        <w:t xml:space="preserve"> </w:t>
      </w:r>
      <w:r w:rsidR="009E7A5E" w:rsidRPr="00D87869">
        <w:t>recibos</w:t>
      </w:r>
      <w:r w:rsidR="00B70585" w:rsidRPr="00D87869">
        <w:t xml:space="preserve"> manuscritos</w:t>
      </w:r>
      <w:r w:rsidR="0018530E" w:rsidRPr="00D87869">
        <w:t xml:space="preserve">, </w:t>
      </w:r>
      <w:r w:rsidR="007E54B3">
        <w:t>que sirva</w:t>
      </w:r>
      <w:r w:rsidRPr="00D87869">
        <w:t xml:space="preserve"> para un control de ventas y </w:t>
      </w:r>
      <w:r w:rsidR="007E54B3">
        <w:t>la generación de</w:t>
      </w:r>
      <w:r w:rsidRPr="00D87869">
        <w:t xml:space="preserve"> recibos digitales para el cliente. Lo </w:t>
      </w:r>
      <w:r w:rsidR="00FD1E1D" w:rsidRPr="00D87869">
        <w:t>que facilitaría</w:t>
      </w:r>
      <w:r w:rsidR="0018530E" w:rsidRPr="00D87869">
        <w:t xml:space="preserve"> un análisis </w:t>
      </w:r>
      <w:r w:rsidR="00545170" w:rsidRPr="00D87869">
        <w:t xml:space="preserve">en </w:t>
      </w:r>
      <w:r w:rsidR="0018530E" w:rsidRPr="00D87869">
        <w:t>sus ventas y</w:t>
      </w:r>
      <w:r w:rsidR="00545170" w:rsidRPr="00D87869">
        <w:t xml:space="preserve"> coadyuve en la</w:t>
      </w:r>
      <w:r w:rsidR="0018530E" w:rsidRPr="00D87869">
        <w:t xml:space="preserve"> toma de decisiones futuras</w:t>
      </w:r>
      <w:r w:rsidR="00DB564F" w:rsidRPr="00D87869">
        <w:t>.</w:t>
      </w:r>
    </w:p>
    <w:p w14:paraId="45F89E9B" w14:textId="0EC0C48B" w:rsidR="00EC3E8A" w:rsidRDefault="00EC3E8A" w:rsidP="00DE0866">
      <w:pPr>
        <w:pStyle w:val="Ttulo3"/>
      </w:pPr>
      <w:bookmarkStart w:id="57" w:name="_Toc199517992"/>
      <w:bookmarkStart w:id="58" w:name="_Toc199533397"/>
      <w:bookmarkStart w:id="59" w:name="_Toc199587775"/>
      <w:bookmarkStart w:id="60" w:name="_Toc201090245"/>
      <w:r w:rsidRPr="00C52A75">
        <w:t xml:space="preserve">Objetivo </w:t>
      </w:r>
      <w:r w:rsidR="009D09D6" w:rsidRPr="00C52A75">
        <w:t>Específico</w:t>
      </w:r>
      <w:r w:rsidR="001F0116">
        <w:t>.</w:t>
      </w:r>
      <w:bookmarkEnd w:id="57"/>
      <w:bookmarkEnd w:id="58"/>
      <w:bookmarkEnd w:id="59"/>
      <w:bookmarkEnd w:id="60"/>
    </w:p>
    <w:p w14:paraId="4B308E2E" w14:textId="542BC5B3" w:rsidR="00490AD9" w:rsidRDefault="00151C31" w:rsidP="00505301">
      <w:pPr>
        <w:pStyle w:val="Prrafodelista"/>
        <w:numPr>
          <w:ilvl w:val="0"/>
          <w:numId w:val="1"/>
        </w:numPr>
      </w:pPr>
      <w:r>
        <w:t>Diseñ</w:t>
      </w:r>
      <w:r w:rsidR="007E54B3">
        <w:t>ar</w:t>
      </w:r>
      <w:r>
        <w:t xml:space="preserve"> de</w:t>
      </w:r>
      <w:r w:rsidR="00490AD9">
        <w:t xml:space="preserve"> un modelo de reconocimiento de texto manuscrito (HTR</w:t>
      </w:r>
      <w:r w:rsidR="00357485">
        <w:rPr>
          <w:rStyle w:val="Refdenotaalpie"/>
        </w:rPr>
        <w:footnoteReference w:id="13"/>
      </w:r>
      <w:r w:rsidR="00490AD9">
        <w:t>).</w:t>
      </w:r>
    </w:p>
    <w:p w14:paraId="36BA5321" w14:textId="53C95337" w:rsidR="00490AD9" w:rsidRDefault="00490AD9" w:rsidP="00505301">
      <w:pPr>
        <w:pStyle w:val="Prrafodelista"/>
        <w:numPr>
          <w:ilvl w:val="0"/>
          <w:numId w:val="1"/>
        </w:numPr>
      </w:pPr>
      <w:r>
        <w:lastRenderedPageBreak/>
        <w:t>Diseñ</w:t>
      </w:r>
      <w:r w:rsidR="007E54B3">
        <w:t>ar</w:t>
      </w:r>
      <w:r>
        <w:t xml:space="preserve"> de funcionalidad para la generación de recibos digitales.</w:t>
      </w:r>
    </w:p>
    <w:p w14:paraId="25D7DE52" w14:textId="77777777" w:rsidR="00490AD9" w:rsidRPr="0018530E" w:rsidRDefault="00490AD9" w:rsidP="00505301">
      <w:pPr>
        <w:pStyle w:val="Prrafodelista"/>
        <w:numPr>
          <w:ilvl w:val="0"/>
          <w:numId w:val="1"/>
        </w:numPr>
      </w:pPr>
      <w:r w:rsidRPr="0018530E">
        <w:t>Recolectar data set de texto manuscrito para el entrenamiento de la red neuronal.</w:t>
      </w:r>
    </w:p>
    <w:p w14:paraId="60A6332A" w14:textId="77777777" w:rsidR="00490AD9" w:rsidRPr="0018530E" w:rsidRDefault="00490AD9" w:rsidP="00505301">
      <w:pPr>
        <w:pStyle w:val="Prrafodelista"/>
        <w:numPr>
          <w:ilvl w:val="0"/>
          <w:numId w:val="1"/>
        </w:numPr>
      </w:pPr>
      <w:r w:rsidRPr="0018530E">
        <w:t>Transferir el entrenamiento de la red a una para ser utilizada en el móvil.</w:t>
      </w:r>
    </w:p>
    <w:p w14:paraId="251B5D52" w14:textId="0F0076B6" w:rsidR="00490AD9" w:rsidRDefault="00490AD9" w:rsidP="00505301">
      <w:pPr>
        <w:pStyle w:val="Prrafodelista"/>
        <w:numPr>
          <w:ilvl w:val="0"/>
          <w:numId w:val="1"/>
        </w:numPr>
      </w:pPr>
      <w:r w:rsidRPr="0018530E">
        <w:t>Almacenar los datos en una base de datos para ser utilizadas en análisis de venta y control.</w:t>
      </w:r>
    </w:p>
    <w:p w14:paraId="78A2A986" w14:textId="0F20F65B" w:rsidR="0018530E" w:rsidRPr="0018530E" w:rsidRDefault="00490AD9" w:rsidP="00505301">
      <w:pPr>
        <w:pStyle w:val="Prrafodelista"/>
        <w:numPr>
          <w:ilvl w:val="0"/>
          <w:numId w:val="1"/>
        </w:numPr>
      </w:pPr>
      <w:r>
        <w:t>Desarroll</w:t>
      </w:r>
      <w:r w:rsidR="007E54B3">
        <w:t>ar</w:t>
      </w:r>
      <w:r>
        <w:t xml:space="preserve"> de la aplicación móvil amigable e intuitiva.</w:t>
      </w:r>
    </w:p>
    <w:p w14:paraId="40571DF6" w14:textId="052298FB" w:rsidR="00F6454F" w:rsidRDefault="00F6454F" w:rsidP="009D4DDE">
      <w:pPr>
        <w:pStyle w:val="Ttulo2"/>
      </w:pPr>
      <w:bookmarkStart w:id="61" w:name="_Toc199517993"/>
      <w:bookmarkStart w:id="62" w:name="_Toc199533398"/>
      <w:bookmarkStart w:id="63" w:name="_Toc199587776"/>
      <w:bookmarkStart w:id="64" w:name="_Toc201090246"/>
      <w:r>
        <w:t>HIPOTESIS</w:t>
      </w:r>
      <w:bookmarkEnd w:id="61"/>
      <w:bookmarkEnd w:id="62"/>
      <w:bookmarkEnd w:id="63"/>
      <w:bookmarkEnd w:id="64"/>
    </w:p>
    <w:p w14:paraId="1B537734" w14:textId="0CE19542" w:rsidR="00F6454F" w:rsidRPr="00F6454F" w:rsidRDefault="006E2A8D" w:rsidP="00F6454F">
      <w:r>
        <w:t xml:space="preserve">Se plantea que el desarrollo e implementación de una aplicación móvil basada en técnicas de Deep Learning y reconocimiento de texto manuscrito (HTR), aplicada al contexto de los contribuyentes del Régimen Tributario Simplificado, </w:t>
      </w:r>
      <w:r w:rsidR="007E54B3">
        <w:t>será capaz de</w:t>
      </w:r>
      <w:r>
        <w:t xml:space="preserve"> digitalizar </w:t>
      </w:r>
      <w:r w:rsidR="00CE5986">
        <w:t>notas de venta</w:t>
      </w:r>
      <w:r>
        <w:t xml:space="preserve"> manuscrit</w:t>
      </w:r>
      <w:r w:rsidR="00CE5986">
        <w:t>a</w:t>
      </w:r>
      <w:r>
        <w:t>s con una precisión superior al 70%, generando recibos digitales estructurados que pueden ser extendidos a los clientes cuando se requiera, y permitiendo el almacenamiento de datos para facilitar un análisis básico de ventas</w:t>
      </w:r>
      <w:r w:rsidR="00F6454F">
        <w:t>.</w:t>
      </w:r>
    </w:p>
    <w:p w14:paraId="00C9D220" w14:textId="62058D75" w:rsidR="00F6454F" w:rsidRDefault="00EA53CE" w:rsidP="009D4DDE">
      <w:pPr>
        <w:pStyle w:val="Ttulo2"/>
      </w:pPr>
      <w:bookmarkStart w:id="65" w:name="_Toc199517994"/>
      <w:bookmarkStart w:id="66" w:name="_Toc199533399"/>
      <w:bookmarkStart w:id="67" w:name="_Toc199587777"/>
      <w:bookmarkStart w:id="68" w:name="_Toc201090247"/>
      <w:r>
        <w:t>OPERACIÓN DE VARIABLES</w:t>
      </w:r>
      <w:bookmarkEnd w:id="65"/>
      <w:bookmarkEnd w:id="66"/>
      <w:bookmarkEnd w:id="67"/>
      <w:bookmarkEnd w:id="68"/>
    </w:p>
    <w:p w14:paraId="1615031A" w14:textId="701903E9" w:rsidR="00EA53CE" w:rsidRPr="00EA53CE" w:rsidRDefault="00EA53CE" w:rsidP="00B81A08">
      <w:r w:rsidRPr="00EA53CE">
        <w:rPr>
          <w:b/>
          <w:bCs/>
        </w:rPr>
        <w:t>Variable dependiente:</w:t>
      </w:r>
      <w:r>
        <w:t xml:space="preserve"> </w:t>
      </w:r>
      <w:r w:rsidR="00A35D9D">
        <w:t>A</w:t>
      </w:r>
      <w:r>
        <w:t>plicación móvil</w:t>
      </w:r>
      <w:r w:rsidR="00F505B6">
        <w:t xml:space="preserve">, </w:t>
      </w:r>
      <w:r w:rsidR="00F505B6" w:rsidRPr="00F505B6">
        <w:t>resultante del proceso de diseño e implementación.</w:t>
      </w:r>
    </w:p>
    <w:p w14:paraId="52C12AA5" w14:textId="38F16EFA" w:rsidR="00EA53CE" w:rsidRPr="00EA53CE" w:rsidRDefault="00EA53CE" w:rsidP="00B81A08">
      <w:r w:rsidRPr="00EA53CE">
        <w:rPr>
          <w:b/>
          <w:bCs/>
        </w:rPr>
        <w:t>Variable independiente:</w:t>
      </w:r>
      <w:r>
        <w:rPr>
          <w:b/>
          <w:bCs/>
        </w:rPr>
        <w:t xml:space="preserve"> </w:t>
      </w:r>
      <w:r w:rsidR="00F505B6" w:rsidRPr="00F505B6">
        <w:t>Proceso de detección y digitalización de notas manuscritas</w:t>
      </w:r>
      <w:r w:rsidR="00DA730C">
        <w:t xml:space="preserve"> e implementación de una aplicación de reconocimiento de texto manuscrito</w:t>
      </w:r>
      <w:r w:rsidR="00F505B6" w:rsidRPr="00F505B6">
        <w:t>.</w:t>
      </w:r>
    </w:p>
    <w:p w14:paraId="7EAA9AC1" w14:textId="28CA66A8" w:rsidR="00F6454F" w:rsidRPr="00F6454F" w:rsidRDefault="00EA53CE" w:rsidP="00B81A08">
      <w:r w:rsidRPr="00EA53CE">
        <w:rPr>
          <w:b/>
          <w:bCs/>
        </w:rPr>
        <w:t>Variable interviniente:</w:t>
      </w:r>
      <w:r>
        <w:rPr>
          <w:b/>
          <w:bCs/>
        </w:rPr>
        <w:t xml:space="preserve"> </w:t>
      </w:r>
      <w:r w:rsidR="00DA730C">
        <w:t xml:space="preserve">Rendimiento y </w:t>
      </w:r>
      <w:r w:rsidR="00F505B6" w:rsidRPr="00F505B6">
        <w:t xml:space="preserve">Algoritmos de Deep Learning </w:t>
      </w:r>
      <w:r w:rsidR="00DA730C">
        <w:t>utilizados para el</w:t>
      </w:r>
      <w:r w:rsidR="00F505B6" w:rsidRPr="00F505B6">
        <w:t xml:space="preserve"> reconocimiento de texto manuscrito.</w:t>
      </w:r>
    </w:p>
    <w:p w14:paraId="3BD04E25" w14:textId="74D17966" w:rsidR="002E7240" w:rsidRDefault="002E7240" w:rsidP="009D4DDE">
      <w:pPr>
        <w:pStyle w:val="Ttulo2"/>
      </w:pPr>
      <w:bookmarkStart w:id="69" w:name="_Toc199517995"/>
      <w:bookmarkStart w:id="70" w:name="_Toc199533400"/>
      <w:bookmarkStart w:id="71" w:name="_Toc199587778"/>
      <w:bookmarkStart w:id="72" w:name="_Toc201090248"/>
      <w:r w:rsidRPr="00C52A75">
        <w:lastRenderedPageBreak/>
        <w:t>JUSTIFICACIÓN</w:t>
      </w:r>
      <w:r>
        <w:t>.</w:t>
      </w:r>
      <w:bookmarkEnd w:id="69"/>
      <w:bookmarkEnd w:id="70"/>
      <w:bookmarkEnd w:id="71"/>
      <w:bookmarkEnd w:id="72"/>
    </w:p>
    <w:p w14:paraId="5C04A474" w14:textId="2E99D2F3" w:rsidR="002E7240" w:rsidRDefault="008F304D" w:rsidP="00DE0866">
      <w:pPr>
        <w:pStyle w:val="Ttulo3"/>
      </w:pPr>
      <w:bookmarkStart w:id="73" w:name="_Toc199517996"/>
      <w:bookmarkStart w:id="74" w:name="_Toc199533401"/>
      <w:bookmarkStart w:id="75" w:name="_Toc199587779"/>
      <w:bookmarkStart w:id="76" w:name="_Toc201090249"/>
      <w:r>
        <w:t>Justificación Social</w:t>
      </w:r>
      <w:r w:rsidR="001F0116">
        <w:t>.</w:t>
      </w:r>
      <w:bookmarkEnd w:id="73"/>
      <w:bookmarkEnd w:id="74"/>
      <w:bookmarkEnd w:id="75"/>
      <w:bookmarkEnd w:id="76"/>
    </w:p>
    <w:p w14:paraId="0971E15E" w14:textId="2CD1BACD" w:rsidR="002E7240" w:rsidRPr="002E7240" w:rsidRDefault="002E7240" w:rsidP="005D7B18">
      <w:r>
        <w:t>Con el desarrollo de la aplicación móvil</w:t>
      </w:r>
      <w:r w:rsidR="00D76357">
        <w:t xml:space="preserve"> con licencia G</w:t>
      </w:r>
      <w:r w:rsidR="00357485">
        <w:t>PL</w:t>
      </w:r>
      <w:r w:rsidR="00D76357">
        <w:t xml:space="preserve"> garantiza</w:t>
      </w:r>
      <w:r w:rsidR="00F505B6">
        <w:t xml:space="preserve"> que</w:t>
      </w:r>
      <w:r w:rsidR="00D76357">
        <w:t xml:space="preserve"> </w:t>
      </w:r>
      <w:r w:rsidR="005573CC">
        <w:t xml:space="preserve">se </w:t>
      </w:r>
      <w:r w:rsidR="0001581D">
        <w:t>fomentará</w:t>
      </w:r>
      <w:r>
        <w:t xml:space="preserve"> la inclusión tecnológica</w:t>
      </w:r>
      <w:r w:rsidR="00D76357">
        <w:t xml:space="preserve">, </w:t>
      </w:r>
      <w:r>
        <w:t xml:space="preserve">promoviendo análisis en sus ventas y facilitando en el acceso a </w:t>
      </w:r>
      <w:r w:rsidR="005573CC">
        <w:t>financiamiento</w:t>
      </w:r>
      <w:r>
        <w:t>.</w:t>
      </w:r>
      <w:r w:rsidR="00D76357">
        <w:t xml:space="preserve"> Al permitir el acceso abierto, pequeños comerciantes y comunidades con recursos limitados pueden beneficiarse de la herramienta sin preocuparse por costos de licencias privativas, fomentando una inclusión accesible a nuevas tecnologías.</w:t>
      </w:r>
    </w:p>
    <w:p w14:paraId="3787DEDC" w14:textId="26993B28" w:rsidR="002E7240" w:rsidRDefault="008F304D" w:rsidP="00DE0866">
      <w:pPr>
        <w:pStyle w:val="Ttulo3"/>
      </w:pPr>
      <w:bookmarkStart w:id="77" w:name="_Toc199517997"/>
      <w:bookmarkStart w:id="78" w:name="_Toc199533402"/>
      <w:bookmarkStart w:id="79" w:name="_Toc199587780"/>
      <w:bookmarkStart w:id="80" w:name="_Toc201090250"/>
      <w:r>
        <w:t>Justificación Económica</w:t>
      </w:r>
      <w:r w:rsidR="001F0116">
        <w:t>.</w:t>
      </w:r>
      <w:bookmarkEnd w:id="77"/>
      <w:bookmarkEnd w:id="78"/>
      <w:bookmarkEnd w:id="79"/>
      <w:bookmarkEnd w:id="80"/>
    </w:p>
    <w:p w14:paraId="48930CF0" w14:textId="705E8687" w:rsidR="002E7240" w:rsidRDefault="008A1ADF" w:rsidP="005D7B18">
      <w:r>
        <w:t>La viabilidad económica se ha convertido en un factor predominante en el desarrollo de todo trabajo de investigación.</w:t>
      </w:r>
    </w:p>
    <w:p w14:paraId="755BEDBD" w14:textId="265D48F7" w:rsidR="008A1ADF" w:rsidRDefault="008A1ADF" w:rsidP="005D7B18">
      <w:r>
        <w:t xml:space="preserve">Al facilitar un control </w:t>
      </w:r>
      <w:r w:rsidR="00FD3E67">
        <w:t>más</w:t>
      </w:r>
      <w:r>
        <w:t xml:space="preserve"> eficiente de ventas y análisis, puede mejorar la gestión financiera de los pequeños negocios que pertenecen al régimen simplificado (RTS), esto incrementa la productividad, reduce las perdidas por errores contables, favoreciendo a una mejor toma de decisiones</w:t>
      </w:r>
      <w:r w:rsidR="006A21D8">
        <w:t>,</w:t>
      </w:r>
      <w:r>
        <w:t xml:space="preserve"> estabilidad en estos negocios</w:t>
      </w:r>
      <w:r w:rsidR="006A21D8">
        <w:t xml:space="preserve"> y mayor acceso a créditos formales y una mejora de sostenibilidad económica</w:t>
      </w:r>
      <w:r>
        <w:t>.</w:t>
      </w:r>
    </w:p>
    <w:p w14:paraId="5C27D011" w14:textId="3267F6EA" w:rsidR="00060944" w:rsidRPr="00060944" w:rsidRDefault="008F304D" w:rsidP="00DE0866">
      <w:pPr>
        <w:pStyle w:val="Ttulo3"/>
      </w:pPr>
      <w:bookmarkStart w:id="81" w:name="_Toc199517998"/>
      <w:bookmarkStart w:id="82" w:name="_Toc199533403"/>
      <w:bookmarkStart w:id="83" w:name="_Toc199587781"/>
      <w:bookmarkStart w:id="84" w:name="_Toc201090251"/>
      <w:r>
        <w:t xml:space="preserve">Justificación </w:t>
      </w:r>
      <w:r w:rsidRPr="00D87869">
        <w:t>Académica</w:t>
      </w:r>
      <w:r>
        <w:t>.</w:t>
      </w:r>
      <w:bookmarkEnd w:id="81"/>
      <w:bookmarkEnd w:id="82"/>
      <w:bookmarkEnd w:id="83"/>
      <w:bookmarkEnd w:id="84"/>
    </w:p>
    <w:p w14:paraId="6DE97DF7" w14:textId="3974EC1D" w:rsidR="00EC3E8A" w:rsidRDefault="0001581D" w:rsidP="005D7B18">
      <w:r>
        <w:t xml:space="preserve">El proyecto contribuye al </w:t>
      </w:r>
      <w:r w:rsidR="005A697E">
        <w:t>conocimiento en</w:t>
      </w:r>
      <w:r>
        <w:t xml:space="preserve"> áreas como las redes neuronales, reconocimiento de texto manuscrito y aplicaciones móviles.</w:t>
      </w:r>
      <w:r w:rsidR="00D76357">
        <w:t xml:space="preserve"> </w:t>
      </w:r>
      <w:r w:rsidR="005A697E">
        <w:t>Aportando una investigación</w:t>
      </w:r>
      <w:r w:rsidR="00060944">
        <w:t xml:space="preserve"> </w:t>
      </w:r>
      <w:r w:rsidR="005A697E">
        <w:t>aplicada.</w:t>
      </w:r>
      <w:r w:rsidR="00D76357">
        <w:t xml:space="preserve"> El uso de una licencia G</w:t>
      </w:r>
      <w:r w:rsidR="00357485">
        <w:t>PL</w:t>
      </w:r>
      <w:r w:rsidR="00D76357">
        <w:t xml:space="preserve"> en el desarrollo de esta aplicación tiene como objetico fomentar y permitir a otros desarrolladores e investigadores puedan utilizar, modificar y </w:t>
      </w:r>
      <w:r w:rsidR="00D76357">
        <w:lastRenderedPageBreak/>
        <w:t>redistribuir el</w:t>
      </w:r>
      <w:r w:rsidR="006A21D8">
        <w:t xml:space="preserve"> dataset y </w:t>
      </w:r>
      <w:r w:rsidR="00D76357">
        <w:t>código de manera libre, esto permite a instituciones académicas, sectores públicos adoptar y adaptar esta tecnología sin costos adicionales.</w:t>
      </w:r>
    </w:p>
    <w:p w14:paraId="43D2B466" w14:textId="7E3E2C42" w:rsidR="005A697E" w:rsidRDefault="002C6623" w:rsidP="009D4DDE">
      <w:pPr>
        <w:pStyle w:val="Ttulo2"/>
      </w:pPr>
      <w:bookmarkStart w:id="85" w:name="_Toc199517999"/>
      <w:bookmarkStart w:id="86" w:name="_Toc199533404"/>
      <w:bookmarkStart w:id="87" w:name="_Toc199587782"/>
      <w:bookmarkStart w:id="88" w:name="_Toc201090252"/>
      <w:r>
        <w:t>LIMITES Y ALCANCES</w:t>
      </w:r>
      <w:bookmarkEnd w:id="85"/>
      <w:bookmarkEnd w:id="86"/>
      <w:bookmarkEnd w:id="87"/>
      <w:bookmarkEnd w:id="88"/>
    </w:p>
    <w:p w14:paraId="34D9A532" w14:textId="61F0DF0C" w:rsidR="005B567E" w:rsidRPr="005B567E" w:rsidRDefault="008F304D" w:rsidP="00DE0866">
      <w:pPr>
        <w:pStyle w:val="Ttulo3"/>
      </w:pPr>
      <w:bookmarkStart w:id="89" w:name="_Toc199518000"/>
      <w:bookmarkStart w:id="90" w:name="_Toc199533405"/>
      <w:bookmarkStart w:id="91" w:name="_Toc199587783"/>
      <w:bookmarkStart w:id="92" w:name="_Toc201090253"/>
      <w:r>
        <w:t>Alcance.</w:t>
      </w:r>
      <w:bookmarkEnd w:id="89"/>
      <w:bookmarkEnd w:id="90"/>
      <w:bookmarkEnd w:id="91"/>
      <w:bookmarkEnd w:id="92"/>
    </w:p>
    <w:p w14:paraId="04DB0AFD" w14:textId="3B65312A" w:rsidR="003A3212" w:rsidRDefault="003A3212" w:rsidP="005D7B18">
      <w:r>
        <w:t>La presente investigación contempla los siguientes alcances:</w:t>
      </w:r>
    </w:p>
    <w:p w14:paraId="341BEA15" w14:textId="0A787185" w:rsidR="003A3212" w:rsidRDefault="003A3212" w:rsidP="00505301">
      <w:pPr>
        <w:pStyle w:val="Prrafodelista"/>
        <w:numPr>
          <w:ilvl w:val="0"/>
          <w:numId w:val="3"/>
        </w:numPr>
      </w:pPr>
      <w:r>
        <w:t>Diseñar una aplicación móvil basado en Deep learning y HTR.</w:t>
      </w:r>
    </w:p>
    <w:p w14:paraId="6F72B190" w14:textId="0ED79AAD" w:rsidR="003A3212" w:rsidRDefault="003A3212" w:rsidP="00505301">
      <w:pPr>
        <w:pStyle w:val="Prrafodelista"/>
        <w:numPr>
          <w:ilvl w:val="0"/>
          <w:numId w:val="3"/>
        </w:numPr>
      </w:pPr>
      <w:r>
        <w:t>Diseñar e implementar una tecnología innovadora para comerciantes minoristas que pertenecen al régimen simplificado de Bolivia.</w:t>
      </w:r>
    </w:p>
    <w:p w14:paraId="005584D7" w14:textId="4D216EFE" w:rsidR="003A3212" w:rsidRDefault="003A3212" w:rsidP="00505301">
      <w:pPr>
        <w:pStyle w:val="Prrafodelista"/>
        <w:numPr>
          <w:ilvl w:val="0"/>
          <w:numId w:val="3"/>
        </w:numPr>
      </w:pPr>
      <w:r>
        <w:t xml:space="preserve">Utilizar los recursos en Deep </w:t>
      </w:r>
      <w:r w:rsidR="006E2545">
        <w:t>L</w:t>
      </w:r>
      <w:r>
        <w:t>earning, para la digitalización de recibos manuscritos.</w:t>
      </w:r>
    </w:p>
    <w:p w14:paraId="5910741D" w14:textId="7F54866D" w:rsidR="003A3212" w:rsidRDefault="003A3212" w:rsidP="00505301">
      <w:pPr>
        <w:pStyle w:val="Prrafodelista"/>
        <w:numPr>
          <w:ilvl w:val="0"/>
          <w:numId w:val="3"/>
        </w:numPr>
      </w:pPr>
      <w:r>
        <w:t>Generar recibos digitales.</w:t>
      </w:r>
    </w:p>
    <w:p w14:paraId="68B612EF" w14:textId="566FE390" w:rsidR="003A3212" w:rsidRDefault="003A3212" w:rsidP="00505301">
      <w:pPr>
        <w:pStyle w:val="Prrafodelista"/>
        <w:numPr>
          <w:ilvl w:val="0"/>
          <w:numId w:val="3"/>
        </w:numPr>
      </w:pPr>
      <w:r>
        <w:t>Almacenamiento de datos para análisis de ventas.</w:t>
      </w:r>
    </w:p>
    <w:p w14:paraId="1D79EEE3" w14:textId="1FFC1C5A" w:rsidR="003A3212" w:rsidRDefault="003A3212" w:rsidP="00505301">
      <w:pPr>
        <w:pStyle w:val="Prrafodelista"/>
        <w:numPr>
          <w:ilvl w:val="0"/>
          <w:numId w:val="3"/>
        </w:numPr>
      </w:pPr>
      <w:r>
        <w:t xml:space="preserve">Exportación de datos para uso </w:t>
      </w:r>
      <w:r w:rsidR="003F2653">
        <w:t>en otras herramientas.</w:t>
      </w:r>
    </w:p>
    <w:p w14:paraId="11607FD3" w14:textId="3099FD1A" w:rsidR="003F2653" w:rsidRPr="003F2653" w:rsidRDefault="003F2653" w:rsidP="00505301">
      <w:pPr>
        <w:pStyle w:val="Prrafodelista"/>
        <w:numPr>
          <w:ilvl w:val="0"/>
          <w:numId w:val="3"/>
        </w:numPr>
      </w:pPr>
      <w:r w:rsidRPr="003F2653">
        <w:t xml:space="preserve">Utilización de </w:t>
      </w:r>
      <w:r w:rsidR="00783E3F" w:rsidRPr="003F2653">
        <w:t xml:space="preserve">transfer learning </w:t>
      </w:r>
      <w:r w:rsidR="00783E3F">
        <w:t xml:space="preserve">en </w:t>
      </w:r>
      <w:r w:rsidRPr="003F2653">
        <w:t>redes neuronales entrenadas previamente</w:t>
      </w:r>
      <w:r w:rsidR="00783E3F">
        <w:t xml:space="preserve"> </w:t>
      </w:r>
      <w:r w:rsidRPr="003F2653">
        <w:t>para garantizar eficiencia en dispositivos móviles.</w:t>
      </w:r>
    </w:p>
    <w:p w14:paraId="5907EB73" w14:textId="58080B2E" w:rsidR="003A3212" w:rsidRPr="003A3212" w:rsidRDefault="008F304D" w:rsidP="00DE0866">
      <w:pPr>
        <w:pStyle w:val="Ttulo3"/>
      </w:pPr>
      <w:bookmarkStart w:id="93" w:name="_Toc199518001"/>
      <w:bookmarkStart w:id="94" w:name="_Toc199533406"/>
      <w:bookmarkStart w:id="95" w:name="_Toc199587784"/>
      <w:bookmarkStart w:id="96" w:name="_Toc201090254"/>
      <w:r>
        <w:t>Limites.</w:t>
      </w:r>
      <w:bookmarkEnd w:id="93"/>
      <w:bookmarkEnd w:id="94"/>
      <w:bookmarkEnd w:id="95"/>
      <w:bookmarkEnd w:id="96"/>
    </w:p>
    <w:p w14:paraId="6ADB2EE3" w14:textId="77777777" w:rsidR="003F2653" w:rsidRPr="003F2653" w:rsidRDefault="003F2653"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5FC14BDA" w14:textId="77777777" w:rsidR="003F2653" w:rsidRPr="003F2653" w:rsidRDefault="003F2653"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30D4AA9B" w14:textId="77777777" w:rsidR="003F2653" w:rsidRPr="003F2653" w:rsidRDefault="003F2653" w:rsidP="00505301">
      <w:pPr>
        <w:pStyle w:val="Prrafodelista"/>
        <w:numPr>
          <w:ilvl w:val="0"/>
          <w:numId w:val="4"/>
        </w:numPr>
        <w:rPr>
          <w:rFonts w:eastAsiaTheme="majorEastAsia" w:cs="Arial"/>
          <w:sz w:val="26"/>
          <w:szCs w:val="26"/>
        </w:rPr>
      </w:pPr>
      <w:r>
        <w:rPr>
          <w:rFonts w:cs="Arial"/>
        </w:rPr>
        <w:lastRenderedPageBreak/>
        <w:t>La aplicación se limita a escritura clara y legible. Escrituras excesivamente desordenadas o ilegibles pueden no ser reconocidas con precisión.</w:t>
      </w:r>
    </w:p>
    <w:p w14:paraId="3678DFA6" w14:textId="77777777" w:rsidR="003F2653" w:rsidRPr="003F2653" w:rsidRDefault="003F2653" w:rsidP="00505301">
      <w:pPr>
        <w:pStyle w:val="Prrafodelista"/>
        <w:numPr>
          <w:ilvl w:val="0"/>
          <w:numId w:val="4"/>
        </w:numPr>
        <w:rPr>
          <w:rFonts w:eastAsiaTheme="majorEastAsia" w:cs="Arial"/>
          <w:sz w:val="26"/>
          <w:szCs w:val="26"/>
        </w:rPr>
      </w:pPr>
      <w:r>
        <w:rPr>
          <w:rFonts w:cs="Arial"/>
        </w:rPr>
        <w:t>La eficacia de la aplicación dependerá de la calidad de la cámara de celular.</w:t>
      </w:r>
    </w:p>
    <w:p w14:paraId="3B9E1A7F" w14:textId="754858BF" w:rsidR="003F2653" w:rsidRPr="003F2653" w:rsidRDefault="00783E3F" w:rsidP="00505301">
      <w:pPr>
        <w:pStyle w:val="Prrafodelista"/>
        <w:numPr>
          <w:ilvl w:val="0"/>
          <w:numId w:val="4"/>
        </w:numPr>
        <w:rPr>
          <w:rFonts w:eastAsiaTheme="majorEastAsia" w:cs="Arial"/>
          <w:sz w:val="26"/>
          <w:szCs w:val="26"/>
        </w:rPr>
      </w:pPr>
      <w:r>
        <w:rPr>
          <w:rFonts w:cs="Arial"/>
        </w:rPr>
        <w:t>La</w:t>
      </w:r>
      <w:r w:rsidR="003F2653">
        <w:rPr>
          <w:rFonts w:cs="Arial"/>
        </w:rPr>
        <w:t xml:space="preserve"> aplicación funcione offline, la sincronización y exportación de datos</w:t>
      </w:r>
      <w:r>
        <w:rPr>
          <w:rFonts w:cs="Arial"/>
        </w:rPr>
        <w:t xml:space="preserve"> no</w:t>
      </w:r>
      <w:r w:rsidR="003F2653">
        <w:rPr>
          <w:rFonts w:cs="Arial"/>
        </w:rPr>
        <w:t xml:space="preserve"> podrían </w:t>
      </w:r>
      <w:r>
        <w:rPr>
          <w:rFonts w:cs="Arial"/>
        </w:rPr>
        <w:t>estar presentes</w:t>
      </w:r>
      <w:r w:rsidR="003F2653">
        <w:rPr>
          <w:rFonts w:cs="Arial"/>
        </w:rPr>
        <w:t>.</w:t>
      </w:r>
    </w:p>
    <w:p w14:paraId="7BAEDA6E" w14:textId="67335350" w:rsidR="003F2653" w:rsidRPr="003F2653" w:rsidRDefault="003F2653" w:rsidP="00505301">
      <w:pPr>
        <w:pStyle w:val="Prrafodelista"/>
        <w:numPr>
          <w:ilvl w:val="0"/>
          <w:numId w:val="4"/>
        </w:numPr>
        <w:rPr>
          <w:rFonts w:eastAsiaTheme="majorEastAsia" w:cs="Arial"/>
          <w:sz w:val="26"/>
          <w:szCs w:val="26"/>
        </w:rPr>
      </w:pPr>
      <w:r>
        <w:rPr>
          <w:rFonts w:cs="Arial"/>
        </w:rPr>
        <w:t xml:space="preserve">El almacenamiento de datos </w:t>
      </w:r>
      <w:r w:rsidR="007B5333">
        <w:rPr>
          <w:rFonts w:cs="Arial"/>
        </w:rPr>
        <w:t>está</w:t>
      </w:r>
      <w:r>
        <w:rPr>
          <w:rFonts w:cs="Arial"/>
        </w:rPr>
        <w:t xml:space="preserve"> limitado a la capacidad del dispositivo móvil.</w:t>
      </w:r>
    </w:p>
    <w:p w14:paraId="084B604D" w14:textId="102945A4" w:rsidR="003F2653" w:rsidRPr="003F2653" w:rsidRDefault="003F2653" w:rsidP="00505301">
      <w:pPr>
        <w:pStyle w:val="Prrafodelista"/>
        <w:numPr>
          <w:ilvl w:val="0"/>
          <w:numId w:val="4"/>
        </w:numPr>
        <w:rPr>
          <w:rFonts w:eastAsiaTheme="majorEastAsia" w:cs="Arial"/>
          <w:sz w:val="26"/>
          <w:szCs w:val="26"/>
        </w:rPr>
      </w:pPr>
      <w:r>
        <w:rPr>
          <w:rFonts w:cs="Arial"/>
        </w:rPr>
        <w:t>La eficiencia del reconocimiento de texto puede variar dependiendo de factores externos: ambiente, iluminación</w:t>
      </w:r>
      <w:r w:rsidR="000569FA">
        <w:rPr>
          <w:rFonts w:cs="Arial"/>
        </w:rPr>
        <w:t>, color de texto</w:t>
      </w:r>
      <w:r>
        <w:rPr>
          <w:rFonts w:cs="Arial"/>
        </w:rPr>
        <w:t xml:space="preserve"> y el tamaño de trazo en la escritura.</w:t>
      </w:r>
    </w:p>
    <w:p w14:paraId="6A2DA703" w14:textId="093019FA" w:rsidR="003F2653" w:rsidRPr="00D028E3" w:rsidRDefault="003F2653" w:rsidP="00505301">
      <w:pPr>
        <w:pStyle w:val="Prrafodelista"/>
        <w:numPr>
          <w:ilvl w:val="0"/>
          <w:numId w:val="4"/>
        </w:numPr>
        <w:rPr>
          <w:rFonts w:eastAsiaTheme="majorEastAsia" w:cs="Arial"/>
          <w:sz w:val="26"/>
          <w:szCs w:val="26"/>
        </w:rPr>
      </w:pPr>
      <w:r>
        <w:rPr>
          <w:rFonts w:cs="Arial"/>
        </w:rPr>
        <w:t>La implementación puede enfrentar resistencia por parte de comerciantes que prefieren métodos tradicionales.</w:t>
      </w:r>
    </w:p>
    <w:p w14:paraId="1561448B" w14:textId="7F6A4ED7" w:rsidR="00D028E3" w:rsidRDefault="002070D5" w:rsidP="009D4DDE">
      <w:pPr>
        <w:pStyle w:val="Ttulo2"/>
      </w:pPr>
      <w:bookmarkStart w:id="97" w:name="_Toc199518002"/>
      <w:bookmarkStart w:id="98" w:name="_Toc199533407"/>
      <w:bookmarkStart w:id="99" w:name="_Toc199587785"/>
      <w:bookmarkStart w:id="100" w:name="_Toc201090255"/>
      <w:r>
        <w:t>METODOLOGIAS</w:t>
      </w:r>
      <w:bookmarkEnd w:id="97"/>
      <w:bookmarkEnd w:id="98"/>
      <w:bookmarkEnd w:id="99"/>
      <w:bookmarkEnd w:id="100"/>
    </w:p>
    <w:p w14:paraId="0D795C0A" w14:textId="16FD5D54" w:rsidR="003C55A2" w:rsidRDefault="003C55A2" w:rsidP="007A4C85">
      <w:pPr>
        <w:ind w:firstLine="708"/>
      </w:pPr>
      <w:r w:rsidRPr="003C55A2">
        <w:t>La metodología de esta tesis se enfoca en el diseño, desarrollo y validación técnica de una aplicación móvil para la digitalización de recibos escritos a mano, utilizando técnicas de Deep Learning y</w:t>
      </w:r>
      <w:r w:rsidR="006E2545">
        <w:t xml:space="preserve"> </w:t>
      </w:r>
      <w:r w:rsidRPr="003C55A2">
        <w:t>HTR. Se empleará el enfoque aplicado y experimental, acompañado de la metodología ágil Mobile-D para guiar el proceso iterativo de desarrollo de la aplicación.</w:t>
      </w:r>
    </w:p>
    <w:p w14:paraId="2EAB54ED" w14:textId="08120DA9" w:rsidR="003C55A2" w:rsidRDefault="008F304D" w:rsidP="00DE0866">
      <w:pPr>
        <w:pStyle w:val="Ttulo3"/>
      </w:pPr>
      <w:bookmarkStart w:id="101" w:name="_Toc199518003"/>
      <w:bookmarkStart w:id="102" w:name="_Toc199533408"/>
      <w:bookmarkStart w:id="103" w:name="_Toc199587786"/>
      <w:bookmarkStart w:id="104" w:name="_Toc201090256"/>
      <w:r>
        <w:t>Metodología De Desarrollo.</w:t>
      </w:r>
      <w:bookmarkEnd w:id="101"/>
      <w:bookmarkEnd w:id="102"/>
      <w:bookmarkEnd w:id="103"/>
      <w:bookmarkEnd w:id="104"/>
    </w:p>
    <w:p w14:paraId="21DF8129" w14:textId="72C2D436" w:rsidR="003C55A2" w:rsidRDefault="003C55A2" w:rsidP="005D7B18">
      <w:r>
        <w:t>Para el desarrollo del presente trabajo, se utilizará la metodología de desarrollo Mobile-D, es una metodología ágil, ya que es la más adecuada cuando se trata de plataformas</w:t>
      </w:r>
      <w:r w:rsidR="007A4C85">
        <w:t xml:space="preserve"> </w:t>
      </w:r>
      <w:r>
        <w:t>móviles. Además, que permite responder rápidamente a los cambios que se puedan</w:t>
      </w:r>
      <w:r w:rsidR="007A4C85">
        <w:t xml:space="preserve"> </w:t>
      </w:r>
      <w:r>
        <w:t>producir durante la etapa de desarrollo del proyecto, permitiendo la reducción de tiempos</w:t>
      </w:r>
      <w:r w:rsidR="007A4C85">
        <w:t xml:space="preserve"> </w:t>
      </w:r>
      <w:r>
        <w:t xml:space="preserve">de producción </w:t>
      </w:r>
      <w:sdt>
        <w:sdtPr>
          <w:id w:val="456532713"/>
          <w:citation/>
        </w:sdtPr>
        <w:sdtEndPr/>
        <w:sdtContent>
          <w:r>
            <w:fldChar w:fldCharType="begin"/>
          </w:r>
          <w:r>
            <w:rPr>
              <w:lang w:val="es-ES"/>
            </w:rPr>
            <w:instrText xml:space="preserve">CITATION Ama13 \l 3082 </w:instrText>
          </w:r>
          <w:r>
            <w:fldChar w:fldCharType="separate"/>
          </w:r>
          <w:r w:rsidR="00C9395B">
            <w:rPr>
              <w:noProof/>
              <w:lang w:val="es-ES"/>
            </w:rPr>
            <w:t>(Amaya Balaguera, 2013)</w:t>
          </w:r>
          <w:r>
            <w:fldChar w:fldCharType="end"/>
          </w:r>
        </w:sdtContent>
      </w:sdt>
      <w:r>
        <w:t>.</w:t>
      </w:r>
    </w:p>
    <w:p w14:paraId="2CFD7D56" w14:textId="605E42E8" w:rsidR="00060944" w:rsidRPr="003C55A2" w:rsidRDefault="00060944" w:rsidP="005D7B18">
      <w:r>
        <w:lastRenderedPageBreak/>
        <w:t>El desarrollo de la aplicación seguirá principios de software libre, publicando todo el código fuente bajo una licencia G</w:t>
      </w:r>
      <w:r w:rsidR="00357485">
        <w:t>PL</w:t>
      </w:r>
      <w:r>
        <w:t xml:space="preserve">. Esto segura que cualquier persona pueda examinar, modificar y distribuir el software, </w:t>
      </w:r>
      <w:r w:rsidR="00D5624E">
        <w:t>promoviendo la</w:t>
      </w:r>
      <w:r>
        <w:t xml:space="preserve"> transparencia y la posibilidad de mejoras continuas por parte de la comunidad.</w:t>
      </w:r>
    </w:p>
    <w:p w14:paraId="54459613" w14:textId="5A95A359" w:rsidR="00AE1F9A" w:rsidRDefault="008F304D" w:rsidP="00DE0866">
      <w:pPr>
        <w:pStyle w:val="Ttulo3"/>
      </w:pPr>
      <w:bookmarkStart w:id="105" w:name="_Toc199518004"/>
      <w:bookmarkStart w:id="106" w:name="_Toc199533409"/>
      <w:bookmarkStart w:id="107" w:name="_Toc199587787"/>
      <w:bookmarkStart w:id="108" w:name="_Toc201090257"/>
      <w:r>
        <w:t>Metodología De La Investigación Científica.</w:t>
      </w:r>
      <w:bookmarkEnd w:id="105"/>
      <w:bookmarkEnd w:id="106"/>
      <w:bookmarkEnd w:id="107"/>
      <w:bookmarkEnd w:id="108"/>
    </w:p>
    <w:p w14:paraId="3B80668A" w14:textId="7DD44AC6" w:rsidR="00B209CD" w:rsidRDefault="00B209CD" w:rsidP="005D7B18">
      <w:r>
        <w:t>La metodología científica, proporciona un conjunto de pasos y reglas lógicas por medio de las cuales es posible realizar el planteamiento de problemas y formular una hipótesis.</w:t>
      </w:r>
    </w:p>
    <w:p w14:paraId="7E6DB9BC" w14:textId="6E8BBC3E" w:rsidR="00B209CD" w:rsidRPr="00B209CD" w:rsidRDefault="00B209CD" w:rsidP="000E514B">
      <w:pPr>
        <w:pStyle w:val="Prrafodelista"/>
        <w:numPr>
          <w:ilvl w:val="0"/>
          <w:numId w:val="5"/>
        </w:numPr>
        <w:rPr>
          <w:szCs w:val="24"/>
        </w:rPr>
      </w:pPr>
      <w:r w:rsidRPr="00CF5B0E">
        <w:rPr>
          <w:b/>
          <w:bCs/>
        </w:rPr>
        <w:t>Observación</w:t>
      </w:r>
      <w:r>
        <w:t>: Consiste en examinar atentamente los hechos y fenómenos que tiene lugar en la naturaleza y que pueden ser percibidos por los sentidos. La observación debe ser cuidadosa, exhaustiva y exacta.</w:t>
      </w:r>
    </w:p>
    <w:p w14:paraId="7034C474" w14:textId="780E4E5A" w:rsidR="00B209CD" w:rsidRPr="00B209CD" w:rsidRDefault="00B209CD" w:rsidP="000E514B">
      <w:pPr>
        <w:pStyle w:val="Prrafodelista"/>
        <w:numPr>
          <w:ilvl w:val="0"/>
          <w:numId w:val="5"/>
        </w:numPr>
        <w:rPr>
          <w:szCs w:val="24"/>
        </w:rPr>
      </w:pPr>
      <w:r w:rsidRPr="00CF5B0E">
        <w:rPr>
          <w:b/>
          <w:bCs/>
        </w:rPr>
        <w:t>Identificación de problema</w:t>
      </w:r>
      <w:r>
        <w:t>: Después de la observación se plantea el cómo y porque del fenómeno observado, para la identificación del problema que se va estudiar.</w:t>
      </w:r>
    </w:p>
    <w:p w14:paraId="4B4B41F6" w14:textId="7E8E2372" w:rsidR="00B209CD" w:rsidRPr="00B209CD" w:rsidRDefault="00B209CD" w:rsidP="000E514B">
      <w:pPr>
        <w:pStyle w:val="Prrafodelista"/>
        <w:numPr>
          <w:ilvl w:val="0"/>
          <w:numId w:val="5"/>
        </w:numPr>
        <w:rPr>
          <w:szCs w:val="24"/>
        </w:rPr>
      </w:pPr>
      <w:r>
        <w:t xml:space="preserve"> </w:t>
      </w:r>
      <w:r w:rsidR="001C6BF5" w:rsidRPr="00CF5B0E">
        <w:rPr>
          <w:b/>
          <w:bCs/>
        </w:rPr>
        <w:t>Hipótesis</w:t>
      </w:r>
      <w:r>
        <w:t>: Formular una hipótesis consiste en elaborar una explicación provisional de los hechos observados y de sus posibles causas. Es otras palabras es la solución preliminar ante el problema planteado, es una declaración que puede ser falsa o verdadera.</w:t>
      </w:r>
    </w:p>
    <w:p w14:paraId="364EF494" w14:textId="77777777" w:rsidR="00B209CD" w:rsidRPr="00B209CD" w:rsidRDefault="00B209CD" w:rsidP="000E514B">
      <w:pPr>
        <w:pStyle w:val="Prrafodelista"/>
        <w:numPr>
          <w:ilvl w:val="0"/>
          <w:numId w:val="5"/>
        </w:numPr>
        <w:rPr>
          <w:szCs w:val="24"/>
        </w:rPr>
      </w:pPr>
      <w:r w:rsidRPr="00CF5B0E">
        <w:rPr>
          <w:b/>
          <w:bCs/>
        </w:rPr>
        <w:t>Experimentación</w:t>
      </w:r>
      <w:r>
        <w:t>: Se realizan pruebas modificando la variable que intervienen en el proceso y comprobara si se cumple la hipótesis.</w:t>
      </w:r>
    </w:p>
    <w:p w14:paraId="56AC1AA0" w14:textId="77777777" w:rsidR="001C6BF5" w:rsidRPr="001C6BF5" w:rsidRDefault="00B209CD" w:rsidP="000E514B">
      <w:pPr>
        <w:pStyle w:val="Prrafodelista"/>
        <w:numPr>
          <w:ilvl w:val="0"/>
          <w:numId w:val="5"/>
        </w:numPr>
        <w:rPr>
          <w:szCs w:val="24"/>
        </w:rPr>
      </w:pPr>
      <w:r w:rsidRPr="00CF5B0E">
        <w:rPr>
          <w:b/>
          <w:bCs/>
        </w:rPr>
        <w:t>Resultados</w:t>
      </w:r>
      <w:r>
        <w:t xml:space="preserve">: El análisis de los datos </w:t>
      </w:r>
      <w:r w:rsidR="001C6BF5">
        <w:t>experimentales</w:t>
      </w:r>
      <w:r>
        <w:t xml:space="preserve"> permite </w:t>
      </w:r>
      <w:r w:rsidR="001C6BF5">
        <w:t>comprobar</w:t>
      </w:r>
      <w:r>
        <w:t xml:space="preserve"> si la hipótesis era correcta y dar una explicación científica al hecho o </w:t>
      </w:r>
      <w:r w:rsidR="001C6BF5">
        <w:t>fenómeno observado</w:t>
      </w:r>
      <w:r>
        <w:t>.</w:t>
      </w:r>
    </w:p>
    <w:p w14:paraId="5A093DA3" w14:textId="2DF2CCEB" w:rsidR="00EC3E8A" w:rsidRPr="001C6BF5" w:rsidRDefault="00EC3E8A" w:rsidP="001C6BF5">
      <w:pPr>
        <w:rPr>
          <w:szCs w:val="24"/>
        </w:rPr>
      </w:pPr>
      <w:r w:rsidRPr="003C55A2">
        <w:br w:type="page"/>
      </w:r>
    </w:p>
    <w:p w14:paraId="40003AF7" w14:textId="77777777" w:rsidR="00BE64CE" w:rsidRDefault="00EC3E8A" w:rsidP="009D4DDE">
      <w:pPr>
        <w:pStyle w:val="Estilo0"/>
      </w:pPr>
      <w:bookmarkStart w:id="109" w:name="_Toc199518005"/>
      <w:bookmarkStart w:id="110" w:name="_Toc199533410"/>
      <w:bookmarkStart w:id="111" w:name="_Toc199587788"/>
      <w:bookmarkStart w:id="112" w:name="_Toc201090258"/>
      <w:r w:rsidRPr="00C52A75">
        <w:lastRenderedPageBreak/>
        <w:t>CAPITULO II</w:t>
      </w:r>
      <w:bookmarkEnd w:id="109"/>
      <w:bookmarkEnd w:id="110"/>
      <w:bookmarkEnd w:id="111"/>
      <w:bookmarkEnd w:id="112"/>
    </w:p>
    <w:p w14:paraId="64CA8125" w14:textId="41FB759C" w:rsidR="00EC3E8A" w:rsidRDefault="00DB564F" w:rsidP="0004549A">
      <w:pPr>
        <w:pStyle w:val="Ttulo1"/>
      </w:pPr>
      <w:bookmarkStart w:id="113" w:name="_Toc199518006"/>
      <w:bookmarkStart w:id="114" w:name="_Toc199533411"/>
      <w:bookmarkStart w:id="115" w:name="_Toc199587789"/>
      <w:bookmarkStart w:id="116" w:name="_Toc201090259"/>
      <w:r>
        <w:t xml:space="preserve">MARCO </w:t>
      </w:r>
      <w:r w:rsidRPr="009D09D6">
        <w:t>TEORICO</w:t>
      </w:r>
      <w:bookmarkEnd w:id="113"/>
      <w:bookmarkEnd w:id="114"/>
      <w:bookmarkEnd w:id="115"/>
      <w:bookmarkEnd w:id="116"/>
    </w:p>
    <w:p w14:paraId="6EA010A3" w14:textId="6F3CFF7F" w:rsidR="00BE64CE" w:rsidRPr="00BE64CE" w:rsidRDefault="00BE64CE" w:rsidP="009D4DDE">
      <w:pPr>
        <w:pStyle w:val="Ttulo2"/>
      </w:pPr>
      <w:bookmarkStart w:id="117" w:name="_Toc199518007"/>
      <w:bookmarkStart w:id="118" w:name="_Toc199533412"/>
      <w:bookmarkStart w:id="119" w:name="_Toc199587790"/>
      <w:bookmarkStart w:id="120" w:name="_Toc201090260"/>
      <w:r w:rsidRPr="009D09D6">
        <w:t>INTRODUCCION</w:t>
      </w:r>
      <w:bookmarkEnd w:id="117"/>
      <w:bookmarkEnd w:id="118"/>
      <w:bookmarkEnd w:id="119"/>
      <w:bookmarkEnd w:id="120"/>
    </w:p>
    <w:p w14:paraId="32491D62" w14:textId="084DA655" w:rsidR="00E914CC" w:rsidRDefault="00E914CC" w:rsidP="00DC2E7D">
      <w:r>
        <w:t xml:space="preserve">En este </w:t>
      </w:r>
      <w:r w:rsidR="00BE64CE">
        <w:t>capítulo</w:t>
      </w:r>
      <w:r>
        <w:t xml:space="preserve"> presente se usarán los conceptos, métodos, herramientas que proporcionan las tecnologías actuales.</w:t>
      </w:r>
    </w:p>
    <w:p w14:paraId="26A719CE" w14:textId="36367719" w:rsidR="00E914CC" w:rsidRDefault="00E914CC" w:rsidP="00DC2E7D">
      <w:r>
        <w:t xml:space="preserve">Las tecnologías móviles son consideradas un sector de crecimiento constante, </w:t>
      </w:r>
      <w:r w:rsidR="007311A7">
        <w:t>lo que ha impulsado</w:t>
      </w:r>
      <w:r>
        <w:t xml:space="preserve"> grandes </w:t>
      </w:r>
      <w:r w:rsidR="007311A7">
        <w:t>innovaciones</w:t>
      </w:r>
      <w:r>
        <w:t xml:space="preserve"> tecnológicas centra</w:t>
      </w:r>
      <w:r w:rsidR="007311A7">
        <w:t>das</w:t>
      </w:r>
      <w:r>
        <w:t xml:space="preserve"> en la telefonía móvil.</w:t>
      </w:r>
    </w:p>
    <w:p w14:paraId="71D29A40" w14:textId="0CB9EDEE" w:rsidR="00686E0F" w:rsidRDefault="007311A7" w:rsidP="00DC2E7D">
      <w:r>
        <w:t xml:space="preserve">Hoy en día, </w:t>
      </w:r>
      <w:r w:rsidR="00E914CC">
        <w:t xml:space="preserve">El teléfono móvil, es </w:t>
      </w:r>
      <w:r w:rsidR="00686E0F">
        <w:t>un complemento cotidiano e indispensable por el amplio espectro de usos:  escuchar música, enviar</w:t>
      </w:r>
      <w:r>
        <w:t xml:space="preserve"> y </w:t>
      </w:r>
      <w:r w:rsidR="00686E0F">
        <w:t xml:space="preserve">recibir mensajes, llamadas, </w:t>
      </w:r>
      <w:r>
        <w:t>navegar en internet, entre otros.</w:t>
      </w:r>
    </w:p>
    <w:p w14:paraId="3883F67F" w14:textId="79A2B084" w:rsidR="00A01BA3" w:rsidRDefault="007311A7" w:rsidP="00DC2E7D">
      <w:r>
        <w:t>A medida que</w:t>
      </w:r>
      <w:r w:rsidR="00686E0F">
        <w:t xml:space="preserve"> avanza las tecnologías estas avanzan</w:t>
      </w:r>
      <w:r>
        <w:t>, estas se adaptan para</w:t>
      </w:r>
      <w:r w:rsidR="00686E0F">
        <w:t xml:space="preserve"> cubrir muchos aspectos </w:t>
      </w:r>
      <w:r>
        <w:t xml:space="preserve">de la vida cotidiana, incluyendo diferentes </w:t>
      </w:r>
      <w:r w:rsidR="00C97952">
        <w:t>áreas</w:t>
      </w:r>
      <w:r w:rsidR="00686E0F">
        <w:t xml:space="preserve">, tratando de integrar una parte de la sociedad </w:t>
      </w:r>
      <w:r w:rsidR="00C97952">
        <w:t>que, por sus condiciones económicas, no siempre tiene</w:t>
      </w:r>
      <w:r w:rsidR="00DC2E7D">
        <w:t>n</w:t>
      </w:r>
      <w:r w:rsidR="00C97952">
        <w:t xml:space="preserve"> tecnologías, un claro ejemplo de ellos es el RTS</w:t>
      </w:r>
      <w:r w:rsidR="006E2545">
        <w:rPr>
          <w:rStyle w:val="Refdenotaalpie"/>
          <w:rFonts w:cs="Arial"/>
        </w:rPr>
        <w:footnoteReference w:id="14"/>
      </w:r>
      <w:r w:rsidR="006E2545">
        <w:t xml:space="preserve">, </w:t>
      </w:r>
      <w:r w:rsidR="00C97952">
        <w:t>que podrían beneficiarse del uso de herramientas digitales adaptadas a sus necesidades</w:t>
      </w:r>
      <w:r w:rsidR="00DC2E7D">
        <w:t>, contribuyendo significativamente a la inclusión tecnológica, facilitando sus operaciones y promoviendo una gestión más eficiente de sus negocios</w:t>
      </w:r>
      <w:r w:rsidR="00C97952">
        <w:t>.</w:t>
      </w:r>
    </w:p>
    <w:p w14:paraId="2ECFCF3B" w14:textId="36539608" w:rsidR="00393772" w:rsidRDefault="00393772" w:rsidP="009D4DDE">
      <w:pPr>
        <w:pStyle w:val="Ttulo2"/>
      </w:pPr>
      <w:bookmarkStart w:id="121" w:name="_Toc199518008"/>
      <w:bookmarkStart w:id="122" w:name="_Toc199533413"/>
      <w:bookmarkStart w:id="123" w:name="_Toc199587791"/>
      <w:bookmarkStart w:id="124" w:name="_Toc201090261"/>
      <w:r>
        <w:lastRenderedPageBreak/>
        <w:t>REGIMEN TRIBUTARIO SIMPLIFICADO RTS</w:t>
      </w:r>
      <w:bookmarkEnd w:id="121"/>
      <w:bookmarkEnd w:id="122"/>
      <w:bookmarkEnd w:id="123"/>
      <w:bookmarkEnd w:id="124"/>
    </w:p>
    <w:p w14:paraId="46598D52" w14:textId="4BC6840E" w:rsidR="00393772" w:rsidRPr="00393772" w:rsidRDefault="00393772" w:rsidP="00DC2E7D">
      <w:r>
        <w:t xml:space="preserve">El </w:t>
      </w:r>
      <w:r w:rsidR="00DA4AD2">
        <w:t>Régimen</w:t>
      </w:r>
      <w:r>
        <w:t xml:space="preserve"> Tributario Simplificado (RTS), fue incorporado a la norma tributaria mediante el Decreto Supremo N°21521 de 13 de febrero de 1987, a la cual se le han realizado </w:t>
      </w:r>
      <w:r w:rsidR="00DA4AD2">
        <w:t>modificaciones en</w:t>
      </w:r>
      <w:r>
        <w:t xml:space="preserve"> el transcurso de varias gestiones de gobierno. La </w:t>
      </w:r>
      <w:r w:rsidR="00DA4AD2">
        <w:t>última</w:t>
      </w:r>
      <w:r>
        <w:t xml:space="preserve"> modificación realizada </w:t>
      </w:r>
      <w:r w:rsidR="00DA4AD2">
        <w:t>fue mediante</w:t>
      </w:r>
      <w:r>
        <w:t xml:space="preserve"> el Decreto Supremo N°3698 en fecha 25 de octubre del 2018.</w:t>
      </w:r>
    </w:p>
    <w:p w14:paraId="4213B71F" w14:textId="61B83DFD" w:rsidR="00025BE1" w:rsidRDefault="00025BE1" w:rsidP="009D4DDE">
      <w:pPr>
        <w:pStyle w:val="Ttulo2"/>
      </w:pPr>
      <w:bookmarkStart w:id="125" w:name="_Toc199518009"/>
      <w:bookmarkStart w:id="126" w:name="_Toc199533414"/>
      <w:bookmarkStart w:id="127" w:name="_Toc199587792"/>
      <w:bookmarkStart w:id="128" w:name="_Toc201090262"/>
      <w:r>
        <w:t>INTELIGENCIA ARTIFICAL</w:t>
      </w:r>
      <w:r w:rsidR="009B64F9">
        <w:t xml:space="preserve"> (IA)</w:t>
      </w:r>
      <w:bookmarkEnd w:id="125"/>
      <w:bookmarkEnd w:id="126"/>
      <w:bookmarkEnd w:id="127"/>
      <w:bookmarkEnd w:id="128"/>
    </w:p>
    <w:p w14:paraId="742EFB22" w14:textId="0CF6285B" w:rsidR="009B64F9" w:rsidRDefault="00B11D5F" w:rsidP="00DC2E7D">
      <w:r>
        <w:t>La inteligencia artificial tiene por objeto que los ordenadores hagan la misma clase de cosas que puede hacer la mente</w:t>
      </w:r>
      <w:sdt>
        <w:sdtPr>
          <w:id w:val="-176969046"/>
          <w:citation/>
        </w:sdtPr>
        <w:sdtEndPr/>
        <w:sdtContent>
          <w:r>
            <w:fldChar w:fldCharType="begin"/>
          </w:r>
          <w:r>
            <w:rPr>
              <w:lang w:val="es-ES"/>
            </w:rPr>
            <w:instrText xml:space="preserve"> CITATION Bod17 \l 3082 </w:instrText>
          </w:r>
          <w:r>
            <w:fldChar w:fldCharType="separate"/>
          </w:r>
          <w:r w:rsidR="00C9395B">
            <w:rPr>
              <w:noProof/>
              <w:lang w:val="es-ES"/>
            </w:rPr>
            <w:t xml:space="preserve"> (Boden, 2017)</w:t>
          </w:r>
          <w:r>
            <w:fldChar w:fldCharType="end"/>
          </w:r>
        </w:sdtContent>
      </w:sdt>
      <w:r>
        <w:t>.</w:t>
      </w:r>
    </w:p>
    <w:p w14:paraId="286FF640" w14:textId="6262A1F7" w:rsidR="00B11D5F" w:rsidRDefault="007B6733" w:rsidP="009B64F9">
      <w:r>
        <w:t>Tipos</w:t>
      </w:r>
      <w:r w:rsidR="003E2B8C">
        <w:t xml:space="preserve"> de inteligencia artificial:</w:t>
      </w:r>
    </w:p>
    <w:p w14:paraId="50A8FFD6" w14:textId="151426D6" w:rsidR="003E2B8C" w:rsidRDefault="003E2B8C" w:rsidP="00DC2E7D">
      <w:r>
        <w:t xml:space="preserve">La </w:t>
      </w:r>
      <w:r w:rsidR="007B6733">
        <w:t>inteligencia artificial</w:t>
      </w:r>
      <w:r>
        <w:t xml:space="preserve"> se puede </w:t>
      </w:r>
      <w:r w:rsidR="007B6733">
        <w:t>clasificar de varias maneras</w:t>
      </w:r>
      <w:r>
        <w:t xml:space="preserve">, las cuales se centran en una característica de la inteligencia, las </w:t>
      </w:r>
      <w:r w:rsidR="00A961BE">
        <w:t>más</w:t>
      </w:r>
      <w:r>
        <w:t xml:space="preserve"> importantes de la IA serian:</w:t>
      </w:r>
    </w:p>
    <w:p w14:paraId="54629EBD" w14:textId="6980C4F2" w:rsidR="007B6733" w:rsidRPr="007B6733" w:rsidRDefault="007B6733" w:rsidP="009B64F9">
      <w:pPr>
        <w:rPr>
          <w:b/>
          <w:bCs/>
        </w:rPr>
      </w:pPr>
      <w:r>
        <w:rPr>
          <w:b/>
          <w:bCs/>
        </w:rPr>
        <w:t>Según su funcionalidad o capacidad</w:t>
      </w:r>
    </w:p>
    <w:p w14:paraId="1686FCDD" w14:textId="50E71F52" w:rsidR="003E2B8C" w:rsidRDefault="007B6733" w:rsidP="000E514B">
      <w:pPr>
        <w:pStyle w:val="Prrafodelista"/>
        <w:numPr>
          <w:ilvl w:val="0"/>
          <w:numId w:val="6"/>
        </w:numPr>
      </w:pPr>
      <w:r>
        <w:t xml:space="preserve">Sistema de IA reactiva (Reactive AI): sistemas que reaccionan a estímulos del entorno, pero no son capaces de recordad ni usar experiencias pasadas para tomar decisiones, ejemplo: Deep Blue, computadora que gano al campeón de ajedrez Garry Kasparov 1997. </w:t>
      </w:r>
    </w:p>
    <w:p w14:paraId="45649418" w14:textId="545BFD98" w:rsidR="003E2B8C" w:rsidRDefault="007B6733" w:rsidP="000E514B">
      <w:pPr>
        <w:pStyle w:val="Prrafodelista"/>
        <w:numPr>
          <w:ilvl w:val="0"/>
          <w:numId w:val="6"/>
        </w:numPr>
      </w:pPr>
      <w:r>
        <w:t xml:space="preserve">IA con memoria limitada (Limited Memory AI): sistemas que usan datos históricos para tomar </w:t>
      </w:r>
      <w:r w:rsidR="00CD32E9">
        <w:t>decisiones</w:t>
      </w:r>
      <w:r>
        <w:t>, ejemplo: vehículos autónomos.</w:t>
      </w:r>
    </w:p>
    <w:p w14:paraId="0238E94D" w14:textId="27F12E63" w:rsidR="007B6733" w:rsidRDefault="007B6733" w:rsidP="000E514B">
      <w:pPr>
        <w:pStyle w:val="Prrafodelista"/>
        <w:numPr>
          <w:ilvl w:val="0"/>
          <w:numId w:val="6"/>
        </w:numPr>
      </w:pPr>
      <w:r>
        <w:t>Teoría de la mente (Theory of mind AI)</w:t>
      </w:r>
      <w:r w:rsidR="00CD32E9">
        <w:t>: tipo de IA que busca comprender emociones, intenciones y pensamientos de los seres humanos, aun en desarrollo.</w:t>
      </w:r>
    </w:p>
    <w:p w14:paraId="012A002D" w14:textId="6474E441" w:rsidR="00CD32E9" w:rsidRDefault="00CD32E9" w:rsidP="000E514B">
      <w:pPr>
        <w:pStyle w:val="Prrafodelista"/>
        <w:numPr>
          <w:ilvl w:val="0"/>
          <w:numId w:val="6"/>
        </w:numPr>
      </w:pPr>
      <w:r>
        <w:lastRenderedPageBreak/>
        <w:t>IA autoconsciente (self-aware AI): tipo de IA hipotético que tendría el mismo novel de conciencia humana, con emociones y estados mentales.</w:t>
      </w:r>
    </w:p>
    <w:p w14:paraId="73657424" w14:textId="14761649" w:rsidR="00CD32E9" w:rsidRPr="00CD32E9" w:rsidRDefault="00CD32E9" w:rsidP="00CD32E9">
      <w:r>
        <w:rPr>
          <w:b/>
          <w:bCs/>
        </w:rPr>
        <w:t>Según su nivel de autonomía</w:t>
      </w:r>
    </w:p>
    <w:p w14:paraId="7431F819" w14:textId="0DAC0C80" w:rsidR="00CD32E9" w:rsidRDefault="00CD32E9" w:rsidP="000E514B">
      <w:pPr>
        <w:pStyle w:val="Prrafodelista"/>
        <w:numPr>
          <w:ilvl w:val="0"/>
          <w:numId w:val="7"/>
        </w:numPr>
      </w:pPr>
      <w:r w:rsidRPr="00CD32E9">
        <w:t>IA débil (Narrow AI o Weak AI): diseñada p</w:t>
      </w:r>
      <w:r>
        <w:t xml:space="preserve">ara realizar tareas </w:t>
      </w:r>
      <w:r w:rsidR="00846418">
        <w:t>específicas</w:t>
      </w:r>
      <w:r>
        <w:t xml:space="preserve"> y no tiene conciencia ni capacidad para generalizar conocimientos. Ejemplo: asistentes virtuales como Siri, motores de recomendaciones como Netflix.</w:t>
      </w:r>
    </w:p>
    <w:p w14:paraId="6D54353A" w14:textId="29648FF5" w:rsidR="00CD32E9" w:rsidRDefault="00CD32E9" w:rsidP="000E514B">
      <w:pPr>
        <w:pStyle w:val="Prrafodelista"/>
        <w:numPr>
          <w:ilvl w:val="0"/>
          <w:numId w:val="7"/>
        </w:numPr>
      </w:pPr>
      <w:r>
        <w:t xml:space="preserve">IA fuerte (General AI): es una IA capaz de realizar tareas intelectuales que un </w:t>
      </w:r>
      <w:r w:rsidR="00846418">
        <w:t>ser</w:t>
      </w:r>
      <w:r>
        <w:t xml:space="preserve"> humano puede hacer, aun no existente.</w:t>
      </w:r>
    </w:p>
    <w:p w14:paraId="3B245EEE" w14:textId="42643E8F" w:rsidR="00CD32E9" w:rsidRDefault="00CD32E9" w:rsidP="000E514B">
      <w:pPr>
        <w:pStyle w:val="Prrafodelista"/>
        <w:numPr>
          <w:ilvl w:val="0"/>
          <w:numId w:val="7"/>
        </w:numPr>
      </w:pPr>
      <w:r>
        <w:t>Superinteligencia: IA que supera la inteligencia humana en todos los aspectos, incluyendo creatividad, resolución de problemas y toma de decisiones, aun siendo un concepto teórico.</w:t>
      </w:r>
    </w:p>
    <w:p w14:paraId="1AC0BDAE" w14:textId="739DA158" w:rsidR="00CD32E9" w:rsidRDefault="00CD32E9" w:rsidP="00CD32E9">
      <w:pPr>
        <w:ind w:left="1080" w:firstLine="0"/>
        <w:rPr>
          <w:b/>
          <w:bCs/>
        </w:rPr>
      </w:pPr>
      <w:r>
        <w:rPr>
          <w:b/>
          <w:bCs/>
        </w:rPr>
        <w:t>Según su enfoque técnico</w:t>
      </w:r>
    </w:p>
    <w:p w14:paraId="64C2B378" w14:textId="6B592DF4" w:rsidR="00CD32E9" w:rsidRDefault="00CD32E9" w:rsidP="000E514B">
      <w:pPr>
        <w:pStyle w:val="Prrafodelista"/>
        <w:numPr>
          <w:ilvl w:val="0"/>
          <w:numId w:val="8"/>
        </w:numPr>
      </w:pPr>
      <w:r w:rsidRPr="00CD32E9">
        <w:t xml:space="preserve"> Machine learning (ML): sistemas que aprenden </w:t>
      </w:r>
      <w:r>
        <w:t xml:space="preserve">de datos sin ser programados explícitamente, incluyen </w:t>
      </w:r>
      <w:r w:rsidR="00734ADE">
        <w:t>técnicas</w:t>
      </w:r>
      <w:r>
        <w:t xml:space="preserve"> como el aprendizaje </w:t>
      </w:r>
      <w:r w:rsidR="00734ADE">
        <w:t>supervisado</w:t>
      </w:r>
      <w:r>
        <w:t xml:space="preserve">, no </w:t>
      </w:r>
      <w:r w:rsidR="00734ADE">
        <w:t>supervisado</w:t>
      </w:r>
      <w:r>
        <w:t xml:space="preserve"> y por refuerzo.</w:t>
      </w:r>
    </w:p>
    <w:p w14:paraId="3276E45B" w14:textId="2D4C76AC" w:rsidR="00734ADE" w:rsidRDefault="00734ADE" w:rsidP="000E514B">
      <w:pPr>
        <w:pStyle w:val="Prrafodelista"/>
        <w:numPr>
          <w:ilvl w:val="0"/>
          <w:numId w:val="8"/>
        </w:numPr>
      </w:pPr>
      <w:r>
        <w:t>Deep learning: subconjunto del machine learning que utiliza redes neuronales artificiales con multicapa, llamada redes neuronales profundas.</w:t>
      </w:r>
    </w:p>
    <w:p w14:paraId="704055D3" w14:textId="49815614" w:rsidR="00734ADE" w:rsidRDefault="00734ADE" w:rsidP="000E514B">
      <w:pPr>
        <w:pStyle w:val="Prrafodelista"/>
        <w:numPr>
          <w:ilvl w:val="0"/>
          <w:numId w:val="8"/>
        </w:numPr>
      </w:pPr>
      <w:r>
        <w:t>Natural language processing (NPL): enfocado en la interacción entre humanos y maquinas a través del lenguaje.</w:t>
      </w:r>
    </w:p>
    <w:p w14:paraId="16DF6289" w14:textId="77339AC6" w:rsidR="00734ADE" w:rsidRDefault="00734ADE" w:rsidP="000E514B">
      <w:pPr>
        <w:pStyle w:val="Prrafodelista"/>
        <w:numPr>
          <w:ilvl w:val="0"/>
          <w:numId w:val="8"/>
        </w:numPr>
      </w:pPr>
      <w:r>
        <w:t xml:space="preserve">Computer visión: </w:t>
      </w:r>
      <w:r w:rsidR="008C34BE">
        <w:t>permite</w:t>
      </w:r>
      <w:r>
        <w:t xml:space="preserve"> a las maquinas interpretar y entender imágenes y videos.</w:t>
      </w:r>
    </w:p>
    <w:p w14:paraId="48025B52" w14:textId="19724C16" w:rsidR="003865FD" w:rsidRDefault="003865FD" w:rsidP="009D4DDE">
      <w:pPr>
        <w:pStyle w:val="Ttulo2"/>
      </w:pPr>
      <w:bookmarkStart w:id="129" w:name="_Toc199518010"/>
      <w:bookmarkStart w:id="130" w:name="_Toc199533415"/>
      <w:bookmarkStart w:id="131" w:name="_Toc199587793"/>
      <w:bookmarkStart w:id="132" w:name="_Toc201090263"/>
      <w:r>
        <w:lastRenderedPageBreak/>
        <w:t>MACHINE LEARNING</w:t>
      </w:r>
      <w:bookmarkEnd w:id="129"/>
      <w:bookmarkEnd w:id="130"/>
      <w:bookmarkEnd w:id="131"/>
      <w:bookmarkEnd w:id="132"/>
    </w:p>
    <w:p w14:paraId="50DDAC07" w14:textId="48786814" w:rsidR="0021035D" w:rsidRDefault="0021035D" w:rsidP="0021035D">
      <w:r>
        <w:t xml:space="preserve">Aprendizaje </w:t>
      </w:r>
      <w:r w:rsidR="008C34BE">
        <w:t>automático</w:t>
      </w:r>
      <w:r>
        <w:t xml:space="preserve"> (machine learning), la máquina se ve en los datos de entrada y las respuestas correspondientes, y descubra cuáles son las reglas debe ser. Un sistema de aprendizaje automático está capacitado en lugar de explícitamente programado. Se presenta muchos ejemplos relevantes para una tarea, y encuentra una estructura estadística en estos ejemplos que eventualmente permite que el sistema cree reglas para automatizar la tarea</w:t>
      </w:r>
      <w:sdt>
        <w:sdtPr>
          <w:id w:val="-1087383890"/>
          <w:citation/>
        </w:sdtPr>
        <w:sdtEndPr/>
        <w:sdtContent>
          <w:r>
            <w:fldChar w:fldCharType="begin"/>
          </w:r>
          <w:r>
            <w:rPr>
              <w:lang w:val="es-ES"/>
            </w:rPr>
            <w:instrText xml:space="preserve"> CITATION Fra21 \l 3082 </w:instrText>
          </w:r>
          <w:r>
            <w:fldChar w:fldCharType="separate"/>
          </w:r>
          <w:r w:rsidR="00C9395B">
            <w:rPr>
              <w:noProof/>
              <w:lang w:val="es-ES"/>
            </w:rPr>
            <w:t xml:space="preserve"> (Chollet, 2021)</w:t>
          </w:r>
          <w:r>
            <w:fldChar w:fldCharType="end"/>
          </w:r>
        </w:sdtContent>
      </w:sdt>
      <w:r>
        <w:t>.</w:t>
      </w:r>
    </w:p>
    <w:p w14:paraId="214B6B62" w14:textId="2318367F" w:rsidR="00466C3C" w:rsidRDefault="00466C3C" w:rsidP="0021035D">
      <w:r>
        <w:t>El aprendizaje automático es una subparte de la inteligencia artificial que analizan grandes cantidades de datos estructurados e identifican patrones y correlacionan datos.</w:t>
      </w:r>
    </w:p>
    <w:p w14:paraId="72EF7CE7" w14:textId="06675B9E" w:rsidR="00466C3C" w:rsidRDefault="00466C3C" w:rsidP="0021035D">
      <w:r>
        <w:t xml:space="preserve">El aprendizaje </w:t>
      </w:r>
      <w:r w:rsidR="00EF5A2D">
        <w:t>automático</w:t>
      </w:r>
      <w:r>
        <w:t xml:space="preserve"> se divide en tres categorías principales:</w:t>
      </w:r>
    </w:p>
    <w:p w14:paraId="4A54200E" w14:textId="4E3FF3CD" w:rsidR="00466C3C" w:rsidRDefault="00466C3C" w:rsidP="000E514B">
      <w:pPr>
        <w:pStyle w:val="Prrafodelista"/>
        <w:numPr>
          <w:ilvl w:val="0"/>
          <w:numId w:val="9"/>
        </w:numPr>
      </w:pPr>
      <w:r>
        <w:t xml:space="preserve">Aprendizaje </w:t>
      </w:r>
      <w:r w:rsidR="00EF5A2D">
        <w:t>supervisado. -</w:t>
      </w:r>
      <w:r>
        <w:t xml:space="preserve"> </w:t>
      </w:r>
      <w:r w:rsidR="00EF5A2D">
        <w:t xml:space="preserve">se </w:t>
      </w:r>
      <w:r w:rsidRPr="00466C3C">
        <w:t>define por su uso de conjuntos de datos etiquetados para entrenar algoritmos que clasifiquen datos o predigan resultados con precisión. A medida que se introducen datos de entrada en el modelo, éste ajusta sus ponderaciones hasta que se ha ajustado adecuadamente. Esto ocurre como parte del proceso de validación cruzada para garantizar que el modelo evite el sobreajuste o el infra ajuste</w:t>
      </w:r>
      <w:sdt>
        <w:sdtPr>
          <w:id w:val="-1960255924"/>
          <w:citation/>
        </w:sdtPr>
        <w:sdtEndPr/>
        <w:sdtContent>
          <w:r w:rsidR="00EF5A2D">
            <w:fldChar w:fldCharType="begin"/>
          </w:r>
          <w:r w:rsidR="0082211D">
            <w:rPr>
              <w:lang w:val="es-ES"/>
            </w:rPr>
            <w:instrText xml:space="preserve">CITATION IBM2 \l 3082 </w:instrText>
          </w:r>
          <w:r w:rsidR="00EF5A2D">
            <w:fldChar w:fldCharType="separate"/>
          </w:r>
          <w:r w:rsidR="00C9395B">
            <w:rPr>
              <w:noProof/>
              <w:lang w:val="es-ES"/>
            </w:rPr>
            <w:t xml:space="preserve"> (IBM International Business Machines Corporation, s.f.)</w:t>
          </w:r>
          <w:r w:rsidR="00EF5A2D">
            <w:fldChar w:fldCharType="end"/>
          </w:r>
        </w:sdtContent>
      </w:sdt>
      <w:r w:rsidRPr="00466C3C">
        <w:t>.</w:t>
      </w:r>
    </w:p>
    <w:p w14:paraId="2970CB3C" w14:textId="47B8D017" w:rsidR="00EF5A2D" w:rsidRDefault="00EF5A2D" w:rsidP="000E514B">
      <w:pPr>
        <w:pStyle w:val="Prrafodelista"/>
        <w:numPr>
          <w:ilvl w:val="0"/>
          <w:numId w:val="9"/>
        </w:numPr>
      </w:pPr>
      <w:r>
        <w:t xml:space="preserve">Aprendizaje no supervisado. - </w:t>
      </w:r>
      <w:r w:rsidRPr="00EF5A2D">
        <w:t xml:space="preserve">también conocido como machine learning no supervisado, utiliza algoritmos de machine learning para analizar y agrupar conjuntos de datos no etiquetados (subconjuntos denominados clústeres). Estos algoritmos descubren patrones ocultos o agrupaciones de datos sin necesidad de </w:t>
      </w:r>
      <w:r w:rsidRPr="00EF5A2D">
        <w:lastRenderedPageBreak/>
        <w:t>intervención humana. La capacidad de este método para descubrir similitudes y diferencias en la información lo hace ideal para el análisis exploratorio de datos, las estrategias de venta cruzada, la segmentación de clientes y el reconocimiento de imágenes y patrones. También se utiliza para reducir el número de características de un modelo mediante el proceso de reducción de la dimensionalidad. El análisis de componentes principales (PCA) y la descomposición en valores singulares (DVE) son dos métodos habituales para ello. Otros algoritmos utilizados en el aprendizaje no supervisado son las redes neuronales, el k-medias y los métodos de agrupación probabilística</w:t>
      </w:r>
      <w:sdt>
        <w:sdtPr>
          <w:id w:val="-570273156"/>
          <w:citation/>
        </w:sdtPr>
        <w:sdtEndPr/>
        <w:sdtContent>
          <w:r w:rsidR="008703FF">
            <w:fldChar w:fldCharType="begin"/>
          </w:r>
          <w:r w:rsidR="008703FF">
            <w:rPr>
              <w:lang w:val="es-ES"/>
            </w:rPr>
            <w:instrText xml:space="preserve"> CITATION IBM2 \l 3082 </w:instrText>
          </w:r>
          <w:r w:rsidR="008703FF">
            <w:fldChar w:fldCharType="separate"/>
          </w:r>
          <w:r w:rsidR="00C9395B">
            <w:rPr>
              <w:noProof/>
              <w:lang w:val="es-ES"/>
            </w:rPr>
            <w:t xml:space="preserve"> (IBM International Business Machines Corporation, s.f.)</w:t>
          </w:r>
          <w:r w:rsidR="008703FF">
            <w:fldChar w:fldCharType="end"/>
          </w:r>
        </w:sdtContent>
      </w:sdt>
      <w:r>
        <w:t>.</w:t>
      </w:r>
    </w:p>
    <w:p w14:paraId="55DF30A4" w14:textId="6CBC8E80" w:rsidR="00EF5A2D" w:rsidRDefault="0082211D" w:rsidP="000E514B">
      <w:pPr>
        <w:pStyle w:val="Prrafodelista"/>
        <w:numPr>
          <w:ilvl w:val="0"/>
          <w:numId w:val="9"/>
        </w:numPr>
      </w:pPr>
      <w:r>
        <w:t xml:space="preserve">Aprendizaje por refuerzo. - </w:t>
      </w:r>
      <w:r w:rsidRPr="0082211D">
        <w:t>es un modelo de machine learning similar al aprendizaje supervisado, pero el algoritmo no se entrena con datos de ejemplo. Este modelo aprende sobre la marcha mediante el método de ensayo y error</w:t>
      </w:r>
      <w:sdt>
        <w:sdtPr>
          <w:id w:val="-143982696"/>
          <w:citation/>
        </w:sdtPr>
        <w:sdtEndPr/>
        <w:sdtContent>
          <w:r>
            <w:fldChar w:fldCharType="begin"/>
          </w:r>
          <w:r>
            <w:rPr>
              <w:lang w:val="es-ES"/>
            </w:rPr>
            <w:instrText xml:space="preserve"> CITATION IBM2 \l 3082 </w:instrText>
          </w:r>
          <w:r>
            <w:fldChar w:fldCharType="separate"/>
          </w:r>
          <w:r w:rsidR="00C9395B">
            <w:rPr>
              <w:noProof/>
              <w:lang w:val="es-ES"/>
            </w:rPr>
            <w:t xml:space="preserve"> (IBM International Business Machines Corporation, s.f.)</w:t>
          </w:r>
          <w:r>
            <w:fldChar w:fldCharType="end"/>
          </w:r>
        </w:sdtContent>
      </w:sdt>
      <w:r>
        <w:t>.</w:t>
      </w:r>
    </w:p>
    <w:p w14:paraId="64BC75A4" w14:textId="28CF3BD3" w:rsidR="0082211D" w:rsidRDefault="0082211D" w:rsidP="009D4DDE">
      <w:pPr>
        <w:pStyle w:val="Ttulo2"/>
      </w:pPr>
      <w:bookmarkStart w:id="133" w:name="_Toc199518011"/>
      <w:bookmarkStart w:id="134" w:name="_Toc199533416"/>
      <w:bookmarkStart w:id="135" w:name="_Toc199587794"/>
      <w:bookmarkStart w:id="136" w:name="_Toc201090264"/>
      <w:r>
        <w:t>DEEP LEARNING</w:t>
      </w:r>
      <w:bookmarkEnd w:id="133"/>
      <w:bookmarkEnd w:id="134"/>
      <w:bookmarkEnd w:id="135"/>
      <w:bookmarkEnd w:id="136"/>
    </w:p>
    <w:p w14:paraId="3136E432" w14:textId="61751717" w:rsidR="0082211D" w:rsidRDefault="003747EB" w:rsidP="0082211D">
      <w:r w:rsidRPr="003747EB">
        <w:t>El deep learning es un subconjunto del machine learning que utiliza redes neuronales multicapa, llamadas redes neuronales profundas, para simular el complejo poder de toma de decisiones del cerebro humano</w:t>
      </w:r>
      <w:sdt>
        <w:sdtPr>
          <w:id w:val="-697152839"/>
          <w:citation/>
        </w:sdtPr>
        <w:sdtEndPr/>
        <w:sdtContent>
          <w:r>
            <w:fldChar w:fldCharType="begin"/>
          </w:r>
          <w:r>
            <w:rPr>
              <w:lang w:val="es-ES"/>
            </w:rPr>
            <w:instrText xml:space="preserve">CITATION IBM3 \l 3082 </w:instrText>
          </w:r>
          <w:r>
            <w:fldChar w:fldCharType="separate"/>
          </w:r>
          <w:r w:rsidR="00C9395B">
            <w:rPr>
              <w:noProof/>
              <w:lang w:val="es-ES"/>
            </w:rPr>
            <w:t xml:space="preserve"> (IBM International Business Machines Corporation, s.f.)</w:t>
          </w:r>
          <w:r>
            <w:fldChar w:fldCharType="end"/>
          </w:r>
        </w:sdtContent>
      </w:sdt>
      <w:r w:rsidRPr="003747EB">
        <w:t>.</w:t>
      </w:r>
    </w:p>
    <w:p w14:paraId="30A94D8A" w14:textId="0B46BC36" w:rsidR="002F7529" w:rsidRDefault="003747EB" w:rsidP="002F7529">
      <w:r w:rsidRPr="008703FF">
        <w:t xml:space="preserve">Para diferenciar entre el </w:t>
      </w:r>
      <w:r w:rsidR="008C34BE" w:rsidRPr="008703FF">
        <w:t>Deep</w:t>
      </w:r>
      <w:r w:rsidRPr="008703FF">
        <w:t xml:space="preserve"> </w:t>
      </w:r>
      <w:r w:rsidR="008C34BE">
        <w:t>L</w:t>
      </w:r>
      <w:r w:rsidRPr="008703FF">
        <w:t xml:space="preserve">earning y el machine </w:t>
      </w:r>
      <w:r w:rsidR="008C34BE">
        <w:t>L</w:t>
      </w:r>
      <w:r w:rsidRPr="008703FF">
        <w:t xml:space="preserve">earning es la estructura de la arquitectura de red neuronal subyacente. Los modelos tradicionales de machine </w:t>
      </w:r>
      <w:r w:rsidR="008C34BE">
        <w:t>L</w:t>
      </w:r>
      <w:r w:rsidRPr="008703FF">
        <w:t xml:space="preserve">earning “no profundos (Deep </w:t>
      </w:r>
      <w:r w:rsidR="008C34BE">
        <w:t>L</w:t>
      </w:r>
      <w:r w:rsidRPr="008703FF">
        <w:t xml:space="preserve">earning)” utilizan redes neuronales simples con una o dos capas computacionales. </w:t>
      </w:r>
      <w:r>
        <w:t xml:space="preserve">Mientras que los modelos de aprendizaje supervisado requieren datos de </w:t>
      </w:r>
      <w:r>
        <w:lastRenderedPageBreak/>
        <w:t>entrada estructurados y etiquetados para obtener resultados precisos, los modelos de deep learning pueden utilizar el aprendizaje no supervisado. Con el aprendizaje no supervisado, los modelos pueden extraer las características, los rasgos y las relaciones que necesitan para obtener resultados precisos a partir de datos brutos y no estructurados. Además, estos modelos pueden incluso evaluar y refinar sus resultados para aumentar la precisión.</w:t>
      </w:r>
    </w:p>
    <w:p w14:paraId="1519DCCC" w14:textId="444D645E" w:rsidR="00C84B2F" w:rsidRDefault="00C84B2F" w:rsidP="00DE0866">
      <w:pPr>
        <w:pStyle w:val="Ttulo3"/>
      </w:pPr>
      <w:bookmarkStart w:id="137" w:name="_Toc199518012"/>
      <w:bookmarkStart w:id="138" w:name="_Toc199533417"/>
      <w:bookmarkStart w:id="139" w:name="_Toc199587795"/>
      <w:bookmarkStart w:id="140" w:name="_Toc201090265"/>
      <w:r>
        <w:t>Redes Neuronales.</w:t>
      </w:r>
      <w:bookmarkEnd w:id="137"/>
      <w:bookmarkEnd w:id="138"/>
      <w:bookmarkEnd w:id="139"/>
      <w:bookmarkEnd w:id="140"/>
    </w:p>
    <w:p w14:paraId="1CF95CF3" w14:textId="39D11170" w:rsidR="00C41BCB" w:rsidRDefault="006D281D" w:rsidP="00C41BCB">
      <w:r w:rsidRPr="006D281D">
        <w:t>¿Qué es una neurona artificial? Dentro del campo de la Inteligencia Artificial son métodos de aprendizaje automático cuya finalidad es imitar los procesos biológicos de las redes neuronales de los organismos vivos</w:t>
      </w:r>
      <w:sdt>
        <w:sdtPr>
          <w:id w:val="-1363433027"/>
          <w:citation/>
        </w:sdtPr>
        <w:sdtEndPr/>
        <w:sdtContent>
          <w:r>
            <w:fldChar w:fldCharType="begin"/>
          </w:r>
          <w:r>
            <w:rPr>
              <w:lang w:val="es-ES"/>
            </w:rPr>
            <w:instrText xml:space="preserve"> CITATION Her04 \l 3082 </w:instrText>
          </w:r>
          <w:r>
            <w:fldChar w:fldCharType="separate"/>
          </w:r>
          <w:r w:rsidR="00C9395B">
            <w:rPr>
              <w:noProof/>
              <w:lang w:val="es-ES"/>
            </w:rPr>
            <w:t xml:space="preserve"> (Hernández Orallo, Ramírez Quintana, &amp; Ferri Ramírez, 2004)</w:t>
          </w:r>
          <w:r>
            <w:fldChar w:fldCharType="end"/>
          </w:r>
        </w:sdtContent>
      </w:sdt>
      <w:r>
        <w:t>.</w:t>
      </w:r>
    </w:p>
    <w:p w14:paraId="4F7AF4EB" w14:textId="1D4A2F65" w:rsidR="00BE1D28" w:rsidRPr="00D24C66" w:rsidRDefault="00D24C66" w:rsidP="008545FD">
      <w:pPr>
        <w:pStyle w:val="Esetilofigura"/>
      </w:pPr>
      <w:bookmarkStart w:id="141" w:name="_Ref197845408"/>
      <w:bookmarkStart w:id="142" w:name="_Toc199533463"/>
      <w:bookmarkStart w:id="143" w:name="_Toc201090365"/>
      <w:r w:rsidRPr="00846418">
        <w:t xml:space="preserve">Figura </w:t>
      </w:r>
      <w:r w:rsidR="00133DB9">
        <w:fldChar w:fldCharType="begin"/>
      </w:r>
      <w:r w:rsidR="00133DB9">
        <w:instrText xml:space="preserve"> SEQ Figura \* ARABIC </w:instrText>
      </w:r>
      <w:r w:rsidR="00133DB9">
        <w:fldChar w:fldCharType="separate"/>
      </w:r>
      <w:r w:rsidR="00C9395B">
        <w:rPr>
          <w:noProof/>
        </w:rPr>
        <w:t>1</w:t>
      </w:r>
      <w:r w:rsidR="00133DB9">
        <w:rPr>
          <w:noProof/>
        </w:rPr>
        <w:fldChar w:fldCharType="end"/>
      </w:r>
      <w:bookmarkEnd w:id="141"/>
      <w:r w:rsidRPr="00D24C66">
        <w:br/>
      </w:r>
      <w:r w:rsidRPr="008545FD">
        <w:rPr>
          <w:b w:val="0"/>
          <w:bCs w:val="0"/>
          <w:i/>
          <w:iCs/>
        </w:rPr>
        <w:t>Introducción a redes neuronales</w:t>
      </w:r>
      <w:bookmarkEnd w:id="142"/>
      <w:bookmarkEnd w:id="143"/>
    </w:p>
    <w:p w14:paraId="0CE020DE" w14:textId="13173CDC" w:rsidR="006D281D" w:rsidRDefault="006D281D" w:rsidP="00C8325E">
      <w:pPr>
        <w:spacing w:after="0" w:line="240" w:lineRule="auto"/>
        <w:ind w:firstLine="0"/>
        <w:jc w:val="center"/>
      </w:pPr>
      <w:r>
        <w:rPr>
          <w:noProof/>
        </w:rPr>
        <w:drawing>
          <wp:inline distT="0" distB="0" distL="0" distR="0" wp14:anchorId="284DC74B" wp14:editId="2FB08747">
            <wp:extent cx="3670408" cy="1816100"/>
            <wp:effectExtent l="152400" t="133350" r="139700" b="16510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93634" cy="18770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868914" w14:textId="526E6108" w:rsidR="00F139D7" w:rsidRPr="003969E3" w:rsidRDefault="00F139D7" w:rsidP="008545FD">
      <w:pPr>
        <w:pStyle w:val="EstiloNota"/>
        <w:rPr>
          <w:lang w:val="pt-BR"/>
        </w:rPr>
      </w:pPr>
      <w:r w:rsidRPr="00F139D7">
        <w:rPr>
          <w:i/>
          <w:iCs/>
        </w:rPr>
        <w:t>Nota</w:t>
      </w:r>
      <w:r>
        <w:t>. –</w:t>
      </w:r>
      <w:r w:rsidR="00AE19B3">
        <w:t xml:space="preserve"> </w:t>
      </w:r>
      <w:r w:rsidR="00AE19B3" w:rsidRPr="008545FD">
        <w:rPr>
          <w:b w:val="0"/>
          <w:bCs w:val="0"/>
        </w:rPr>
        <w:t>C</w:t>
      </w:r>
      <w:r w:rsidRPr="008545FD">
        <w:rPr>
          <w:b w:val="0"/>
          <w:bCs w:val="0"/>
        </w:rPr>
        <w:t xml:space="preserve">omparación de una neurona biológica </w:t>
      </w:r>
      <w:r w:rsidR="00DC2E7D" w:rsidRPr="008545FD">
        <w:rPr>
          <w:b w:val="0"/>
          <w:bCs w:val="0"/>
        </w:rPr>
        <w:t>y</w:t>
      </w:r>
      <w:r w:rsidRPr="008545FD">
        <w:rPr>
          <w:b w:val="0"/>
          <w:bCs w:val="0"/>
        </w:rPr>
        <w:t xml:space="preserve"> red neuronal</w:t>
      </w:r>
      <w:r w:rsidR="00994120" w:rsidRPr="008545FD">
        <w:rPr>
          <w:b w:val="0"/>
          <w:bCs w:val="0"/>
        </w:rPr>
        <w:t xml:space="preserve">, </w:t>
      </w:r>
      <w:r w:rsidR="00FB6617" w:rsidRPr="008545FD">
        <w:rPr>
          <w:b w:val="0"/>
          <w:bCs w:val="0"/>
        </w:rPr>
        <w:t xml:space="preserve">adaptado de Neurona vs. </w:t>
      </w:r>
      <w:r w:rsidR="00FC0926" w:rsidRPr="008545FD">
        <w:rPr>
          <w:b w:val="0"/>
          <w:bCs w:val="0"/>
        </w:rPr>
        <w:t>Perceptrón</w:t>
      </w:r>
      <w:r w:rsidR="00FB6617" w:rsidRPr="008545FD">
        <w:rPr>
          <w:b w:val="0"/>
          <w:bCs w:val="0"/>
        </w:rPr>
        <w:t xml:space="preserve"> [</w:t>
      </w:r>
      <w:r w:rsidR="00FC0926" w:rsidRPr="008545FD">
        <w:rPr>
          <w:b w:val="0"/>
          <w:bCs w:val="0"/>
        </w:rPr>
        <w:t>fotografía</w:t>
      </w:r>
      <w:r w:rsidR="00FB6617" w:rsidRPr="008545FD">
        <w:rPr>
          <w:b w:val="0"/>
          <w:bCs w:val="0"/>
        </w:rPr>
        <w:t xml:space="preserve">], por Ulises </w:t>
      </w:r>
      <w:r w:rsidR="00AE19B3" w:rsidRPr="008545FD">
        <w:rPr>
          <w:b w:val="0"/>
          <w:bCs w:val="0"/>
        </w:rPr>
        <w:t>García, 2019</w:t>
      </w:r>
      <w:r w:rsidR="003969E3" w:rsidRPr="008545FD">
        <w:rPr>
          <w:b w:val="0"/>
          <w:bCs w:val="0"/>
        </w:rPr>
        <w:t xml:space="preserve">. </w:t>
      </w:r>
      <w:r w:rsidR="003969E3" w:rsidRPr="008545FD">
        <w:rPr>
          <w:b w:val="0"/>
          <w:bCs w:val="0"/>
          <w:lang w:val="pt-BR"/>
        </w:rPr>
        <w:t>F</w:t>
      </w:r>
      <w:r w:rsidR="00AE19B3" w:rsidRPr="008545FD">
        <w:rPr>
          <w:b w:val="0"/>
          <w:bCs w:val="0"/>
          <w:lang w:val="pt-BR"/>
        </w:rPr>
        <w:t xml:space="preserve">uture </w:t>
      </w:r>
      <w:r w:rsidR="006306AE" w:rsidRPr="008545FD">
        <w:rPr>
          <w:b w:val="0"/>
          <w:bCs w:val="0"/>
          <w:lang w:val="pt-BR"/>
        </w:rPr>
        <w:t>Lab.</w:t>
      </w:r>
      <w:r w:rsidR="00AE19B3" w:rsidRPr="008545FD">
        <w:rPr>
          <w:b w:val="0"/>
          <w:bCs w:val="0"/>
          <w:lang w:val="pt-BR"/>
        </w:rPr>
        <w:t xml:space="preserve"> (</w:t>
      </w:r>
      <w:hyperlink r:id="rId12" w:history="1">
        <w:r w:rsidR="003969E3" w:rsidRPr="008545FD">
          <w:rPr>
            <w:rStyle w:val="Hipervnculo"/>
            <w:b w:val="0"/>
            <w:bCs w:val="0"/>
            <w:lang w:val="pt-BR"/>
          </w:rPr>
          <w:t>https://futurelab.mx/redes%20neuronales/inteligencia%20artificial/2019/06/25/intro-a-redes-neuronales-pt-1/</w:t>
        </w:r>
      </w:hyperlink>
      <w:r w:rsidR="00AE19B3" w:rsidRPr="008545FD">
        <w:rPr>
          <w:b w:val="0"/>
          <w:bCs w:val="0"/>
          <w:lang w:val="pt-BR"/>
        </w:rPr>
        <w:t>)</w:t>
      </w:r>
      <w:r w:rsidR="001B34B0" w:rsidRPr="008545FD">
        <w:rPr>
          <w:b w:val="0"/>
          <w:bCs w:val="0"/>
          <w:lang w:val="pt-BR"/>
        </w:rPr>
        <w:t>.</w:t>
      </w:r>
      <w:r w:rsidR="003969E3">
        <w:rPr>
          <w:lang w:val="pt-BR"/>
        </w:rPr>
        <w:t xml:space="preserve"> </w:t>
      </w:r>
    </w:p>
    <w:p w14:paraId="520A10B6" w14:textId="50D97821" w:rsidR="00A01BA3" w:rsidRDefault="007E007C" w:rsidP="00DC2E7D">
      <w:r w:rsidRPr="007E007C">
        <w:lastRenderedPageBreak/>
        <w:t>Hay tres partes normalmente en una red neuronal</w:t>
      </w:r>
      <w:r>
        <w:t xml:space="preserve"> </w:t>
      </w:r>
      <w:r w:rsidR="00DB387A">
        <w:fldChar w:fldCharType="begin"/>
      </w:r>
      <w:r w:rsidR="00DB387A">
        <w:instrText xml:space="preserve"> REF _Ref197845408 \h </w:instrText>
      </w:r>
      <w:r w:rsidR="00DB387A">
        <w:fldChar w:fldCharType="separate"/>
      </w:r>
      <w:r w:rsidR="00C9395B" w:rsidRPr="00846418">
        <w:t xml:space="preserve">Figura </w:t>
      </w:r>
      <w:r w:rsidR="00C9395B">
        <w:rPr>
          <w:noProof/>
        </w:rPr>
        <w:t>1</w:t>
      </w:r>
      <w:r w:rsidR="00DB387A">
        <w:fldChar w:fldCharType="end"/>
      </w:r>
      <w:r w:rsidRPr="007E007C">
        <w:t>: una capa de entrada, con unidades que representan los campos de entrada; una o varias capas ocultas; y una capa de salida, con una unidad o unidades que representa el campo o los campos de destino. Las unidades se conectan con fuerzas de conexión variables (o ponderaciones). Los datos de entrada se presentan en la primera capa, y los valores se propagan desde cada neurona hasta cada neurona de la capa siguiente. al final, se envía un resultado desde la capa de salida</w:t>
      </w:r>
      <w:r w:rsidR="00DB387A">
        <w:t xml:space="preserve"> como se ve en </w:t>
      </w:r>
      <w:r w:rsidR="00DB387A">
        <w:fldChar w:fldCharType="begin"/>
      </w:r>
      <w:r w:rsidR="00DB387A">
        <w:instrText xml:space="preserve"> REF _Ref197845434 \h </w:instrText>
      </w:r>
      <w:r w:rsidR="00DB387A">
        <w:fldChar w:fldCharType="separate"/>
      </w:r>
      <w:r w:rsidR="00C9395B" w:rsidRPr="00846418">
        <w:t xml:space="preserve">Figura </w:t>
      </w:r>
      <w:r w:rsidR="00C9395B">
        <w:rPr>
          <w:noProof/>
        </w:rPr>
        <w:t>2</w:t>
      </w:r>
      <w:r w:rsidR="00DB387A">
        <w:fldChar w:fldCharType="end"/>
      </w:r>
      <w:r w:rsidRPr="007E007C">
        <w:t>.</w:t>
      </w:r>
    </w:p>
    <w:p w14:paraId="6AF1A6E6" w14:textId="2BD1B1C9" w:rsidR="00D24C66" w:rsidRPr="00D24C66" w:rsidRDefault="00D24C66" w:rsidP="008545FD">
      <w:pPr>
        <w:pStyle w:val="Esetilofigura"/>
      </w:pPr>
      <w:bookmarkStart w:id="144" w:name="_Ref197845434"/>
      <w:bookmarkStart w:id="145" w:name="_Toc199533464"/>
      <w:bookmarkStart w:id="146" w:name="_Toc201090366"/>
      <w:r w:rsidRPr="00846418">
        <w:t xml:space="preserve">Figura </w:t>
      </w:r>
      <w:r w:rsidR="00133DB9">
        <w:fldChar w:fldCharType="begin"/>
      </w:r>
      <w:r w:rsidR="00133DB9">
        <w:instrText xml:space="preserve"> SEQ Figura \* ARABIC </w:instrText>
      </w:r>
      <w:r w:rsidR="00133DB9">
        <w:fldChar w:fldCharType="separate"/>
      </w:r>
      <w:r w:rsidR="00C9395B">
        <w:rPr>
          <w:noProof/>
        </w:rPr>
        <w:t>2</w:t>
      </w:r>
      <w:r w:rsidR="00133DB9">
        <w:rPr>
          <w:noProof/>
        </w:rPr>
        <w:fldChar w:fldCharType="end"/>
      </w:r>
      <w:bookmarkEnd w:id="144"/>
      <w:r w:rsidRPr="00D24C66">
        <w:t xml:space="preserve"> </w:t>
      </w:r>
      <w:r w:rsidRPr="00D24C66">
        <w:br/>
      </w:r>
      <w:r w:rsidRPr="008545FD">
        <w:rPr>
          <w:b w:val="0"/>
          <w:bCs w:val="0"/>
        </w:rPr>
        <w:t>Estructura simple de una red neuronal</w:t>
      </w:r>
      <w:bookmarkEnd w:id="145"/>
      <w:bookmarkEnd w:id="146"/>
    </w:p>
    <w:p w14:paraId="2C9FB7CA" w14:textId="2A96773F" w:rsidR="00764CFF" w:rsidRDefault="00764CFF" w:rsidP="00C8325E">
      <w:pPr>
        <w:spacing w:after="0" w:line="240" w:lineRule="auto"/>
        <w:ind w:firstLine="0"/>
        <w:jc w:val="center"/>
      </w:pPr>
      <w:r>
        <w:rPr>
          <w:noProof/>
        </w:rPr>
        <w:drawing>
          <wp:inline distT="0" distB="0" distL="0" distR="0" wp14:anchorId="58C6033A" wp14:editId="0F92CA19">
            <wp:extent cx="2766060" cy="1932476"/>
            <wp:effectExtent l="133350" t="114300" r="129540" b="16319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87885" cy="20175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60453EC" w14:textId="2E734EEB" w:rsidR="00D24C66" w:rsidRPr="008545FD" w:rsidRDefault="00D24C66" w:rsidP="008545FD">
      <w:pPr>
        <w:pStyle w:val="EstiloNota"/>
        <w:rPr>
          <w:b w:val="0"/>
          <w:bCs w:val="0"/>
        </w:rPr>
      </w:pPr>
      <w:r w:rsidRPr="00B02FCB">
        <w:rPr>
          <w:i/>
          <w:iCs/>
        </w:rPr>
        <w:t>Nota</w:t>
      </w:r>
      <w:r w:rsidRPr="00C264E9">
        <w:t>. –</w:t>
      </w:r>
      <w:r w:rsidRPr="008545FD">
        <w:rPr>
          <w:b w:val="0"/>
          <w:bCs w:val="0"/>
        </w:rPr>
        <w:t xml:space="preserve"> Perceptrón multicapa (MPL)</w:t>
      </w:r>
      <w:r w:rsidR="00994120" w:rsidRPr="008545FD">
        <w:rPr>
          <w:b w:val="0"/>
          <w:bCs w:val="0"/>
        </w:rPr>
        <w:t xml:space="preserve">, </w:t>
      </w:r>
      <w:r w:rsidR="00AE19B3" w:rsidRPr="008545FD">
        <w:rPr>
          <w:b w:val="0"/>
          <w:bCs w:val="0"/>
        </w:rPr>
        <w:t>adaptado de CNN a Python [imagen], por Luciano Strika, 2019, kdnuggets (https://www.kdnuggets.com/2019/07/convolutional-neural-networks-python-tutorial-tensorflow-keras.html).</w:t>
      </w:r>
    </w:p>
    <w:p w14:paraId="7DB36ADC" w14:textId="588E09C4" w:rsidR="00D34D23" w:rsidRDefault="00764CFF" w:rsidP="00D34D23">
      <w:r>
        <w:t xml:space="preserve">Como se ve en la </w:t>
      </w:r>
      <w:r w:rsidR="00DB387A">
        <w:fldChar w:fldCharType="begin"/>
      </w:r>
      <w:r w:rsidR="00DB387A">
        <w:instrText xml:space="preserve"> REF _Ref197845408 \h </w:instrText>
      </w:r>
      <w:r w:rsidR="00DB387A">
        <w:fldChar w:fldCharType="separate"/>
      </w:r>
      <w:r w:rsidR="00C9395B" w:rsidRPr="00846418">
        <w:t xml:space="preserve">Figura </w:t>
      </w:r>
      <w:r w:rsidR="00C9395B">
        <w:rPr>
          <w:noProof/>
        </w:rPr>
        <w:t>1</w:t>
      </w:r>
      <w:r w:rsidR="00DB387A">
        <w:fldChar w:fldCharType="end"/>
      </w:r>
      <w:r>
        <w:t>, puede formularse matemáticamente a la neurona básica de la siguiente manera: se cuenta con n entradas x</w:t>
      </w:r>
      <w:r w:rsidRPr="00DB387A">
        <w:rPr>
          <w:vertAlign w:val="subscript"/>
        </w:rPr>
        <w:t>i</w:t>
      </w:r>
      <w:r>
        <w:t>, en cada entrada es multiplicada por un peso w</w:t>
      </w:r>
      <w:r w:rsidRPr="00DB387A">
        <w:rPr>
          <w:vertAlign w:val="subscript"/>
        </w:rPr>
        <w:t>i</w:t>
      </w:r>
      <w:r>
        <w:t xml:space="preserve">, si existen n entradas se contará con n pesos, para finalmente calcular la suma total, se </w:t>
      </w:r>
      <w:r w:rsidR="008545FD">
        <w:t>m</w:t>
      </w:r>
      <w:r>
        <w:t xml:space="preserve">uestra en la </w:t>
      </w:r>
      <w:r w:rsidR="001A6871">
        <w:t xml:space="preserve">ecuación </w:t>
      </w:r>
      <w:r w:rsidR="001A6871">
        <w:fldChar w:fldCharType="begin"/>
      </w:r>
      <w:r w:rsidR="001A6871">
        <w:instrText xml:space="preserve"> REF _Ref197845559 \h </w:instrText>
      </w:r>
      <w:r w:rsidR="001A6871">
        <w:fldChar w:fldCharType="separate"/>
      </w:r>
      <w:r w:rsidR="00C9395B">
        <w:t>(</w:t>
      </w:r>
      <w:r w:rsidR="00C9395B">
        <w:rPr>
          <w:noProof/>
        </w:rPr>
        <w:t>1</w:t>
      </w:r>
      <w:r w:rsidR="00C9395B">
        <w:t>)</w:t>
      </w:r>
      <w:r w:rsidR="001A6871">
        <w:fldChar w:fldCharType="end"/>
      </w:r>
      <w:r w:rsidR="001A6871">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505DD0" w14:paraId="6D2A60A7" w14:textId="77777777" w:rsidTr="00734BD8">
        <w:tc>
          <w:tcPr>
            <w:tcW w:w="500" w:type="pct"/>
            <w:vAlign w:val="center"/>
          </w:tcPr>
          <w:p w14:paraId="38E23876" w14:textId="77777777" w:rsidR="00505DD0" w:rsidRDefault="00505DD0" w:rsidP="007E007C">
            <w:pPr>
              <w:ind w:firstLine="0"/>
            </w:pPr>
          </w:p>
        </w:tc>
        <w:tc>
          <w:tcPr>
            <w:tcW w:w="4000" w:type="pct"/>
            <w:vAlign w:val="center"/>
          </w:tcPr>
          <w:p w14:paraId="599CDC22" w14:textId="5A789D95" w:rsidR="00505DD0" w:rsidRDefault="00D34D23" w:rsidP="007E007C">
            <w:pPr>
              <w:ind w:firstLine="0"/>
            </w:pPr>
            <m:oMathPara>
              <m:oMath>
                <m:r>
                  <w:rPr>
                    <w:rFonts w:ascii="Cambria Math" w:hAnsi="Cambria Math"/>
                  </w:rPr>
                  <m:t>suma total</m:t>
                </m:r>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i=0</m:t>
                    </m:r>
                  </m:sub>
                  <m:sup>
                    <m:r>
                      <w:rPr>
                        <w:rFonts w:ascii="Cambria Math" w:eastAsia="Cambria Math" w:hAnsi="Cambria Math" w:cs="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x</m:t>
                    </m:r>
                  </m:e>
                </m:nary>
              </m:oMath>
            </m:oMathPara>
          </w:p>
        </w:tc>
        <w:tc>
          <w:tcPr>
            <w:tcW w:w="500" w:type="pct"/>
            <w:vAlign w:val="center"/>
          </w:tcPr>
          <w:p w14:paraId="71B5F950" w14:textId="78630C56" w:rsidR="00505DD0" w:rsidRDefault="00D34D23" w:rsidP="007E007C">
            <w:pPr>
              <w:ind w:firstLine="0"/>
            </w:pPr>
            <w:bookmarkStart w:id="147" w:name="_Ref197845559"/>
            <w:r>
              <w:t>(</w:t>
            </w:r>
            <w:r w:rsidR="00133DB9">
              <w:fldChar w:fldCharType="begin"/>
            </w:r>
            <w:r w:rsidR="00133DB9">
              <w:instrText xml:space="preserve"> SEQ </w:instrText>
            </w:r>
            <w:r w:rsidR="00133DB9">
              <w:instrText xml:space="preserve">Ecuación \* ARABIC </w:instrText>
            </w:r>
            <w:r w:rsidR="00133DB9">
              <w:fldChar w:fldCharType="separate"/>
            </w:r>
            <w:r w:rsidR="00C9395B">
              <w:rPr>
                <w:noProof/>
              </w:rPr>
              <w:t>1</w:t>
            </w:r>
            <w:r w:rsidR="00133DB9">
              <w:rPr>
                <w:noProof/>
              </w:rPr>
              <w:fldChar w:fldCharType="end"/>
            </w:r>
            <w:r>
              <w:t>)</w:t>
            </w:r>
            <w:bookmarkEnd w:id="147"/>
          </w:p>
        </w:tc>
      </w:tr>
    </w:tbl>
    <w:p w14:paraId="3E21E507" w14:textId="728D8DCD" w:rsidR="00C12F29" w:rsidRDefault="00C12F29" w:rsidP="00DE0866">
      <w:pPr>
        <w:pStyle w:val="Ttulo3"/>
      </w:pPr>
      <w:bookmarkStart w:id="148" w:name="_Toc199518013"/>
      <w:bookmarkStart w:id="149" w:name="_Toc199533418"/>
      <w:bookmarkStart w:id="150" w:name="_Toc199587796"/>
      <w:bookmarkStart w:id="151" w:name="_Toc201090266"/>
      <w:r>
        <w:t xml:space="preserve">Funciones </w:t>
      </w:r>
      <w:r w:rsidR="008F304D">
        <w:t>De Activación.</w:t>
      </w:r>
      <w:bookmarkEnd w:id="148"/>
      <w:bookmarkEnd w:id="149"/>
      <w:bookmarkEnd w:id="150"/>
      <w:bookmarkEnd w:id="151"/>
    </w:p>
    <w:p w14:paraId="583FC55D" w14:textId="55A85DC1" w:rsidR="00C12F29" w:rsidRDefault="00C12F29" w:rsidP="00C12F29">
      <w:r>
        <w:t xml:space="preserve">La función de </w:t>
      </w:r>
      <w:r w:rsidR="000921C5">
        <w:t>activación</w:t>
      </w:r>
      <w:r>
        <w:t xml:space="preserve"> es aquella que define la salida de una </w:t>
      </w:r>
      <w:r w:rsidR="000921C5">
        <w:t>neurona</w:t>
      </w:r>
      <w:r w:rsidR="00DB387A">
        <w:t xml:space="preserve"> como se ve </w:t>
      </w:r>
      <w:r w:rsidR="004134BA">
        <w:t xml:space="preserve">en la </w:t>
      </w:r>
      <w:r w:rsidR="00DB387A">
        <w:fldChar w:fldCharType="begin"/>
      </w:r>
      <w:r w:rsidR="00DB387A">
        <w:instrText xml:space="preserve"> REF _Ref197845498 \h </w:instrText>
      </w:r>
      <w:r w:rsidR="00DB387A">
        <w:fldChar w:fldCharType="separate"/>
      </w:r>
      <w:r w:rsidR="00C9395B" w:rsidRPr="00846418">
        <w:t xml:space="preserve">Figura </w:t>
      </w:r>
      <w:r w:rsidR="00C9395B">
        <w:rPr>
          <w:noProof/>
        </w:rPr>
        <w:t>3</w:t>
      </w:r>
      <w:r w:rsidR="00DB387A">
        <w:fldChar w:fldCharType="end"/>
      </w:r>
      <w:r w:rsidR="000921C5">
        <w:t>, si existe un estado de activación o no, es por ello que existen una variedad de funciones con distintas finalidades, a continuación, se presentan las funciones que son utilizadas con mayor frecuencia en los diversos problemas</w:t>
      </w:r>
      <w:sdt>
        <w:sdtPr>
          <w:id w:val="-1085538501"/>
          <w:citation/>
        </w:sdtPr>
        <w:sdtEndPr/>
        <w:sdtContent>
          <w:r w:rsidR="000921C5">
            <w:fldChar w:fldCharType="begin"/>
          </w:r>
          <w:r w:rsidR="000921C5">
            <w:rPr>
              <w:lang w:val="es-ES"/>
            </w:rPr>
            <w:instrText xml:space="preserve"> CITATION Pra21 \l 3082 </w:instrText>
          </w:r>
          <w:r w:rsidR="000921C5">
            <w:fldChar w:fldCharType="separate"/>
          </w:r>
          <w:r w:rsidR="00C9395B">
            <w:rPr>
              <w:noProof/>
              <w:lang w:val="es-ES"/>
            </w:rPr>
            <w:t xml:space="preserve"> (Baheti, 2021)</w:t>
          </w:r>
          <w:r w:rsidR="000921C5">
            <w:fldChar w:fldCharType="end"/>
          </w:r>
        </w:sdtContent>
      </w:sdt>
      <w:r w:rsidR="000921C5">
        <w:t>.</w:t>
      </w:r>
    </w:p>
    <w:p w14:paraId="1411796F" w14:textId="798E7A67" w:rsidR="00916376" w:rsidRPr="00916376" w:rsidRDefault="00916376" w:rsidP="008545FD">
      <w:pPr>
        <w:pStyle w:val="Esetilofigura"/>
      </w:pPr>
      <w:bookmarkStart w:id="152" w:name="_Ref197845498"/>
      <w:bookmarkStart w:id="153" w:name="_Toc199533465"/>
      <w:bookmarkStart w:id="154" w:name="_Toc201090367"/>
      <w:r w:rsidRPr="00846418">
        <w:t xml:space="preserve">Figura </w:t>
      </w:r>
      <w:r w:rsidR="00133DB9">
        <w:fldChar w:fldCharType="begin"/>
      </w:r>
      <w:r w:rsidR="00133DB9">
        <w:instrText xml:space="preserve"> SEQ Figura \* ARABIC </w:instrText>
      </w:r>
      <w:r w:rsidR="00133DB9">
        <w:fldChar w:fldCharType="separate"/>
      </w:r>
      <w:r w:rsidR="00C9395B">
        <w:rPr>
          <w:noProof/>
        </w:rPr>
        <w:t>3</w:t>
      </w:r>
      <w:r w:rsidR="00133DB9">
        <w:rPr>
          <w:noProof/>
        </w:rPr>
        <w:fldChar w:fldCharType="end"/>
      </w:r>
      <w:bookmarkEnd w:id="152"/>
      <w:r w:rsidRPr="00916376">
        <w:br/>
      </w:r>
      <w:r w:rsidR="00846418" w:rsidRPr="008545FD">
        <w:rPr>
          <w:b w:val="0"/>
          <w:bCs w:val="0"/>
          <w:i/>
          <w:iCs/>
        </w:rPr>
        <w:t>Función</w:t>
      </w:r>
      <w:r w:rsidRPr="008545FD">
        <w:rPr>
          <w:b w:val="0"/>
          <w:bCs w:val="0"/>
          <w:i/>
          <w:iCs/>
        </w:rPr>
        <w:t xml:space="preserve"> de </w:t>
      </w:r>
      <w:r w:rsidR="00846418" w:rsidRPr="008545FD">
        <w:rPr>
          <w:b w:val="0"/>
          <w:bCs w:val="0"/>
          <w:i/>
          <w:iCs/>
        </w:rPr>
        <w:t>activación</w:t>
      </w:r>
      <w:bookmarkEnd w:id="153"/>
      <w:bookmarkEnd w:id="154"/>
    </w:p>
    <w:p w14:paraId="4300CD89" w14:textId="4A2DBE7B" w:rsidR="00916376" w:rsidRDefault="00916376" w:rsidP="00C8325E">
      <w:pPr>
        <w:spacing w:after="0" w:line="240" w:lineRule="auto"/>
        <w:ind w:firstLine="0"/>
        <w:jc w:val="center"/>
      </w:pPr>
      <w:r>
        <w:rPr>
          <w:noProof/>
        </w:rPr>
        <w:drawing>
          <wp:inline distT="0" distB="0" distL="0" distR="0" wp14:anchorId="639C3FB4" wp14:editId="27C278A0">
            <wp:extent cx="3600993" cy="2278380"/>
            <wp:effectExtent l="152400" t="114300" r="152400" b="14097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95791" cy="23383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F14754" w14:textId="226286ED" w:rsidR="00916376" w:rsidRDefault="00916376" w:rsidP="008545FD">
      <w:pPr>
        <w:pStyle w:val="EstiloNota"/>
      </w:pPr>
      <w:r w:rsidRPr="00B02FCB">
        <w:rPr>
          <w:i/>
          <w:iCs/>
        </w:rPr>
        <w:t>Nota</w:t>
      </w:r>
      <w:r>
        <w:t>. –</w:t>
      </w:r>
      <w:r w:rsidR="00FD6441">
        <w:t xml:space="preserve"> </w:t>
      </w:r>
      <w:r w:rsidR="00FD6441" w:rsidRPr="008545FD">
        <w:rPr>
          <w:b w:val="0"/>
          <w:bCs w:val="0"/>
        </w:rPr>
        <w:t>R</w:t>
      </w:r>
      <w:r w:rsidRPr="008545FD">
        <w:rPr>
          <w:b w:val="0"/>
          <w:bCs w:val="0"/>
        </w:rPr>
        <w:t>eferencia de una función de activación</w:t>
      </w:r>
      <w:r w:rsidR="00FD6441" w:rsidRPr="008545FD">
        <w:rPr>
          <w:b w:val="0"/>
          <w:bCs w:val="0"/>
        </w:rPr>
        <w:t>. Adaptado de Activation Functions in Neural Networks [Imagen], por Pragati Baheti, 2021, v7 labs (https://www.v7labs.com/blog/neural-networks-activation-functions).</w:t>
      </w:r>
    </w:p>
    <w:p w14:paraId="6A241C3F" w14:textId="679DDEBC" w:rsidR="003617CF" w:rsidRDefault="00AC51E7" w:rsidP="000E514B">
      <w:pPr>
        <w:pStyle w:val="Prrafodelista"/>
        <w:numPr>
          <w:ilvl w:val="0"/>
          <w:numId w:val="11"/>
        </w:numPr>
      </w:pPr>
      <w:r>
        <w:t xml:space="preserve">Función de escalón o </w:t>
      </w:r>
      <w:r w:rsidR="00734BD8">
        <w:t xml:space="preserve">Función </w:t>
      </w:r>
      <w:r>
        <w:t xml:space="preserve">umbral de paso binario. - </w:t>
      </w:r>
      <w:r w:rsidR="00734BD8">
        <w:t>la</w:t>
      </w:r>
      <w:r>
        <w:t xml:space="preserve"> función</w:t>
      </w:r>
      <w:r w:rsidR="00734BD8">
        <w:t xml:space="preserve"> de escalón</w:t>
      </w:r>
      <w:r>
        <w:t>,</w:t>
      </w:r>
      <w:r w:rsidR="00734BD8">
        <w:t xml:space="preserve"> es una de las funciones de activación </w:t>
      </w:r>
      <w:r w:rsidR="003617CF">
        <w:t>más</w:t>
      </w:r>
      <w:r w:rsidR="00734BD8">
        <w:t xml:space="preserve"> simpes utilizadas en redes neuronales. Su </w:t>
      </w:r>
      <w:r w:rsidR="00734BD8">
        <w:lastRenderedPageBreak/>
        <w:t xml:space="preserve">propósito principal es transformar la </w:t>
      </w:r>
      <w:r w:rsidR="00BA401A">
        <w:t>entrada</w:t>
      </w:r>
      <w:r w:rsidR="00734BD8">
        <w:t xml:space="preserve"> de un nodo</w:t>
      </w:r>
      <w:r w:rsidR="003617CF">
        <w:t xml:space="preserve"> en una salida binaria, lo que permite tomar decisiones claras del tipo “si o no”, “activado o descativado”, o “verdadero o falso”.</w:t>
      </w:r>
    </w:p>
    <w:p w14:paraId="5F8673F4" w14:textId="6607A91D" w:rsidR="000921C5" w:rsidRDefault="003617CF" w:rsidP="003617CF">
      <w:pPr>
        <w:pStyle w:val="Prrafodelista"/>
        <w:ind w:left="1440" w:firstLine="0"/>
      </w:pPr>
      <w:r>
        <w:t>Esta función compara el valor de entrada con un umbral previamente definido, si el valor de entrada es mayor o igual, la salida será 1, de lo contrario la salida será 0, como podemos observar en la</w:t>
      </w:r>
      <w:r w:rsidR="00DB387A">
        <w:t xml:space="preserve"> </w:t>
      </w:r>
      <w:r w:rsidR="00DB387A">
        <w:fldChar w:fldCharType="begin"/>
      </w:r>
      <w:r w:rsidR="00DB387A">
        <w:instrText xml:space="preserve"> REF _Ref197845526 \h </w:instrText>
      </w:r>
      <w:r w:rsidR="00DB387A">
        <w:fldChar w:fldCharType="separate"/>
      </w:r>
      <w:r w:rsidR="00C9395B" w:rsidRPr="00846418">
        <w:t xml:space="preserve">Figura </w:t>
      </w:r>
      <w:r w:rsidR="00C9395B">
        <w:rPr>
          <w:noProof/>
        </w:rPr>
        <w:t>4</w:t>
      </w:r>
      <w:r w:rsidR="00DB387A">
        <w:fldChar w:fldCharType="end"/>
      </w:r>
      <w:r w:rsidR="00DB387A">
        <w:t xml:space="preserve"> y </w:t>
      </w:r>
      <w:r>
        <w:t>matemáticamente expresarse como se muestra en la</w:t>
      </w:r>
      <w:r w:rsidR="00DB387A">
        <w:t xml:space="preserve"> ecuación </w:t>
      </w:r>
      <w:r w:rsidR="00DB387A">
        <w:fldChar w:fldCharType="begin"/>
      </w:r>
      <w:r w:rsidR="00DB387A">
        <w:instrText xml:space="preserve"> REF _Ref197845533 \h </w:instrText>
      </w:r>
      <w:r w:rsidR="00DB387A">
        <w:fldChar w:fldCharType="separate"/>
      </w:r>
      <w:r w:rsidR="00C9395B">
        <w:t>(</w:t>
      </w:r>
      <w:r w:rsidR="00C9395B">
        <w:rPr>
          <w:noProof/>
        </w:rPr>
        <w:t>2</w:t>
      </w:r>
      <w:r w:rsidR="00C9395B">
        <w:t>)</w:t>
      </w:r>
      <w:r w:rsidR="00DB387A">
        <w:fldChar w:fldCharType="end"/>
      </w:r>
      <w:r w:rsidR="006422A4">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C264E9" w14:paraId="66093407" w14:textId="77777777" w:rsidTr="00D34D23">
        <w:tc>
          <w:tcPr>
            <w:tcW w:w="500" w:type="pct"/>
          </w:tcPr>
          <w:p w14:paraId="6F18D117" w14:textId="77777777" w:rsidR="00C264E9" w:rsidRDefault="00C264E9" w:rsidP="007E007C">
            <w:pPr>
              <w:ind w:firstLine="0"/>
            </w:pPr>
          </w:p>
        </w:tc>
        <w:tc>
          <w:tcPr>
            <w:tcW w:w="4000" w:type="pct"/>
          </w:tcPr>
          <w:p w14:paraId="261A47A8" w14:textId="23155088" w:rsidR="00C264E9" w:rsidRDefault="00C264E9"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hAnsi="Cambria Math"/>
                          </w:rPr>
                          <m:t>1 if x≥0</m:t>
                        </m:r>
                      </m:e>
                      <m:e>
                        <m:r>
                          <w:rPr>
                            <w:rFonts w:ascii="Cambria Math" w:hAnsi="Cambria Math"/>
                          </w:rPr>
                          <m:t>0 if x&lt; 0</m:t>
                        </m:r>
                      </m:e>
                    </m:eqArr>
                  </m:e>
                </m:d>
              </m:oMath>
            </m:oMathPara>
          </w:p>
        </w:tc>
        <w:tc>
          <w:tcPr>
            <w:tcW w:w="500" w:type="pct"/>
          </w:tcPr>
          <w:p w14:paraId="593BCBE0" w14:textId="73F464D5" w:rsidR="00C264E9" w:rsidRDefault="00C264E9" w:rsidP="007E007C">
            <w:pPr>
              <w:ind w:firstLine="0"/>
            </w:pPr>
            <w:bookmarkStart w:id="155" w:name="_Ref197845533"/>
            <w:r>
              <w:t>(</w:t>
            </w:r>
            <w:r w:rsidR="00133DB9">
              <w:fldChar w:fldCharType="begin"/>
            </w:r>
            <w:r w:rsidR="00133DB9">
              <w:instrText xml:space="preserve"> SE</w:instrText>
            </w:r>
            <w:r w:rsidR="00133DB9">
              <w:instrText xml:space="preserve">Q Ecuación \* ARABIC </w:instrText>
            </w:r>
            <w:r w:rsidR="00133DB9">
              <w:fldChar w:fldCharType="separate"/>
            </w:r>
            <w:r w:rsidR="00C9395B">
              <w:rPr>
                <w:noProof/>
              </w:rPr>
              <w:t>2</w:t>
            </w:r>
            <w:r w:rsidR="00133DB9">
              <w:rPr>
                <w:noProof/>
              </w:rPr>
              <w:fldChar w:fldCharType="end"/>
            </w:r>
            <w:r>
              <w:t>)</w:t>
            </w:r>
            <w:bookmarkEnd w:id="155"/>
          </w:p>
        </w:tc>
      </w:tr>
    </w:tbl>
    <w:p w14:paraId="259C60E1" w14:textId="101FF0EA" w:rsidR="00C264E9" w:rsidRPr="00C264E9" w:rsidRDefault="00C264E9" w:rsidP="008545FD">
      <w:pPr>
        <w:pStyle w:val="Esetilofigura"/>
      </w:pPr>
      <w:bookmarkStart w:id="156" w:name="_Ref197845526"/>
      <w:bookmarkStart w:id="157" w:name="_Toc199533466"/>
      <w:bookmarkStart w:id="158" w:name="_Toc201090368"/>
      <w:r w:rsidRPr="00846418">
        <w:t xml:space="preserve">Figura </w:t>
      </w:r>
      <w:r w:rsidR="00133DB9">
        <w:fldChar w:fldCharType="begin"/>
      </w:r>
      <w:r w:rsidR="00133DB9">
        <w:instrText xml:space="preserve"> SEQ Figura \* ARABIC </w:instrText>
      </w:r>
      <w:r w:rsidR="00133DB9">
        <w:fldChar w:fldCharType="separate"/>
      </w:r>
      <w:r w:rsidR="00C9395B">
        <w:rPr>
          <w:noProof/>
        </w:rPr>
        <w:t>4</w:t>
      </w:r>
      <w:r w:rsidR="00133DB9">
        <w:rPr>
          <w:noProof/>
        </w:rPr>
        <w:fldChar w:fldCharType="end"/>
      </w:r>
      <w:bookmarkEnd w:id="156"/>
      <w:r w:rsidRPr="00C264E9">
        <w:br/>
      </w:r>
      <w:r w:rsidR="002B7AC2" w:rsidRPr="008545FD">
        <w:rPr>
          <w:b w:val="0"/>
          <w:bCs w:val="0"/>
          <w:i/>
          <w:iCs/>
        </w:rPr>
        <w:t>Función</w:t>
      </w:r>
      <w:r w:rsidRPr="008545FD">
        <w:rPr>
          <w:b w:val="0"/>
          <w:bCs w:val="0"/>
          <w:i/>
          <w:iCs/>
        </w:rPr>
        <w:t xml:space="preserve"> de paso binario</w:t>
      </w:r>
      <w:bookmarkEnd w:id="157"/>
      <w:bookmarkEnd w:id="158"/>
    </w:p>
    <w:p w14:paraId="1A0BE2CA" w14:textId="57CE1E00" w:rsidR="00A77BE7" w:rsidRDefault="00BC155A" w:rsidP="00C8325E">
      <w:pPr>
        <w:pStyle w:val="Prrafodelista"/>
        <w:spacing w:after="0" w:line="240" w:lineRule="auto"/>
        <w:ind w:left="0" w:firstLine="0"/>
        <w:jc w:val="center"/>
        <w:rPr>
          <w:rFonts w:eastAsiaTheme="minorEastAsia"/>
        </w:rPr>
      </w:pPr>
      <w:r>
        <w:rPr>
          <w:noProof/>
        </w:rPr>
        <w:drawing>
          <wp:inline distT="0" distB="0" distL="0" distR="0" wp14:anchorId="6DAFE9B2" wp14:editId="6E770C05">
            <wp:extent cx="3124200" cy="2381250"/>
            <wp:effectExtent l="152400" t="114300" r="133350" b="171450"/>
            <wp:docPr id="7" name="Imagen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25271" cy="238206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17B5A" w14:textId="14AD1394" w:rsidR="00C264E9" w:rsidRDefault="00C264E9" w:rsidP="008545FD">
      <w:pPr>
        <w:pStyle w:val="EstiloNota"/>
      </w:pPr>
      <w:r w:rsidRPr="00B02FCB">
        <w:rPr>
          <w:i/>
          <w:iCs/>
        </w:rPr>
        <w:t>Nota.</w:t>
      </w:r>
      <w:r>
        <w:t xml:space="preserve"> - </w:t>
      </w:r>
      <w:r w:rsidR="00FD6441" w:rsidRPr="008545FD">
        <w:rPr>
          <w:b w:val="0"/>
          <w:bCs w:val="0"/>
        </w:rPr>
        <w:t>F</w:t>
      </w:r>
      <w:r w:rsidRPr="008545FD">
        <w:rPr>
          <w:b w:val="0"/>
          <w:bCs w:val="0"/>
        </w:rPr>
        <w:t xml:space="preserve">unción de </w:t>
      </w:r>
      <w:r w:rsidR="00916376" w:rsidRPr="008545FD">
        <w:rPr>
          <w:b w:val="0"/>
          <w:bCs w:val="0"/>
        </w:rPr>
        <w:t>paso binario que depende de un valor umbral con la cual la neurona decide activarse o no</w:t>
      </w:r>
      <w:r w:rsidR="00FD6441" w:rsidRPr="008545FD">
        <w:rPr>
          <w:b w:val="0"/>
          <w:bCs w:val="0"/>
        </w:rPr>
        <w:t>. Adaptado de Activation Functions in Neural Networks [Imagen], por Pragati Baheti, 2021, v7 labs (https://www.v7labs.com/blog/neural-networks-activation-functions).</w:t>
      </w:r>
    </w:p>
    <w:p w14:paraId="4E797E76" w14:textId="5E288B9B" w:rsidR="005D3849" w:rsidRDefault="006422A4" w:rsidP="000E514B">
      <w:pPr>
        <w:pStyle w:val="Prrafodelista"/>
        <w:numPr>
          <w:ilvl w:val="0"/>
          <w:numId w:val="11"/>
        </w:numPr>
      </w:pPr>
      <w:r>
        <w:lastRenderedPageBreak/>
        <w:t xml:space="preserve">Función lineal. – </w:t>
      </w:r>
      <w:r w:rsidR="005D3849">
        <w:t xml:space="preserve">La función lineal es una de las funciones de activación más simples en redes neuronales. Su comportamiento consiste en devolver la misma salida que la entrada sin aplicar ningún tipo de transformación no lineal. En otras palabras, la activación neuronal es directamente proporcional al valor de entrada. Esto puede observarse en la </w:t>
      </w:r>
      <w:r w:rsidR="005D3849">
        <w:fldChar w:fldCharType="begin"/>
      </w:r>
      <w:r w:rsidR="005D3849">
        <w:instrText xml:space="preserve"> REF _Ref197845730 \h </w:instrText>
      </w:r>
      <w:r w:rsidR="005D3849">
        <w:fldChar w:fldCharType="separate"/>
      </w:r>
      <w:r w:rsidR="00C9395B" w:rsidRPr="00846418">
        <w:t xml:space="preserve">Figura </w:t>
      </w:r>
      <w:r w:rsidR="00C9395B">
        <w:rPr>
          <w:noProof/>
        </w:rPr>
        <w:t>5</w:t>
      </w:r>
      <w:r w:rsidR="005D3849">
        <w:fldChar w:fldCharType="end"/>
      </w:r>
      <w:r w:rsidR="005D3849">
        <w:t xml:space="preserve"> y se expresa matemáticamente en la Ecuación </w:t>
      </w:r>
      <w:r w:rsidR="005D3849">
        <w:fldChar w:fldCharType="begin"/>
      </w:r>
      <w:r w:rsidR="005D3849">
        <w:instrText xml:space="preserve"> REF _Ref197845617 \h </w:instrText>
      </w:r>
      <w:r w:rsidR="005D3849">
        <w:fldChar w:fldCharType="separate"/>
      </w:r>
      <w:r w:rsidR="00C9395B">
        <w:t>(</w:t>
      </w:r>
      <w:r w:rsidR="00C9395B">
        <w:rPr>
          <w:noProof/>
        </w:rPr>
        <w:t>3</w:t>
      </w:r>
      <w:r w:rsidR="00C9395B">
        <w:t>)</w:t>
      </w:r>
      <w:r w:rsidR="005D3849">
        <w:fldChar w:fldCharType="end"/>
      </w:r>
      <w:r w:rsidR="005D3849">
        <w:t>.</w:t>
      </w:r>
    </w:p>
    <w:p w14:paraId="07341084" w14:textId="226E8F67" w:rsidR="00AC51E7" w:rsidRDefault="005D3849" w:rsidP="00CA2768">
      <w:pPr>
        <w:pStyle w:val="Prrafodelista"/>
        <w:ind w:left="1440" w:firstLine="0"/>
      </w:pPr>
      <w:r>
        <w:t>Esta función es útil en modelos donde se requiere una salida continua, como en problemas de regresión. Sin embargo, su limitación principal es que no permite introducir no linealidad en la red, por lo que no es adecuada para resolver problemas complejos que requieren aprendizaje de patrones no lineales.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066C5B" w14:paraId="37492A83" w14:textId="77777777" w:rsidTr="00D34D23">
        <w:tc>
          <w:tcPr>
            <w:tcW w:w="500" w:type="pct"/>
          </w:tcPr>
          <w:p w14:paraId="5A6CDC24" w14:textId="77777777" w:rsidR="00066C5B" w:rsidRDefault="00066C5B" w:rsidP="007E007C">
            <w:pPr>
              <w:ind w:firstLine="0"/>
            </w:pPr>
          </w:p>
        </w:tc>
        <w:tc>
          <w:tcPr>
            <w:tcW w:w="4000" w:type="pct"/>
          </w:tcPr>
          <w:p w14:paraId="1D46479E" w14:textId="7796C229" w:rsidR="00066C5B" w:rsidRDefault="00066C5B"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=x</m:t>
                </m:r>
              </m:oMath>
            </m:oMathPara>
          </w:p>
        </w:tc>
        <w:tc>
          <w:tcPr>
            <w:tcW w:w="500" w:type="pct"/>
          </w:tcPr>
          <w:p w14:paraId="2C363983" w14:textId="60E2D1F2" w:rsidR="00066C5B" w:rsidRDefault="00066C5B" w:rsidP="007E007C">
            <w:pPr>
              <w:ind w:firstLine="0"/>
            </w:pPr>
            <w:bookmarkStart w:id="159" w:name="_Ref197845617"/>
            <w:r>
              <w:t>(</w:t>
            </w:r>
            <w:r w:rsidR="00133DB9">
              <w:fldChar w:fldCharType="begin"/>
            </w:r>
            <w:r w:rsidR="00133DB9">
              <w:instrText xml:space="preserve"> SEQ Ecuación \* ARABIC </w:instrText>
            </w:r>
            <w:r w:rsidR="00133DB9">
              <w:fldChar w:fldCharType="separate"/>
            </w:r>
            <w:r w:rsidR="00C9395B">
              <w:rPr>
                <w:noProof/>
              </w:rPr>
              <w:t>3</w:t>
            </w:r>
            <w:r w:rsidR="00133DB9">
              <w:rPr>
                <w:noProof/>
              </w:rPr>
              <w:fldChar w:fldCharType="end"/>
            </w:r>
            <w:r>
              <w:t>)</w:t>
            </w:r>
            <w:bookmarkEnd w:id="159"/>
          </w:p>
        </w:tc>
      </w:tr>
    </w:tbl>
    <w:p w14:paraId="426A81C4" w14:textId="332D0CF0" w:rsidR="00066C5B" w:rsidRPr="00066C5B" w:rsidRDefault="00066C5B" w:rsidP="008545FD">
      <w:pPr>
        <w:pStyle w:val="Esetilofigura"/>
      </w:pPr>
      <w:bookmarkStart w:id="160" w:name="_Ref197845730"/>
      <w:bookmarkStart w:id="161" w:name="_Ref197845608"/>
      <w:bookmarkStart w:id="162" w:name="_Toc199533467"/>
      <w:bookmarkStart w:id="163" w:name="_Toc201090369"/>
      <w:r w:rsidRPr="00846418">
        <w:t xml:space="preserve">Figura </w:t>
      </w:r>
      <w:r w:rsidR="00133DB9">
        <w:fldChar w:fldCharType="begin"/>
      </w:r>
      <w:r w:rsidR="00133DB9">
        <w:instrText xml:space="preserve"> SEQ Figura \* ARABIC </w:instrText>
      </w:r>
      <w:r w:rsidR="00133DB9">
        <w:fldChar w:fldCharType="separate"/>
      </w:r>
      <w:r w:rsidR="00C9395B">
        <w:rPr>
          <w:noProof/>
        </w:rPr>
        <w:t>5</w:t>
      </w:r>
      <w:r w:rsidR="00133DB9">
        <w:rPr>
          <w:noProof/>
        </w:rPr>
        <w:fldChar w:fldCharType="end"/>
      </w:r>
      <w:bookmarkEnd w:id="160"/>
      <w:r w:rsidRPr="00066C5B">
        <w:br/>
      </w:r>
      <w:r w:rsidR="0033452A" w:rsidRPr="008545FD">
        <w:rPr>
          <w:b w:val="0"/>
          <w:bCs w:val="0"/>
          <w:i/>
          <w:iCs/>
        </w:rPr>
        <w:t>Función</w:t>
      </w:r>
      <w:r w:rsidRPr="008545FD">
        <w:rPr>
          <w:b w:val="0"/>
          <w:bCs w:val="0"/>
          <w:i/>
          <w:iCs/>
        </w:rPr>
        <w:t xml:space="preserve"> de </w:t>
      </w:r>
      <w:r w:rsidR="0033452A" w:rsidRPr="008545FD">
        <w:rPr>
          <w:b w:val="0"/>
          <w:bCs w:val="0"/>
          <w:i/>
          <w:iCs/>
        </w:rPr>
        <w:t>activación</w:t>
      </w:r>
      <w:r w:rsidRPr="008545FD">
        <w:rPr>
          <w:b w:val="0"/>
          <w:bCs w:val="0"/>
          <w:i/>
          <w:iCs/>
        </w:rPr>
        <w:t xml:space="preserve"> linea</w:t>
      </w:r>
      <w:r w:rsidR="0033452A" w:rsidRPr="008545FD">
        <w:rPr>
          <w:b w:val="0"/>
          <w:bCs w:val="0"/>
          <w:i/>
          <w:iCs/>
        </w:rPr>
        <w:t>l</w:t>
      </w:r>
      <w:bookmarkEnd w:id="161"/>
      <w:bookmarkEnd w:id="162"/>
      <w:bookmarkEnd w:id="163"/>
    </w:p>
    <w:p w14:paraId="38502321" w14:textId="4F7067FD" w:rsidR="006422A4" w:rsidRDefault="00BC155A" w:rsidP="00734BD8">
      <w:pPr>
        <w:pStyle w:val="Prrafodelista"/>
        <w:spacing w:after="0" w:line="240" w:lineRule="auto"/>
        <w:ind w:left="0" w:firstLine="0"/>
        <w:jc w:val="center"/>
        <w:rPr>
          <w:rFonts w:eastAsiaTheme="minorEastAsia"/>
        </w:rPr>
      </w:pPr>
      <w:r>
        <w:rPr>
          <w:noProof/>
        </w:rPr>
        <w:drawing>
          <wp:inline distT="0" distB="0" distL="0" distR="0" wp14:anchorId="2114BE75" wp14:editId="7409595D">
            <wp:extent cx="2438400" cy="1891030"/>
            <wp:effectExtent l="133350" t="114300" r="133350" b="1663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98811" cy="19378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5245D4" w14:textId="00A8B423" w:rsidR="00BC155A" w:rsidRDefault="00066C5B" w:rsidP="008545FD">
      <w:pPr>
        <w:pStyle w:val="EstiloNota"/>
      </w:pPr>
      <w:r w:rsidRPr="00B02FCB">
        <w:rPr>
          <w:i/>
          <w:iCs/>
        </w:rPr>
        <w:t>Nota.</w:t>
      </w:r>
      <w:r>
        <w:t xml:space="preserve"> – </w:t>
      </w:r>
      <w:r w:rsidR="00FD6441" w:rsidRPr="008545FD">
        <w:rPr>
          <w:b w:val="0"/>
          <w:bCs w:val="0"/>
        </w:rPr>
        <w:t xml:space="preserve">Función </w:t>
      </w:r>
      <w:r w:rsidRPr="008545FD">
        <w:rPr>
          <w:b w:val="0"/>
          <w:bCs w:val="0"/>
        </w:rPr>
        <w:t>de activación también conocida como no activación o función de identidad</w:t>
      </w:r>
      <w:r w:rsidR="00FD6441" w:rsidRPr="008545FD">
        <w:rPr>
          <w:b w:val="0"/>
          <w:bCs w:val="0"/>
        </w:rPr>
        <w:t>. Adaptado de Activation Functions in Neural Networks [Imagen], por Pragati Baheti, 2021, v7 labs (https://www.v7labs.com/blog/neural-networks-activation-functions).</w:t>
      </w:r>
      <w:r w:rsidR="00FD6441">
        <w:t xml:space="preserve"> </w:t>
      </w:r>
    </w:p>
    <w:p w14:paraId="75A1FC4A" w14:textId="6FEB74A6" w:rsidR="0040617F" w:rsidRDefault="00F626E7" w:rsidP="000E514B">
      <w:pPr>
        <w:pStyle w:val="Prrafodelista"/>
        <w:numPr>
          <w:ilvl w:val="0"/>
          <w:numId w:val="11"/>
        </w:numPr>
        <w:ind w:firstLine="0"/>
      </w:pPr>
      <w:r>
        <w:lastRenderedPageBreak/>
        <w:t>Función sigmoidea</w:t>
      </w:r>
      <w:r w:rsidR="0040617F">
        <w:t xml:space="preserve"> o Logística</w:t>
      </w:r>
      <w:r>
        <w:t xml:space="preserve">. - </w:t>
      </w:r>
      <w:r w:rsidR="0040617F">
        <w:t xml:space="preserve">La función es ampliamente utilizada en redes neuronales, especialmente en modelos donde se requiere una interpretación probabilística de la salida. Esta función presenta una curva en forma de "S" suave, como se muestra en la </w:t>
      </w:r>
      <w:r w:rsidR="0040617F">
        <w:fldChar w:fldCharType="begin"/>
      </w:r>
      <w:r w:rsidR="0040617F">
        <w:instrText xml:space="preserve"> REF _Ref197846029 \h </w:instrText>
      </w:r>
      <w:r w:rsidR="0040617F">
        <w:fldChar w:fldCharType="separate"/>
      </w:r>
      <w:r w:rsidR="00C9395B" w:rsidRPr="00846418">
        <w:t xml:space="preserve">Figura </w:t>
      </w:r>
      <w:r w:rsidR="00C9395B">
        <w:rPr>
          <w:noProof/>
        </w:rPr>
        <w:t>6</w:t>
      </w:r>
      <w:r w:rsidR="0040617F">
        <w:fldChar w:fldCharType="end"/>
      </w:r>
      <w:r w:rsidR="0040617F">
        <w:t xml:space="preserve">, y su expresión matemática está representada en la Ecuación </w:t>
      </w:r>
      <w:r w:rsidR="0040617F">
        <w:fldChar w:fldCharType="begin"/>
      </w:r>
      <w:r w:rsidR="0040617F">
        <w:instrText xml:space="preserve"> REF _Ref197846059 \h </w:instrText>
      </w:r>
      <w:r w:rsidR="0040617F">
        <w:fldChar w:fldCharType="separate"/>
      </w:r>
      <w:r w:rsidR="00C9395B">
        <w:t>(</w:t>
      </w:r>
      <w:r w:rsidR="00C9395B">
        <w:rPr>
          <w:noProof/>
        </w:rPr>
        <w:t>4</w:t>
      </w:r>
      <w:r w:rsidR="00C9395B">
        <w:t>)</w:t>
      </w:r>
      <w:r w:rsidR="0040617F">
        <w:fldChar w:fldCharType="end"/>
      </w:r>
      <w:r w:rsidR="0040617F">
        <w:t>.</w:t>
      </w:r>
      <w:r w:rsidR="0053262C">
        <w:t xml:space="preserve"> </w:t>
      </w:r>
      <w:r w:rsidR="0040617F">
        <w:t>Su valor de salida se encuentra en el rango de 0 a 1, aproximándose a 1 a medida que la entrada crece, y acercándose a 0 a medida que la entrada decrece. Esta propiedad la hace útil en tareas de clasificación binaria. Sin embargo, tiene desventajas como la saturación en sus extremos y el problema del desvanecimiento del gradiente, lo que puede dificultar el entrenamiento de redes profundas.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33452A" w14:paraId="42CD283B" w14:textId="77777777" w:rsidTr="00D34D23">
        <w:tc>
          <w:tcPr>
            <w:tcW w:w="500" w:type="pct"/>
          </w:tcPr>
          <w:p w14:paraId="51B1863B" w14:textId="77777777" w:rsidR="0033452A" w:rsidRDefault="0033452A" w:rsidP="007E007C">
            <w:pPr>
              <w:ind w:firstLine="0"/>
            </w:pPr>
          </w:p>
        </w:tc>
        <w:tc>
          <w:tcPr>
            <w:tcW w:w="4000" w:type="pct"/>
          </w:tcPr>
          <w:p w14:paraId="2277668B" w14:textId="60C0716A" w:rsidR="0033452A" w:rsidRDefault="0033452A" w:rsidP="007E007C">
            <w:pPr>
              <w:ind w:firstLine="0"/>
            </w:pPr>
            <m:oMathPara>
              <m:oMath>
                <m:r>
                  <m:rPr>
                    <m:sty m:val="p"/>
                  </m:rP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59A5A58E" w14:textId="0A13F2EE" w:rsidR="0033452A" w:rsidRDefault="0033452A" w:rsidP="007E007C">
            <w:pPr>
              <w:ind w:firstLine="0"/>
            </w:pPr>
            <w:bookmarkStart w:id="164" w:name="_Ref197846059"/>
            <w:r>
              <w:t>(</w:t>
            </w:r>
            <w:r w:rsidR="00133DB9">
              <w:fldChar w:fldCharType="begin"/>
            </w:r>
            <w:r w:rsidR="00133DB9">
              <w:instrText xml:space="preserve"> SEQ Ecuación \* ARABIC </w:instrText>
            </w:r>
            <w:r w:rsidR="00133DB9">
              <w:fldChar w:fldCharType="separate"/>
            </w:r>
            <w:r w:rsidR="00C9395B">
              <w:rPr>
                <w:noProof/>
              </w:rPr>
              <w:t>4</w:t>
            </w:r>
            <w:r w:rsidR="00133DB9">
              <w:rPr>
                <w:noProof/>
              </w:rPr>
              <w:fldChar w:fldCharType="end"/>
            </w:r>
            <w:r>
              <w:t>)</w:t>
            </w:r>
            <w:bookmarkEnd w:id="164"/>
          </w:p>
        </w:tc>
      </w:tr>
    </w:tbl>
    <w:p w14:paraId="2A0418BE" w14:textId="1782FC02" w:rsidR="0033452A" w:rsidRPr="00C264E9" w:rsidRDefault="0033452A" w:rsidP="008545FD">
      <w:pPr>
        <w:pStyle w:val="Esetilofigura"/>
      </w:pPr>
      <w:bookmarkStart w:id="165" w:name="_Ref197846029"/>
      <w:bookmarkStart w:id="166" w:name="_Toc199533468"/>
      <w:bookmarkStart w:id="167" w:name="_Toc201090370"/>
      <w:r w:rsidRPr="00846418">
        <w:t xml:space="preserve">Figura </w:t>
      </w:r>
      <w:r w:rsidR="00133DB9">
        <w:fldChar w:fldCharType="begin"/>
      </w:r>
      <w:r w:rsidR="00133DB9">
        <w:instrText xml:space="preserve"> SEQ Figura \* ARABIC </w:instrText>
      </w:r>
      <w:r w:rsidR="00133DB9">
        <w:fldChar w:fldCharType="separate"/>
      </w:r>
      <w:r w:rsidR="00C9395B">
        <w:rPr>
          <w:noProof/>
        </w:rPr>
        <w:t>6</w:t>
      </w:r>
      <w:r w:rsidR="00133DB9">
        <w:rPr>
          <w:noProof/>
        </w:rPr>
        <w:fldChar w:fldCharType="end"/>
      </w:r>
      <w:bookmarkEnd w:id="165"/>
      <w:r w:rsidRPr="00C264E9">
        <w:br/>
      </w:r>
      <w:r w:rsidRPr="008545FD">
        <w:rPr>
          <w:b w:val="0"/>
          <w:bCs w:val="0"/>
        </w:rPr>
        <w:t>Función de activación Sigmoid/Logistic</w:t>
      </w:r>
      <w:bookmarkEnd w:id="166"/>
      <w:bookmarkEnd w:id="167"/>
    </w:p>
    <w:p w14:paraId="205459EF" w14:textId="3E6F5CE5" w:rsidR="00BC155A" w:rsidRDefault="00BC155A" w:rsidP="00C8325E">
      <w:pPr>
        <w:pStyle w:val="Prrafodelista"/>
        <w:spacing w:after="0" w:line="240" w:lineRule="auto"/>
        <w:ind w:left="0" w:firstLine="0"/>
        <w:jc w:val="center"/>
      </w:pPr>
      <w:r>
        <w:rPr>
          <w:noProof/>
        </w:rPr>
        <w:drawing>
          <wp:inline distT="0" distB="0" distL="0" distR="0" wp14:anchorId="3C17CE7F" wp14:editId="6E269752">
            <wp:extent cx="2526723" cy="1880235"/>
            <wp:effectExtent l="133350" t="114300" r="140335" b="158115"/>
            <wp:docPr id="9" name="Imagen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65574" cy="19091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4B9874" w14:textId="6E421F6D" w:rsidR="00BC155A" w:rsidRDefault="0033452A" w:rsidP="008545FD">
      <w:pPr>
        <w:pStyle w:val="EstiloNota"/>
      </w:pPr>
      <w:r w:rsidRPr="00B02FCB">
        <w:rPr>
          <w:i/>
          <w:iCs/>
        </w:rPr>
        <w:t>Nota</w:t>
      </w:r>
      <w:r>
        <w:t xml:space="preserve">. </w:t>
      </w:r>
      <w:r w:rsidR="00FD6441">
        <w:t>–</w:t>
      </w:r>
      <w:r>
        <w:t xml:space="preserve"> </w:t>
      </w:r>
      <w:r w:rsidR="00FD6441" w:rsidRPr="008545FD">
        <w:rPr>
          <w:b w:val="0"/>
          <w:bCs w:val="0"/>
        </w:rPr>
        <w:t xml:space="preserve">Función </w:t>
      </w:r>
      <w:r w:rsidRPr="008545FD">
        <w:rPr>
          <w:b w:val="0"/>
          <w:bCs w:val="0"/>
        </w:rPr>
        <w:t>de activación no lineal sigmoid/logistic</w:t>
      </w:r>
      <w:r w:rsidR="00FD6441" w:rsidRPr="008545FD">
        <w:rPr>
          <w:b w:val="0"/>
          <w:bCs w:val="0"/>
        </w:rPr>
        <w:t>. Adaptado de Activation Functions in Neural Networks [Imagen], por Pragati Baheti, 2021, v7 labs (https://www.v7labs.com/blog/neural-networks-activation-functions).</w:t>
      </w:r>
    </w:p>
    <w:p w14:paraId="5C13D714" w14:textId="6525F93D" w:rsidR="00C264E9" w:rsidRDefault="00D944F1" w:rsidP="000E514B">
      <w:pPr>
        <w:pStyle w:val="Prrafodelista"/>
        <w:numPr>
          <w:ilvl w:val="0"/>
          <w:numId w:val="11"/>
        </w:numPr>
      </w:pPr>
      <w:r>
        <w:lastRenderedPageBreak/>
        <w:t>Función</w:t>
      </w:r>
      <w:r w:rsidR="00F626E7">
        <w:t xml:space="preserve"> de tangente </w:t>
      </w:r>
      <w:r>
        <w:t>hiperbólica</w:t>
      </w:r>
      <w:r w:rsidR="0040617F">
        <w:t xml:space="preserve"> (tanh)</w:t>
      </w:r>
      <w:r>
        <w:t>. -</w:t>
      </w:r>
      <w:r w:rsidR="00F626E7">
        <w:t xml:space="preserve"> </w:t>
      </w:r>
      <w:r w:rsidR="0040617F">
        <w:t xml:space="preserve">La función de tangente hiperbólica, representada en la </w:t>
      </w:r>
      <w:r w:rsidR="0040617F">
        <w:fldChar w:fldCharType="begin"/>
      </w:r>
      <w:r w:rsidR="0040617F">
        <w:instrText xml:space="preserve"> REF _Ref197846093 \h </w:instrText>
      </w:r>
      <w:r w:rsidR="0040617F">
        <w:fldChar w:fldCharType="separate"/>
      </w:r>
      <w:r w:rsidR="00C9395B" w:rsidRPr="00846418">
        <w:t xml:space="preserve">Figura </w:t>
      </w:r>
      <w:r w:rsidR="00C9395B">
        <w:rPr>
          <w:noProof/>
        </w:rPr>
        <w:t>7</w:t>
      </w:r>
      <w:r w:rsidR="0040617F">
        <w:fldChar w:fldCharType="end"/>
      </w:r>
      <w:r w:rsidR="0040617F">
        <w:t xml:space="preserve"> y en la Ecuación </w:t>
      </w:r>
      <w:r w:rsidR="0040617F">
        <w:fldChar w:fldCharType="begin"/>
      </w:r>
      <w:r w:rsidR="0040617F">
        <w:instrText xml:space="preserve"> REF _Ref197846123 \h </w:instrText>
      </w:r>
      <w:r w:rsidR="0040617F">
        <w:fldChar w:fldCharType="separate"/>
      </w:r>
      <w:r w:rsidR="00C9395B">
        <w:t>(</w:t>
      </w:r>
      <w:r w:rsidR="00C9395B">
        <w:rPr>
          <w:noProof/>
        </w:rPr>
        <w:t>5</w:t>
      </w:r>
      <w:r w:rsidR="00C9395B">
        <w:t>)</w:t>
      </w:r>
      <w:r w:rsidR="0040617F">
        <w:fldChar w:fldCharType="end"/>
      </w:r>
      <w:r w:rsidR="0040617F">
        <w:t>, también tiene forma de “S”, pero a diferencia de la función sigmoide, su rango de salida esta va de -1 a 1. Esta característica le otorga una ventaja significativa al estar centrada en cero, lo que facilita el aprendizaje y la convergencia en modelos entrenados mediante retro propagación, mejorando así el desempeño en comparación con la función sigmoide en algunos escenarios de aprendizaje profundo.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C264E9" w14:paraId="076A2F09" w14:textId="77777777" w:rsidTr="00D34D23">
        <w:tc>
          <w:tcPr>
            <w:tcW w:w="500" w:type="pct"/>
          </w:tcPr>
          <w:p w14:paraId="04E5A1DB" w14:textId="77777777" w:rsidR="00C264E9" w:rsidRDefault="00C264E9" w:rsidP="007E007C">
            <w:pPr>
              <w:ind w:firstLine="0"/>
            </w:pPr>
          </w:p>
        </w:tc>
        <w:tc>
          <w:tcPr>
            <w:tcW w:w="4000" w:type="pct"/>
          </w:tcPr>
          <w:p w14:paraId="787EFC7D" w14:textId="43DBAA04" w:rsidR="00C264E9" w:rsidRDefault="00C264E9"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 xml:space="preserve"> - </m:t>
                    </m:r>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3AA92E83" w14:textId="6B1D5E15" w:rsidR="00C264E9" w:rsidRDefault="00C264E9" w:rsidP="007E007C">
            <w:pPr>
              <w:ind w:firstLine="0"/>
            </w:pPr>
            <w:bookmarkStart w:id="168" w:name="_Ref197846123"/>
            <w:r>
              <w:t>(</w:t>
            </w:r>
            <w:r w:rsidR="00133DB9">
              <w:fldChar w:fldCharType="begin"/>
            </w:r>
            <w:r w:rsidR="00133DB9">
              <w:instrText xml:space="preserve"> SEQ Ecuación \* ARABIC </w:instrText>
            </w:r>
            <w:r w:rsidR="00133DB9">
              <w:fldChar w:fldCharType="separate"/>
            </w:r>
            <w:r w:rsidR="00C9395B">
              <w:rPr>
                <w:noProof/>
              </w:rPr>
              <w:t>5</w:t>
            </w:r>
            <w:r w:rsidR="00133DB9">
              <w:rPr>
                <w:noProof/>
              </w:rPr>
              <w:fldChar w:fldCharType="end"/>
            </w:r>
            <w:r>
              <w:t>)</w:t>
            </w:r>
            <w:bookmarkEnd w:id="168"/>
          </w:p>
        </w:tc>
      </w:tr>
    </w:tbl>
    <w:p w14:paraId="4E8B36F6" w14:textId="5AAEB36E" w:rsidR="00C264E9" w:rsidRPr="00C264E9" w:rsidRDefault="00C264E9" w:rsidP="008545FD">
      <w:pPr>
        <w:pStyle w:val="Esetilofigura"/>
      </w:pPr>
      <w:bookmarkStart w:id="169" w:name="_Ref197846093"/>
      <w:bookmarkStart w:id="170" w:name="_Toc199533469"/>
      <w:bookmarkStart w:id="171" w:name="_Toc201090371"/>
      <w:r w:rsidRPr="00846418">
        <w:t xml:space="preserve">Figura </w:t>
      </w:r>
      <w:r w:rsidR="00133DB9">
        <w:fldChar w:fldCharType="begin"/>
      </w:r>
      <w:r w:rsidR="00133DB9">
        <w:instrText xml:space="preserve"> SEQ Figura \* ARABIC </w:instrText>
      </w:r>
      <w:r w:rsidR="00133DB9">
        <w:fldChar w:fldCharType="separate"/>
      </w:r>
      <w:r w:rsidR="00C9395B">
        <w:rPr>
          <w:noProof/>
        </w:rPr>
        <w:t>7</w:t>
      </w:r>
      <w:r w:rsidR="00133DB9">
        <w:rPr>
          <w:noProof/>
        </w:rPr>
        <w:fldChar w:fldCharType="end"/>
      </w:r>
      <w:bookmarkEnd w:id="169"/>
      <w:r w:rsidRPr="00C264E9">
        <w:br/>
      </w:r>
      <w:r w:rsidR="00B663C0" w:rsidRPr="008545FD">
        <w:rPr>
          <w:b w:val="0"/>
          <w:bCs w:val="0"/>
          <w:i/>
          <w:iCs/>
        </w:rPr>
        <w:t>Función</w:t>
      </w:r>
      <w:r w:rsidRPr="008545FD">
        <w:rPr>
          <w:b w:val="0"/>
          <w:bCs w:val="0"/>
          <w:i/>
          <w:iCs/>
        </w:rPr>
        <w:t xml:space="preserve"> Tanh</w:t>
      </w:r>
      <w:bookmarkEnd w:id="170"/>
      <w:bookmarkEnd w:id="171"/>
    </w:p>
    <w:p w14:paraId="614A3C6B" w14:textId="0B5063B0" w:rsidR="000432D8" w:rsidRDefault="000432D8" w:rsidP="0040617F">
      <w:pPr>
        <w:pStyle w:val="Prrafodelista"/>
        <w:spacing w:after="0" w:line="240" w:lineRule="auto"/>
        <w:ind w:left="0" w:firstLine="0"/>
        <w:jc w:val="center"/>
      </w:pPr>
      <w:r>
        <w:rPr>
          <w:noProof/>
        </w:rPr>
        <w:drawing>
          <wp:inline distT="0" distB="0" distL="0" distR="0" wp14:anchorId="6CF094F5" wp14:editId="46738F09">
            <wp:extent cx="3154680" cy="2475230"/>
            <wp:effectExtent l="152400" t="114300" r="121920" b="172720"/>
            <wp:docPr id="10" name="Imagen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54680" cy="24752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1C53736" w14:textId="51E4AB5B" w:rsidR="00C264E9" w:rsidRDefault="00C264E9" w:rsidP="008545FD">
      <w:pPr>
        <w:pStyle w:val="EstiloNota"/>
      </w:pPr>
      <w:r w:rsidRPr="00B02FCB">
        <w:rPr>
          <w:i/>
          <w:iCs/>
        </w:rPr>
        <w:t>Nota.</w:t>
      </w:r>
      <w:r>
        <w:t xml:space="preserve"> - </w:t>
      </w:r>
      <w:r w:rsidR="00FD6441" w:rsidRPr="008545FD">
        <w:rPr>
          <w:b w:val="0"/>
          <w:bCs w:val="0"/>
        </w:rPr>
        <w:t>Funcion</w:t>
      </w:r>
      <w:r w:rsidRPr="008545FD">
        <w:rPr>
          <w:b w:val="0"/>
          <w:bCs w:val="0"/>
        </w:rPr>
        <w:t xml:space="preserve"> </w:t>
      </w:r>
      <w:r w:rsidR="00916376" w:rsidRPr="008545FD">
        <w:rPr>
          <w:b w:val="0"/>
          <w:bCs w:val="0"/>
        </w:rPr>
        <w:t>Tanh similar a la función de actiivacion sigmoid/logistic con la diferencia en el rango de salida que admite -1 a 1</w:t>
      </w:r>
      <w:r w:rsidR="00FD6441" w:rsidRPr="008545FD">
        <w:rPr>
          <w:b w:val="0"/>
          <w:bCs w:val="0"/>
        </w:rPr>
        <w:t>. Adaptado de Activation Functions in Neural Networks [Imagen], por Pragati Baheti, 2021, v7 labs (https://www.v7labs.com/blog/neural-networks-activation-functions).</w:t>
      </w:r>
    </w:p>
    <w:p w14:paraId="72939B99" w14:textId="35FEF3E1" w:rsidR="00F626E7" w:rsidRDefault="00D944F1" w:rsidP="000E514B">
      <w:pPr>
        <w:pStyle w:val="Prrafodelista"/>
        <w:numPr>
          <w:ilvl w:val="0"/>
          <w:numId w:val="11"/>
        </w:numPr>
      </w:pPr>
      <w:r>
        <w:lastRenderedPageBreak/>
        <w:t xml:space="preserve">Funcion </w:t>
      </w:r>
      <w:r w:rsidR="00C264E9">
        <w:t>ReLU</w:t>
      </w:r>
      <w:r w:rsidR="002B4733">
        <w:t xml:space="preserve"> (</w:t>
      </w:r>
      <w:r w:rsidR="002B4733" w:rsidRPr="002B4733">
        <w:t>Rectified Linear Unit</w:t>
      </w:r>
      <w:r w:rsidR="002B4733">
        <w:t>)</w:t>
      </w:r>
      <w:r w:rsidR="00C264E9">
        <w:t xml:space="preserve">. </w:t>
      </w:r>
      <w:r w:rsidR="00916376">
        <w:t>–</w:t>
      </w:r>
      <w:r>
        <w:t xml:space="preserve"> </w:t>
      </w:r>
      <w:r w:rsidR="002B4733">
        <w:t xml:space="preserve">es una de las funciones de activación más utilizadas en redes neuronales, especialmente en redes convolucionales. Como se muestra en la </w:t>
      </w:r>
      <w:r w:rsidR="002B4733">
        <w:fldChar w:fldCharType="begin"/>
      </w:r>
      <w:r w:rsidR="002B4733">
        <w:instrText xml:space="preserve"> REF _Ref197846186 \h </w:instrText>
      </w:r>
      <w:r w:rsidR="002B4733">
        <w:fldChar w:fldCharType="separate"/>
      </w:r>
      <w:r w:rsidR="00C9395B" w:rsidRPr="00846418">
        <w:t xml:space="preserve">Figura </w:t>
      </w:r>
      <w:r w:rsidR="00C9395B">
        <w:rPr>
          <w:noProof/>
        </w:rPr>
        <w:t>8</w:t>
      </w:r>
      <w:r w:rsidR="002B4733">
        <w:fldChar w:fldCharType="end"/>
      </w:r>
      <w:r w:rsidR="002B4733">
        <w:t xml:space="preserve"> y en la Ecuación </w:t>
      </w:r>
      <w:r w:rsidR="002B4733">
        <w:fldChar w:fldCharType="begin"/>
      </w:r>
      <w:r w:rsidR="002B4733">
        <w:instrText xml:space="preserve"> REF _Ref197846156 \h </w:instrText>
      </w:r>
      <w:r w:rsidR="002B4733">
        <w:fldChar w:fldCharType="separate"/>
      </w:r>
      <w:r w:rsidR="00C9395B">
        <w:t>(</w:t>
      </w:r>
      <w:r w:rsidR="00C9395B">
        <w:rPr>
          <w:noProof/>
        </w:rPr>
        <w:t>6</w:t>
      </w:r>
      <w:r w:rsidR="00C9395B">
        <w:t>)</w:t>
      </w:r>
      <w:r w:rsidR="002B4733">
        <w:fldChar w:fldCharType="end"/>
      </w:r>
      <w:r w:rsidR="002B4733">
        <w:t>, esta función devuelve el mismo valor de entrada si este es positivo, y 0 si es negativo, introduce no linealidad sin saturación en el rango positivo y permite una retropropagación</w:t>
      </w:r>
      <w:r w:rsidR="002B4733">
        <w:rPr>
          <w:rStyle w:val="Refdenotaalpie"/>
        </w:rPr>
        <w:footnoteReference w:id="15"/>
      </w:r>
      <w:r w:rsidR="002B4733">
        <w:t xml:space="preserve"> eficiente gracias a su derivada simple. Además, al no activar todas las neuronas simultáneamente, reduce el riesgo de co-adaptación entre nodos. Sin embargo, puede sufrir del problema de neuronas muertas</w:t>
      </w:r>
      <w:r w:rsidR="002B4733">
        <w:rPr>
          <w:rStyle w:val="Refdenotaalpie"/>
        </w:rPr>
        <w:footnoteReference w:id="16"/>
      </w:r>
      <w:r w:rsidR="002B4733">
        <w:t>, por lo que se han desarrollado variantes como Leaky ReLU o ReLU Paramétrica para mitigar esta limitación.</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C264E9" w14:paraId="67AF3615" w14:textId="77777777" w:rsidTr="00D34D23">
        <w:tc>
          <w:tcPr>
            <w:tcW w:w="500" w:type="pct"/>
          </w:tcPr>
          <w:p w14:paraId="693EF1E9" w14:textId="77777777" w:rsidR="00C264E9" w:rsidRDefault="00C264E9" w:rsidP="007E007C">
            <w:pPr>
              <w:ind w:firstLine="0"/>
            </w:pPr>
          </w:p>
        </w:tc>
        <w:tc>
          <w:tcPr>
            <w:tcW w:w="4000" w:type="pct"/>
          </w:tcPr>
          <w:p w14:paraId="2ED362B8" w14:textId="6981D6B0" w:rsidR="00C264E9" w:rsidRDefault="00C264E9"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=max</m:t>
                </m:r>
                <m:d>
                  <m:dPr>
                    <m:ctrlPr>
                      <w:rPr>
                        <w:rFonts w:ascii="Cambria Math" w:eastAsiaTheme="minorEastAsia" w:hAnsi="Cambria Math"/>
                        <w:i/>
                      </w:rPr>
                    </m:ctrlPr>
                  </m:dPr>
                  <m:e>
                    <m:r>
                      <w:rPr>
                        <w:rFonts w:ascii="Cambria Math" w:eastAsiaTheme="minorEastAsia" w:hAnsi="Cambria Math"/>
                      </w:rPr>
                      <m:t>0,x</m:t>
                    </m:r>
                  </m:e>
                </m:d>
              </m:oMath>
            </m:oMathPara>
          </w:p>
        </w:tc>
        <w:tc>
          <w:tcPr>
            <w:tcW w:w="500" w:type="pct"/>
          </w:tcPr>
          <w:p w14:paraId="7E7EF5F8" w14:textId="083EB395" w:rsidR="00C264E9" w:rsidRDefault="00C264E9" w:rsidP="007E007C">
            <w:pPr>
              <w:ind w:firstLine="0"/>
            </w:pPr>
            <w:bookmarkStart w:id="172" w:name="_Ref197846156"/>
            <w:r>
              <w:t>(</w:t>
            </w:r>
            <w:r w:rsidR="00133DB9">
              <w:fldChar w:fldCharType="begin"/>
            </w:r>
            <w:r w:rsidR="00133DB9">
              <w:instrText xml:space="preserve"> SEQ Ecuación \* ARABIC </w:instrText>
            </w:r>
            <w:r w:rsidR="00133DB9">
              <w:fldChar w:fldCharType="separate"/>
            </w:r>
            <w:r w:rsidR="00C9395B">
              <w:rPr>
                <w:noProof/>
              </w:rPr>
              <w:t>6</w:t>
            </w:r>
            <w:r w:rsidR="00133DB9">
              <w:rPr>
                <w:noProof/>
              </w:rPr>
              <w:fldChar w:fldCharType="end"/>
            </w:r>
            <w:r>
              <w:t>)</w:t>
            </w:r>
            <w:bookmarkEnd w:id="172"/>
          </w:p>
        </w:tc>
      </w:tr>
    </w:tbl>
    <w:p w14:paraId="5FE8B884" w14:textId="37727F10" w:rsidR="00C264E9" w:rsidRPr="00C264E9" w:rsidRDefault="00C264E9" w:rsidP="008545FD">
      <w:pPr>
        <w:pStyle w:val="Esetilofigura"/>
      </w:pPr>
      <w:bookmarkStart w:id="173" w:name="_Ref197846186"/>
      <w:bookmarkStart w:id="174" w:name="_Toc199533470"/>
      <w:bookmarkStart w:id="175" w:name="_Toc201090372"/>
      <w:r w:rsidRPr="00846418">
        <w:t xml:space="preserve">Figura </w:t>
      </w:r>
      <w:r w:rsidR="00133DB9">
        <w:fldChar w:fldCharType="begin"/>
      </w:r>
      <w:r w:rsidR="00133DB9">
        <w:instrText xml:space="preserve"> SEQ Figura \* ARABIC </w:instrText>
      </w:r>
      <w:r w:rsidR="00133DB9">
        <w:fldChar w:fldCharType="separate"/>
      </w:r>
      <w:r w:rsidR="00C9395B">
        <w:rPr>
          <w:noProof/>
        </w:rPr>
        <w:t>8</w:t>
      </w:r>
      <w:r w:rsidR="00133DB9">
        <w:rPr>
          <w:noProof/>
        </w:rPr>
        <w:fldChar w:fldCharType="end"/>
      </w:r>
      <w:bookmarkEnd w:id="173"/>
      <w:r w:rsidRPr="00C264E9">
        <w:br/>
      </w:r>
      <w:r w:rsidR="00B663C0" w:rsidRPr="008545FD">
        <w:rPr>
          <w:b w:val="0"/>
          <w:bCs w:val="0"/>
          <w:i/>
          <w:iCs/>
        </w:rPr>
        <w:t>Función</w:t>
      </w:r>
      <w:r w:rsidRPr="008545FD">
        <w:rPr>
          <w:b w:val="0"/>
          <w:bCs w:val="0"/>
          <w:i/>
          <w:iCs/>
        </w:rPr>
        <w:t xml:space="preserve"> ReLu</w:t>
      </w:r>
      <w:bookmarkEnd w:id="174"/>
      <w:bookmarkEnd w:id="175"/>
    </w:p>
    <w:p w14:paraId="27E4D86C" w14:textId="2047440A" w:rsidR="000432D8" w:rsidRDefault="000432D8" w:rsidP="007817EC">
      <w:pPr>
        <w:pStyle w:val="Prrafodelista"/>
        <w:spacing w:after="0" w:line="240" w:lineRule="auto"/>
        <w:ind w:left="0" w:firstLine="0"/>
        <w:jc w:val="center"/>
        <w:rPr>
          <w:rFonts w:eastAsiaTheme="minorEastAsia"/>
        </w:rPr>
      </w:pPr>
      <w:r>
        <w:rPr>
          <w:noProof/>
        </w:rPr>
        <w:drawing>
          <wp:inline distT="0" distB="0" distL="0" distR="0" wp14:anchorId="20B59F8B" wp14:editId="59CA0596">
            <wp:extent cx="1752600" cy="1432793"/>
            <wp:effectExtent l="133350" t="114300" r="152400" b="1485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81570" cy="15382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B18D83" w14:textId="1E1ED617" w:rsidR="00C264E9" w:rsidRDefault="00C264E9" w:rsidP="008545FD">
      <w:pPr>
        <w:pStyle w:val="EstiloNota"/>
      </w:pPr>
      <w:r w:rsidRPr="00B02FCB">
        <w:rPr>
          <w:i/>
          <w:iCs/>
        </w:rPr>
        <w:t>Nota</w:t>
      </w:r>
      <w:r>
        <w:t xml:space="preserve">. - </w:t>
      </w:r>
      <w:r w:rsidR="00FD6441" w:rsidRPr="008545FD">
        <w:rPr>
          <w:b w:val="0"/>
          <w:bCs w:val="0"/>
        </w:rPr>
        <w:t>Adaptado de Activation Functions in Neural Networks [Imagen], por Pragati Baheti, 2021, v7 labs (https://www.v7labs.com/blog/neural-networks-activation-functions).</w:t>
      </w:r>
    </w:p>
    <w:p w14:paraId="540191A7" w14:textId="183B73B9" w:rsidR="00994767" w:rsidRDefault="00D944F1" w:rsidP="000E514B">
      <w:pPr>
        <w:pStyle w:val="Prrafodelista"/>
        <w:numPr>
          <w:ilvl w:val="0"/>
          <w:numId w:val="11"/>
        </w:numPr>
      </w:pPr>
      <w:r>
        <w:lastRenderedPageBreak/>
        <w:t xml:space="preserve">Función </w:t>
      </w:r>
      <w:r w:rsidR="002B7AC2">
        <w:t>softmax. -</w:t>
      </w:r>
      <w:r>
        <w:t xml:space="preserve"> </w:t>
      </w:r>
      <w:r w:rsidR="00994767">
        <w:t>La función softmax se utiliza principalmente en la capa de salida de redes neuronales destinadas a tareas de clasificación multiclase. Esta función transforma un vector de valores en un vector de probabilidades, donde cada elemento representa la probabilidad</w:t>
      </w:r>
      <w:r w:rsidR="00D91130">
        <w:rPr>
          <w:rStyle w:val="Refdenotaalpie"/>
        </w:rPr>
        <w:footnoteReference w:id="17"/>
      </w:r>
      <w:r w:rsidR="00994767">
        <w:t xml:space="preserve"> de pertenencia a una clase específica.</w:t>
      </w:r>
    </w:p>
    <w:p w14:paraId="1EB2D2F8" w14:textId="70D22FC6" w:rsidR="00BA401A" w:rsidRDefault="00994767" w:rsidP="00BA401A">
      <w:pPr>
        <w:pStyle w:val="Prrafodelista"/>
        <w:ind w:left="1440" w:firstLine="0"/>
      </w:pPr>
      <w:r>
        <w:t xml:space="preserve">A diferencia de la función sigmoide, que retorna una única probabilidad, la función softmax devuelve una distribución de probabilidad sobre múltiples clases, haciendo que la suma total de todas las salidas sea igual a 1. Su expresión matemática puede observarse en la Ecuación </w:t>
      </w:r>
      <w:r>
        <w:fldChar w:fldCharType="begin"/>
      </w:r>
      <w:r>
        <w:instrText xml:space="preserve"> REF _Ref197846221 \h </w:instrText>
      </w:r>
      <w:r>
        <w:fldChar w:fldCharType="separate"/>
      </w:r>
      <w:r w:rsidR="00C9395B">
        <w:t>(</w:t>
      </w:r>
      <w:r w:rsidR="00C9395B">
        <w:rPr>
          <w:noProof/>
        </w:rPr>
        <w:t>7</w:t>
      </w:r>
      <w:r w:rsidR="00C9395B">
        <w:t>)</w:t>
      </w:r>
      <w:r>
        <w:fldChar w:fldCharType="end"/>
      </w:r>
      <w:r>
        <w:t>. Gracias a esta propiedad, es ampliamente utilizada en combinación con funciones de pérdida como la entropía cruzada para problemas de clasificación supervisada.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C264E9" w14:paraId="19A33E7A" w14:textId="77777777" w:rsidTr="00D34D23">
        <w:tc>
          <w:tcPr>
            <w:tcW w:w="500" w:type="pct"/>
          </w:tcPr>
          <w:p w14:paraId="0DD48984" w14:textId="77777777" w:rsidR="00C264E9" w:rsidRDefault="00C264E9" w:rsidP="007E007C">
            <w:pPr>
              <w:ind w:firstLine="0"/>
            </w:pPr>
          </w:p>
        </w:tc>
        <w:tc>
          <w:tcPr>
            <w:tcW w:w="4000" w:type="pct"/>
          </w:tcPr>
          <w:p w14:paraId="2DAC40F4" w14:textId="15CA685E" w:rsidR="00C264E9" w:rsidRDefault="00C264E9" w:rsidP="007E007C">
            <w:pPr>
              <w:ind w:firstLine="0"/>
            </w:pPr>
            <m:oMathPara>
              <m:oMath>
                <m:r>
                  <w:rPr>
                    <w:rFonts w:ascii="Cambria Math" w:hAnsi="Cambria Math"/>
                  </w:rPr>
                  <m:t>s</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grow m:val="1"/>
                        <m:ctrlPr>
                          <w:rPr>
                            <w:rFonts w:ascii="Cambria Math" w:hAnsi="Cambria Math"/>
                          </w:rPr>
                        </m:ctrlPr>
                      </m:naryPr>
                      <m:sub>
                        <m:r>
                          <w:rPr>
                            <w:rFonts w:ascii="Cambria Math" w:eastAsia="Cambria Math" w:hAnsi="Cambria Math" w:cs="Cambria Math"/>
                          </w:rPr>
                          <m:t>j=1</m:t>
                        </m:r>
                      </m:sub>
                      <m:sup>
                        <m:r>
                          <w:rPr>
                            <w:rFonts w:ascii="Cambria Math" w:eastAsia="Cambria Math" w:hAnsi="Cambria Math" w:cs="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oMath>
            </m:oMathPara>
          </w:p>
        </w:tc>
        <w:tc>
          <w:tcPr>
            <w:tcW w:w="500" w:type="pct"/>
          </w:tcPr>
          <w:p w14:paraId="4444ACBA" w14:textId="57A8E1C0" w:rsidR="00C264E9" w:rsidRDefault="00C264E9" w:rsidP="007E007C">
            <w:pPr>
              <w:ind w:firstLine="0"/>
            </w:pPr>
            <w:bookmarkStart w:id="176" w:name="_Ref197846221"/>
            <w:r>
              <w:t>(</w:t>
            </w:r>
            <w:r w:rsidR="00133DB9">
              <w:fldChar w:fldCharType="begin"/>
            </w:r>
            <w:r w:rsidR="00133DB9">
              <w:instrText xml:space="preserve"> SEQ Ecuación \* ARABIC </w:instrText>
            </w:r>
            <w:r w:rsidR="00133DB9">
              <w:fldChar w:fldCharType="separate"/>
            </w:r>
            <w:r w:rsidR="00C9395B">
              <w:rPr>
                <w:noProof/>
              </w:rPr>
              <w:t>7</w:t>
            </w:r>
            <w:r w:rsidR="00133DB9">
              <w:rPr>
                <w:noProof/>
              </w:rPr>
              <w:fldChar w:fldCharType="end"/>
            </w:r>
            <w:r>
              <w:t>)</w:t>
            </w:r>
            <w:bookmarkEnd w:id="176"/>
          </w:p>
        </w:tc>
      </w:tr>
    </w:tbl>
    <w:p w14:paraId="12E2A565" w14:textId="79FEEF6A" w:rsidR="006D281D" w:rsidRDefault="006D281D" w:rsidP="00DE0866">
      <w:pPr>
        <w:pStyle w:val="Ttulo3"/>
      </w:pPr>
      <w:bookmarkStart w:id="177" w:name="_Toc199518014"/>
      <w:bookmarkStart w:id="178" w:name="_Toc199533419"/>
      <w:bookmarkStart w:id="179" w:name="_Toc199587797"/>
      <w:bookmarkStart w:id="180" w:name="_Toc201090267"/>
      <w:r>
        <w:t xml:space="preserve">Redes </w:t>
      </w:r>
      <w:r w:rsidR="008F304D">
        <w:t>Neuronales Convolucionales (</w:t>
      </w:r>
      <w:r w:rsidR="0098203D">
        <w:t>C</w:t>
      </w:r>
      <w:r w:rsidR="00CD0A34">
        <w:t>NN</w:t>
      </w:r>
      <w:r w:rsidR="008F304D">
        <w:t>).</w:t>
      </w:r>
      <w:bookmarkEnd w:id="177"/>
      <w:bookmarkEnd w:id="178"/>
      <w:bookmarkEnd w:id="179"/>
      <w:bookmarkEnd w:id="180"/>
    </w:p>
    <w:p w14:paraId="5F424FA8" w14:textId="48B7158A" w:rsidR="00643D92" w:rsidRDefault="0098203D" w:rsidP="0098203D">
      <w:r w:rsidRPr="0098203D">
        <w:t xml:space="preserve">Las redes neuronales convolucionales, conocidas como Convolutional Neural Networks (CNN o ConvNets), constituyen un tipo especializado de red neuronal artificial ampliamente utilizado en el campo del deep learning. Estas redes son particularmente efectivas para procesar datos con estructura espacial tridimensional, como imágenes (ancho, alto, canales), y han demostrado un rendimiento superior en tareas como clasificación de imágenes, reconocimiento </w:t>
      </w:r>
      <w:r w:rsidRPr="0098203D">
        <w:lastRenderedPageBreak/>
        <w:t>de objetos, procesamiento de voz y análisis de audio</w:t>
      </w:r>
      <w:r>
        <w:t xml:space="preserve"> </w:t>
      </w:r>
      <w:sdt>
        <w:sdtPr>
          <w:id w:val="-256359904"/>
          <w:citation/>
        </w:sdtPr>
        <w:sdtEndPr/>
        <w:sdtContent>
          <w:r w:rsidR="00643D92">
            <w:fldChar w:fldCharType="begin"/>
          </w:r>
          <w:r w:rsidR="00643D92" w:rsidRPr="0098203D">
            <w:rPr>
              <w:lang w:val="es-ES"/>
            </w:rPr>
            <w:instrText xml:space="preserve"> CITATION IBM4 \l 3082 </w:instrText>
          </w:r>
          <w:r w:rsidR="00643D92">
            <w:fldChar w:fldCharType="separate"/>
          </w:r>
          <w:r w:rsidR="00C9395B">
            <w:rPr>
              <w:noProof/>
              <w:lang w:val="es-ES"/>
            </w:rPr>
            <w:t>(IBM International Business Machines Corporation, s.f.)</w:t>
          </w:r>
          <w:r w:rsidR="00643D92">
            <w:fldChar w:fldCharType="end"/>
          </w:r>
        </w:sdtContent>
      </w:sdt>
      <w:r w:rsidR="00643D92" w:rsidRPr="00643D92">
        <w:t>.</w:t>
      </w:r>
    </w:p>
    <w:p w14:paraId="6DA9417F" w14:textId="638DA53B" w:rsidR="00127EA1" w:rsidRDefault="0098203D" w:rsidP="0098203D">
      <w:r w:rsidRPr="0098203D">
        <w:t>A diferencia de las redes neuronales tradicionales, las CNN se componen de una arquitectura jerárquica de capas que permite extraer características relevantes de manera automática y progresiva. Sus componentes principales son</w:t>
      </w:r>
      <w:r>
        <w:t>:</w:t>
      </w:r>
    </w:p>
    <w:p w14:paraId="0AF6EAED" w14:textId="77777777" w:rsidR="00C84B2F" w:rsidRPr="00C84B2F" w:rsidRDefault="00C84B2F" w:rsidP="00C84B2F">
      <w:pPr>
        <w:pStyle w:val="Prrafodelista"/>
        <w:keepNext/>
        <w:keepLines/>
        <w:numPr>
          <w:ilvl w:val="0"/>
          <w:numId w:val="28"/>
        </w:numPr>
        <w:spacing w:before="240" w:after="120"/>
        <w:contextualSpacing w:val="0"/>
        <w:outlineLvl w:val="3"/>
        <w:rPr>
          <w:rFonts w:eastAsiaTheme="majorEastAsia" w:cstheme="majorBidi"/>
          <w:b/>
          <w:i/>
          <w:iCs/>
          <w:vanish/>
        </w:rPr>
      </w:pPr>
      <w:bookmarkStart w:id="181" w:name="_Toc199587798"/>
      <w:bookmarkStart w:id="182" w:name="_Toc199593170"/>
      <w:bookmarkStart w:id="183" w:name="_Toc199596587"/>
      <w:bookmarkStart w:id="184" w:name="_Toc199596730"/>
      <w:bookmarkStart w:id="185" w:name="_Toc200218385"/>
      <w:bookmarkStart w:id="186" w:name="_Toc200220512"/>
      <w:bookmarkStart w:id="187" w:name="_Toc200225819"/>
      <w:bookmarkStart w:id="188" w:name="_Toc200231604"/>
      <w:bookmarkStart w:id="189" w:name="_Toc200280470"/>
      <w:bookmarkStart w:id="190" w:name="_Toc200295186"/>
      <w:bookmarkStart w:id="191" w:name="_Toc200347080"/>
      <w:bookmarkStart w:id="192" w:name="_Toc200381402"/>
      <w:bookmarkStart w:id="193" w:name="_Toc200381615"/>
      <w:bookmarkStart w:id="194" w:name="_Toc200486635"/>
      <w:bookmarkStart w:id="195" w:name="_Toc200815968"/>
      <w:bookmarkStart w:id="196" w:name="_Toc200816182"/>
      <w:bookmarkStart w:id="197" w:name="_Toc201090055"/>
      <w:bookmarkStart w:id="198" w:name="_Toc201090268"/>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p>
    <w:p w14:paraId="203FB046"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199" w:name="_Toc199587799"/>
      <w:bookmarkStart w:id="200" w:name="_Toc199593171"/>
      <w:bookmarkStart w:id="201" w:name="_Toc199596588"/>
      <w:bookmarkStart w:id="202" w:name="_Toc199596731"/>
      <w:bookmarkStart w:id="203" w:name="_Toc200218386"/>
      <w:bookmarkStart w:id="204" w:name="_Toc200220513"/>
      <w:bookmarkStart w:id="205" w:name="_Toc200225820"/>
      <w:bookmarkStart w:id="206" w:name="_Toc200231605"/>
      <w:bookmarkStart w:id="207" w:name="_Toc200280471"/>
      <w:bookmarkStart w:id="208" w:name="_Toc200295187"/>
      <w:bookmarkStart w:id="209" w:name="_Toc200347081"/>
      <w:bookmarkStart w:id="210" w:name="_Toc200381403"/>
      <w:bookmarkStart w:id="211" w:name="_Toc200381616"/>
      <w:bookmarkStart w:id="212" w:name="_Toc200486636"/>
      <w:bookmarkStart w:id="213" w:name="_Toc200815969"/>
      <w:bookmarkStart w:id="214" w:name="_Toc200816183"/>
      <w:bookmarkStart w:id="215" w:name="_Toc201090056"/>
      <w:bookmarkStart w:id="216" w:name="_Toc201090269"/>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
    <w:p w14:paraId="0F5BE007"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17" w:name="_Toc199587800"/>
      <w:bookmarkStart w:id="218" w:name="_Toc199593172"/>
      <w:bookmarkStart w:id="219" w:name="_Toc199596589"/>
      <w:bookmarkStart w:id="220" w:name="_Toc199596732"/>
      <w:bookmarkStart w:id="221" w:name="_Toc200218387"/>
      <w:bookmarkStart w:id="222" w:name="_Toc200220514"/>
      <w:bookmarkStart w:id="223" w:name="_Toc200225821"/>
      <w:bookmarkStart w:id="224" w:name="_Toc200231606"/>
      <w:bookmarkStart w:id="225" w:name="_Toc200280472"/>
      <w:bookmarkStart w:id="226" w:name="_Toc200295188"/>
      <w:bookmarkStart w:id="227" w:name="_Toc200347082"/>
      <w:bookmarkStart w:id="228" w:name="_Toc200381404"/>
      <w:bookmarkStart w:id="229" w:name="_Toc200381617"/>
      <w:bookmarkStart w:id="230" w:name="_Toc200486637"/>
      <w:bookmarkStart w:id="231" w:name="_Toc200815970"/>
      <w:bookmarkStart w:id="232" w:name="_Toc200816184"/>
      <w:bookmarkStart w:id="233" w:name="_Toc201090057"/>
      <w:bookmarkStart w:id="234" w:name="_Toc201090270"/>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7E2BC4AE"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35" w:name="_Toc199587801"/>
      <w:bookmarkStart w:id="236" w:name="_Toc199593173"/>
      <w:bookmarkStart w:id="237" w:name="_Toc199596590"/>
      <w:bookmarkStart w:id="238" w:name="_Toc199596733"/>
      <w:bookmarkStart w:id="239" w:name="_Toc200218388"/>
      <w:bookmarkStart w:id="240" w:name="_Toc200220515"/>
      <w:bookmarkStart w:id="241" w:name="_Toc200225822"/>
      <w:bookmarkStart w:id="242" w:name="_Toc200231607"/>
      <w:bookmarkStart w:id="243" w:name="_Toc200280473"/>
      <w:bookmarkStart w:id="244" w:name="_Toc200295189"/>
      <w:bookmarkStart w:id="245" w:name="_Toc200347083"/>
      <w:bookmarkStart w:id="246" w:name="_Toc200381405"/>
      <w:bookmarkStart w:id="247" w:name="_Toc200381618"/>
      <w:bookmarkStart w:id="248" w:name="_Toc200486638"/>
      <w:bookmarkStart w:id="249" w:name="_Toc200815971"/>
      <w:bookmarkStart w:id="250" w:name="_Toc200816185"/>
      <w:bookmarkStart w:id="251" w:name="_Toc201090058"/>
      <w:bookmarkStart w:id="252" w:name="_Toc201090271"/>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p>
    <w:p w14:paraId="6339C7C5"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53" w:name="_Toc199587802"/>
      <w:bookmarkStart w:id="254" w:name="_Toc199593174"/>
      <w:bookmarkStart w:id="255" w:name="_Toc199596591"/>
      <w:bookmarkStart w:id="256" w:name="_Toc199596734"/>
      <w:bookmarkStart w:id="257" w:name="_Toc200218389"/>
      <w:bookmarkStart w:id="258" w:name="_Toc200220516"/>
      <w:bookmarkStart w:id="259" w:name="_Toc200225823"/>
      <w:bookmarkStart w:id="260" w:name="_Toc200231608"/>
      <w:bookmarkStart w:id="261" w:name="_Toc200280474"/>
      <w:bookmarkStart w:id="262" w:name="_Toc200295190"/>
      <w:bookmarkStart w:id="263" w:name="_Toc200347084"/>
      <w:bookmarkStart w:id="264" w:name="_Toc200381406"/>
      <w:bookmarkStart w:id="265" w:name="_Toc200381619"/>
      <w:bookmarkStart w:id="266" w:name="_Toc200486639"/>
      <w:bookmarkStart w:id="267" w:name="_Toc200815972"/>
      <w:bookmarkStart w:id="268" w:name="_Toc200816186"/>
      <w:bookmarkStart w:id="269" w:name="_Toc201090059"/>
      <w:bookmarkStart w:id="270" w:name="_Toc20109027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14:paraId="5008053E"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71" w:name="_Toc199587803"/>
      <w:bookmarkStart w:id="272" w:name="_Toc199593175"/>
      <w:bookmarkStart w:id="273" w:name="_Toc199596592"/>
      <w:bookmarkStart w:id="274" w:name="_Toc199596735"/>
      <w:bookmarkStart w:id="275" w:name="_Toc200218390"/>
      <w:bookmarkStart w:id="276" w:name="_Toc200220517"/>
      <w:bookmarkStart w:id="277" w:name="_Toc200225824"/>
      <w:bookmarkStart w:id="278" w:name="_Toc200231609"/>
      <w:bookmarkStart w:id="279" w:name="_Toc200280475"/>
      <w:bookmarkStart w:id="280" w:name="_Toc200295191"/>
      <w:bookmarkStart w:id="281" w:name="_Toc200347085"/>
      <w:bookmarkStart w:id="282" w:name="_Toc200381407"/>
      <w:bookmarkStart w:id="283" w:name="_Toc200381620"/>
      <w:bookmarkStart w:id="284" w:name="_Toc200486640"/>
      <w:bookmarkStart w:id="285" w:name="_Toc200815973"/>
      <w:bookmarkStart w:id="286" w:name="_Toc200816187"/>
      <w:bookmarkStart w:id="287" w:name="_Toc201090060"/>
      <w:bookmarkStart w:id="288" w:name="_Toc201090273"/>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14:paraId="37F68868" w14:textId="77777777" w:rsidR="00C84B2F" w:rsidRPr="00C84B2F" w:rsidRDefault="00C84B2F" w:rsidP="00C84B2F">
      <w:pPr>
        <w:pStyle w:val="Prrafodelista"/>
        <w:keepNext/>
        <w:keepLines/>
        <w:numPr>
          <w:ilvl w:val="2"/>
          <w:numId w:val="28"/>
        </w:numPr>
        <w:spacing w:before="240" w:after="120"/>
        <w:contextualSpacing w:val="0"/>
        <w:outlineLvl w:val="3"/>
        <w:rPr>
          <w:rFonts w:eastAsiaTheme="majorEastAsia" w:cstheme="majorBidi"/>
          <w:b/>
          <w:i/>
          <w:iCs/>
          <w:vanish/>
        </w:rPr>
      </w:pPr>
      <w:bookmarkStart w:id="289" w:name="_Toc199587804"/>
      <w:bookmarkStart w:id="290" w:name="_Toc199593176"/>
      <w:bookmarkStart w:id="291" w:name="_Toc199596593"/>
      <w:bookmarkStart w:id="292" w:name="_Toc199596736"/>
      <w:bookmarkStart w:id="293" w:name="_Toc200218391"/>
      <w:bookmarkStart w:id="294" w:name="_Toc200220518"/>
      <w:bookmarkStart w:id="295" w:name="_Toc200225825"/>
      <w:bookmarkStart w:id="296" w:name="_Toc200231610"/>
      <w:bookmarkStart w:id="297" w:name="_Toc200280476"/>
      <w:bookmarkStart w:id="298" w:name="_Toc200295192"/>
      <w:bookmarkStart w:id="299" w:name="_Toc200347086"/>
      <w:bookmarkStart w:id="300" w:name="_Toc200381408"/>
      <w:bookmarkStart w:id="301" w:name="_Toc200381621"/>
      <w:bookmarkStart w:id="302" w:name="_Toc200486641"/>
      <w:bookmarkStart w:id="303" w:name="_Toc200815974"/>
      <w:bookmarkStart w:id="304" w:name="_Toc200816188"/>
      <w:bookmarkStart w:id="305" w:name="_Toc201090061"/>
      <w:bookmarkStart w:id="306" w:name="_Toc201090274"/>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p>
    <w:p w14:paraId="17844518" w14:textId="77777777" w:rsidR="00C84B2F" w:rsidRPr="00C84B2F" w:rsidRDefault="00C84B2F" w:rsidP="00C84B2F">
      <w:pPr>
        <w:pStyle w:val="Prrafodelista"/>
        <w:keepNext/>
        <w:keepLines/>
        <w:numPr>
          <w:ilvl w:val="2"/>
          <w:numId w:val="28"/>
        </w:numPr>
        <w:spacing w:before="240" w:after="120"/>
        <w:contextualSpacing w:val="0"/>
        <w:outlineLvl w:val="3"/>
        <w:rPr>
          <w:rFonts w:eastAsiaTheme="majorEastAsia" w:cstheme="majorBidi"/>
          <w:b/>
          <w:i/>
          <w:iCs/>
          <w:vanish/>
        </w:rPr>
      </w:pPr>
      <w:bookmarkStart w:id="307" w:name="_Toc199587805"/>
      <w:bookmarkStart w:id="308" w:name="_Toc199593177"/>
      <w:bookmarkStart w:id="309" w:name="_Toc199596594"/>
      <w:bookmarkStart w:id="310" w:name="_Toc199596737"/>
      <w:bookmarkStart w:id="311" w:name="_Toc200218392"/>
      <w:bookmarkStart w:id="312" w:name="_Toc200220519"/>
      <w:bookmarkStart w:id="313" w:name="_Toc200225826"/>
      <w:bookmarkStart w:id="314" w:name="_Toc200231611"/>
      <w:bookmarkStart w:id="315" w:name="_Toc200280477"/>
      <w:bookmarkStart w:id="316" w:name="_Toc200295193"/>
      <w:bookmarkStart w:id="317" w:name="_Toc200347087"/>
      <w:bookmarkStart w:id="318" w:name="_Toc200381409"/>
      <w:bookmarkStart w:id="319" w:name="_Toc200381622"/>
      <w:bookmarkStart w:id="320" w:name="_Toc200486642"/>
      <w:bookmarkStart w:id="321" w:name="_Toc200815975"/>
      <w:bookmarkStart w:id="322" w:name="_Toc200816189"/>
      <w:bookmarkStart w:id="323" w:name="_Toc201090062"/>
      <w:bookmarkStart w:id="324" w:name="_Toc201090275"/>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p>
    <w:p w14:paraId="733E6267" w14:textId="77777777" w:rsidR="00C84B2F" w:rsidRPr="00C84B2F" w:rsidRDefault="00C84B2F" w:rsidP="00C84B2F">
      <w:pPr>
        <w:pStyle w:val="Prrafodelista"/>
        <w:keepNext/>
        <w:keepLines/>
        <w:numPr>
          <w:ilvl w:val="2"/>
          <w:numId w:val="28"/>
        </w:numPr>
        <w:spacing w:before="240" w:after="120"/>
        <w:contextualSpacing w:val="0"/>
        <w:outlineLvl w:val="3"/>
        <w:rPr>
          <w:rFonts w:eastAsiaTheme="majorEastAsia" w:cstheme="majorBidi"/>
          <w:b/>
          <w:i/>
          <w:iCs/>
          <w:vanish/>
        </w:rPr>
      </w:pPr>
      <w:bookmarkStart w:id="325" w:name="_Toc199587806"/>
      <w:bookmarkStart w:id="326" w:name="_Toc199593178"/>
      <w:bookmarkStart w:id="327" w:name="_Toc199596595"/>
      <w:bookmarkStart w:id="328" w:name="_Toc199596738"/>
      <w:bookmarkStart w:id="329" w:name="_Toc200218393"/>
      <w:bookmarkStart w:id="330" w:name="_Toc200220520"/>
      <w:bookmarkStart w:id="331" w:name="_Toc200225827"/>
      <w:bookmarkStart w:id="332" w:name="_Toc200231612"/>
      <w:bookmarkStart w:id="333" w:name="_Toc200280478"/>
      <w:bookmarkStart w:id="334" w:name="_Toc200295194"/>
      <w:bookmarkStart w:id="335" w:name="_Toc200347088"/>
      <w:bookmarkStart w:id="336" w:name="_Toc200381410"/>
      <w:bookmarkStart w:id="337" w:name="_Toc200381623"/>
      <w:bookmarkStart w:id="338" w:name="_Toc200486643"/>
      <w:bookmarkStart w:id="339" w:name="_Toc200815976"/>
      <w:bookmarkStart w:id="340" w:name="_Toc200816190"/>
      <w:bookmarkStart w:id="341" w:name="_Toc201090063"/>
      <w:bookmarkStart w:id="342" w:name="_Toc201090276"/>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p>
    <w:p w14:paraId="48C79E18" w14:textId="485B57A6" w:rsidR="00A66678" w:rsidRDefault="00A66678" w:rsidP="00C84B2F">
      <w:pPr>
        <w:pStyle w:val="Ttulo4"/>
        <w:numPr>
          <w:ilvl w:val="3"/>
          <w:numId w:val="28"/>
        </w:numPr>
      </w:pPr>
      <w:bookmarkStart w:id="343" w:name="_Toc199587807"/>
      <w:bookmarkStart w:id="344" w:name="_Toc201090277"/>
      <w:r>
        <w:t>Capa Convolucional (Convolutional Layer)</w:t>
      </w:r>
      <w:bookmarkEnd w:id="343"/>
      <w:bookmarkEnd w:id="344"/>
    </w:p>
    <w:p w14:paraId="55E9197F" w14:textId="048B4EE3" w:rsidR="00851E86" w:rsidRDefault="00851E86" w:rsidP="00A66678">
      <w:pPr>
        <w:ind w:firstLine="708"/>
      </w:pPr>
      <w:r>
        <w:t xml:space="preserve">La capa convolucional constituye el componente central de las redes neuronales convolucionales (CNN), ya que es en esta etapa donde se realiza la mayor parte del procesamiento computacional. Como se muestra en la </w:t>
      </w:r>
      <w:r>
        <w:fldChar w:fldCharType="begin"/>
      </w:r>
      <w:r>
        <w:instrText xml:space="preserve"> REF _Ref197846261 \h </w:instrText>
      </w:r>
      <w:r>
        <w:fldChar w:fldCharType="separate"/>
      </w:r>
      <w:r w:rsidR="00C9395B" w:rsidRPr="00846418">
        <w:t xml:space="preserve">Figura </w:t>
      </w:r>
      <w:r w:rsidR="00C9395B">
        <w:rPr>
          <w:noProof/>
        </w:rPr>
        <w:t>9</w:t>
      </w:r>
      <w:r>
        <w:fldChar w:fldCharType="end"/>
      </w:r>
      <w:r>
        <w:t>, esta capa emplea filtros o kernels, que son matrices bidimensionales de pesos entrenables, los cuales se deslizan sobre la imagen de entrada realizando una operación matemática denominada convolución.</w:t>
      </w:r>
    </w:p>
    <w:p w14:paraId="6A83FA32" w14:textId="77777777" w:rsidR="00851E86" w:rsidRDefault="00851E86" w:rsidP="00A66678">
      <w:r>
        <w:t>Durante este proceso, el filtro examina pequeñas regiones locales de la imagen, permitiendo detectar patrones o características relevantes como bordes, esquinas, texturas o formas simples. Cada filtro puede aprender a detectar una característica distinta, y el resultado de aplicar dicho filtro genera un nuevo conjunto de datos denominado mapa de activación o feature map. Este mapa representa la activación de ciertas regiones de la imagen original, resaltando aquellas zonas donde la característica buscada está presente.</w:t>
      </w:r>
    </w:p>
    <w:p w14:paraId="75AC0C47" w14:textId="45D691F2" w:rsidR="009C3247" w:rsidRDefault="00851E86" w:rsidP="00A66678">
      <w:r>
        <w:t xml:space="preserve">Después de aplicar cada convolución, es común que la red aplique una función de activación no lineal, como ReLU (Unidad Lineal Rectificada), sobre el mapa de características resultante. Esta operación no lineal permite que el modelo aprenda representaciones más complejas y profundas, contribuyendo a la capacidad de la red para modelar relaciones no </w:t>
      </w:r>
      <w:r>
        <w:lastRenderedPageBreak/>
        <w:t>lineales en los datos de entrada. La combinación de convolución y activación permite que las CNN extraigan progresivamente características de bajo nivel (como bordes) en las capas iniciales y características más abstractas (como formas o patrones complejos) en las capas posteriores.</w:t>
      </w:r>
    </w:p>
    <w:p w14:paraId="03DDE6D1" w14:textId="5D53EE79" w:rsidR="00C55F9D" w:rsidRPr="00C55F9D" w:rsidRDefault="00C55F9D" w:rsidP="008545FD">
      <w:pPr>
        <w:pStyle w:val="Esetilofigura"/>
      </w:pPr>
      <w:bookmarkStart w:id="345" w:name="_Ref197846261"/>
      <w:bookmarkStart w:id="346" w:name="_Toc199533471"/>
      <w:bookmarkStart w:id="347" w:name="_Toc201090373"/>
      <w:r w:rsidRPr="00846418">
        <w:t xml:space="preserve">Figura </w:t>
      </w:r>
      <w:r w:rsidR="00133DB9">
        <w:fldChar w:fldCharType="begin"/>
      </w:r>
      <w:r w:rsidR="00133DB9">
        <w:instrText xml:space="preserve"> SEQ Figura \* ARABIC </w:instrText>
      </w:r>
      <w:r w:rsidR="00133DB9">
        <w:fldChar w:fldCharType="separate"/>
      </w:r>
      <w:r w:rsidR="00C9395B">
        <w:rPr>
          <w:noProof/>
        </w:rPr>
        <w:t>9</w:t>
      </w:r>
      <w:r w:rsidR="00133DB9">
        <w:rPr>
          <w:noProof/>
        </w:rPr>
        <w:fldChar w:fldCharType="end"/>
      </w:r>
      <w:bookmarkEnd w:id="345"/>
      <w:r w:rsidRPr="00C55F9D">
        <w:br/>
      </w:r>
      <w:r w:rsidRPr="008545FD">
        <w:rPr>
          <w:b w:val="0"/>
          <w:bCs w:val="0"/>
          <w:i/>
          <w:iCs/>
        </w:rPr>
        <w:t>Funcionamiento de una red neuronal convolucional</w:t>
      </w:r>
      <w:bookmarkEnd w:id="346"/>
      <w:bookmarkEnd w:id="347"/>
    </w:p>
    <w:p w14:paraId="0CE03FA3" w14:textId="652CE3DA" w:rsidR="00965D45" w:rsidRDefault="00965D45" w:rsidP="007817EC">
      <w:pPr>
        <w:pStyle w:val="Prrafodelista"/>
        <w:spacing w:after="0" w:line="240" w:lineRule="auto"/>
        <w:ind w:left="0" w:firstLine="0"/>
        <w:jc w:val="center"/>
      </w:pPr>
      <w:r>
        <w:rPr>
          <w:noProof/>
        </w:rPr>
        <w:drawing>
          <wp:inline distT="0" distB="0" distL="0" distR="0" wp14:anchorId="062E0AF3" wp14:editId="28C19D6F">
            <wp:extent cx="4697730" cy="2753499"/>
            <wp:effectExtent l="133350" t="114300" r="121920" b="1612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96514" cy="2811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1FBE52" w14:textId="018F6A25" w:rsidR="00491970" w:rsidRDefault="00C55F9D" w:rsidP="008545FD">
      <w:pPr>
        <w:pStyle w:val="EstiloNota"/>
      </w:pPr>
      <w:r w:rsidRPr="00B02FCB">
        <w:rPr>
          <w:i/>
          <w:iCs/>
        </w:rPr>
        <w:t>Nota</w:t>
      </w:r>
      <w:r w:rsidRPr="007D49DD">
        <w:t xml:space="preserve">. </w:t>
      </w:r>
      <w:r w:rsidR="007D49DD" w:rsidRPr="007D49DD">
        <w:t xml:space="preserve">– </w:t>
      </w:r>
      <w:r w:rsidR="00FD6441" w:rsidRPr="008545FD">
        <w:rPr>
          <w:b w:val="0"/>
          <w:bCs w:val="0"/>
        </w:rPr>
        <w:t xml:space="preserve">Redes </w:t>
      </w:r>
      <w:r w:rsidR="007D49DD" w:rsidRPr="008545FD">
        <w:rPr>
          <w:b w:val="0"/>
          <w:bCs w:val="0"/>
        </w:rPr>
        <w:t>neuronales convolucionales se muestra el proceso de convolucion en las diferentes capas y filtros</w:t>
      </w:r>
      <w:r w:rsidR="00FD6441" w:rsidRPr="008545FD">
        <w:rPr>
          <w:b w:val="0"/>
          <w:bCs w:val="0"/>
        </w:rPr>
        <w:t>. Adaptado de Convolutional Neuronal Networs, por IBM International Business Machines, IBM (</w:t>
      </w:r>
      <w:hyperlink r:id="rId21" w:history="1">
        <w:r w:rsidR="00FD6441" w:rsidRPr="008545FD">
          <w:rPr>
            <w:rStyle w:val="Hipervnculo"/>
            <w:b w:val="0"/>
            <w:bCs w:val="0"/>
          </w:rPr>
          <w:t>https://www.ibm.com/think/topics/convolutional-neural-networks</w:t>
        </w:r>
      </w:hyperlink>
      <w:r w:rsidR="00FD6441" w:rsidRPr="008545FD">
        <w:rPr>
          <w:b w:val="0"/>
          <w:bCs w:val="0"/>
        </w:rPr>
        <w:t>). CC by 2.0</w:t>
      </w:r>
      <w:r w:rsidR="00FD6441">
        <w:t xml:space="preserve"> </w:t>
      </w:r>
    </w:p>
    <w:p w14:paraId="5A684D0F" w14:textId="3E50DBC7" w:rsidR="0098203D" w:rsidRDefault="0098203D" w:rsidP="00A66678">
      <w:r>
        <w:t xml:space="preserve">Es importante señalar que en una capa convolucional no se emplea un único kernel, sino múltiples kernels entrenables en paralelo. Como se muestra en la </w:t>
      </w:r>
      <w:r>
        <w:fldChar w:fldCharType="begin"/>
      </w:r>
      <w:r>
        <w:instrText xml:space="preserve"> REF _Ref197847223 \h </w:instrText>
      </w:r>
      <w:r>
        <w:fldChar w:fldCharType="separate"/>
      </w:r>
      <w:r w:rsidR="00C9395B" w:rsidRPr="00846418">
        <w:t xml:space="preserve">Figura </w:t>
      </w:r>
      <w:r w:rsidR="00C9395B">
        <w:rPr>
          <w:noProof/>
        </w:rPr>
        <w:t>10</w:t>
      </w:r>
      <w:r>
        <w:fldChar w:fldCharType="end"/>
      </w:r>
      <w:r>
        <w:t>, esto permite obtener múltiples mapas de características simultáneamente, cada uno capturando un aspecto distinto de la imagen. Es común que el número de estos filtros aumente a medida que se profundiza en la arquitectura de la red, siguiendo una progresión en potencias de dos (por ejemplo: 8, 16, 32, 64, 128, etc.), lo cual contribuye a la capacidad de la red para representar información compleja.</w:t>
      </w:r>
    </w:p>
    <w:p w14:paraId="782F9ED9" w14:textId="7F8A71B7" w:rsidR="003451DD" w:rsidRPr="00491970" w:rsidRDefault="0098203D" w:rsidP="00A66678">
      <w:r>
        <w:lastRenderedPageBreak/>
        <w:t xml:space="preserve">Además, para que la operación de convolución sea válida, el número de canales de entrada del filtro debe coincidir con el número de canales de la imagen de entrada. Por ejemplo, si la imagen de entrada tiene dimensiones </w:t>
      </w:r>
      <w:r>
        <w:rPr>
          <w:rFonts w:ascii="Cambria Math" w:hAnsi="Cambria Math" w:cs="Cambria Math"/>
        </w:rPr>
        <w:t>𝑊</w:t>
      </w:r>
      <w:r>
        <w:t>×</w:t>
      </w:r>
      <w:r>
        <w:rPr>
          <w:rFonts w:ascii="Cambria Math" w:hAnsi="Cambria Math" w:cs="Cambria Math"/>
        </w:rPr>
        <w:t>𝐻</w:t>
      </w:r>
      <w:r>
        <w:t>×</w:t>
      </w:r>
      <w:r>
        <w:rPr>
          <w:rFonts w:ascii="Cambria Math" w:hAnsi="Cambria Math" w:cs="Cambria Math"/>
        </w:rPr>
        <w:t>𝐷</w:t>
      </w:r>
      <w:r>
        <w:t xml:space="preserve"> (ancho, alto y profundidad o canales de color como RGB), entonces cada kernel deberá tener dimensiones </w:t>
      </w:r>
      <w:r>
        <w:rPr>
          <w:rFonts w:ascii="Cambria Math" w:hAnsi="Cambria Math" w:cs="Cambria Math"/>
        </w:rPr>
        <w:t>𝐹</w:t>
      </w:r>
      <w:r>
        <w:t>×</w:t>
      </w:r>
      <w:r>
        <w:rPr>
          <w:rFonts w:ascii="Cambria Math" w:hAnsi="Cambria Math" w:cs="Cambria Math"/>
        </w:rPr>
        <w:t>𝐹</w:t>
      </w:r>
      <w:r>
        <w:t>×</w:t>
      </w:r>
      <w:r>
        <w:rPr>
          <w:rFonts w:ascii="Cambria Math" w:hAnsi="Cambria Math" w:cs="Cambria Math"/>
        </w:rPr>
        <w:t>𝐷</w:t>
      </w:r>
      <w:r>
        <w:t xml:space="preserve">, donde </w:t>
      </w:r>
      <w:r>
        <w:rPr>
          <w:rFonts w:ascii="Cambria Math" w:hAnsi="Cambria Math" w:cs="Cambria Math"/>
        </w:rPr>
        <w:t>𝐹</w:t>
      </w:r>
      <w:r>
        <w:t xml:space="preserve"> representa el tamaño espacial (alto y ancho) del filtro. Esto asegura que la convolución se realice correctamente sobre toda la profundidad de la imagen, produciendo una salida bidimensional por cada filtro. En la </w:t>
      </w:r>
      <w:r>
        <w:fldChar w:fldCharType="begin"/>
      </w:r>
      <w:r>
        <w:instrText xml:space="preserve"> REF _Ref197847223 \h </w:instrText>
      </w:r>
      <w:r>
        <w:fldChar w:fldCharType="separate"/>
      </w:r>
      <w:r w:rsidR="00C9395B" w:rsidRPr="00846418">
        <w:t xml:space="preserve">Figura </w:t>
      </w:r>
      <w:r w:rsidR="00C9395B">
        <w:rPr>
          <w:noProof/>
        </w:rPr>
        <w:t>10</w:t>
      </w:r>
      <w:r>
        <w:fldChar w:fldCharType="end"/>
      </w:r>
      <w:r>
        <w:t xml:space="preserve"> se muestra cómo se adapta esta operación en imágenes con múltiples canales, como las de color</w:t>
      </w:r>
      <w:r w:rsidR="003451DD">
        <w:t>.</w:t>
      </w:r>
    </w:p>
    <w:p w14:paraId="09FA72AB" w14:textId="3F14610D" w:rsidR="002B7AC2" w:rsidRPr="002B7AC2" w:rsidRDefault="002B7AC2" w:rsidP="008545FD">
      <w:pPr>
        <w:pStyle w:val="Esetilofigura"/>
      </w:pPr>
      <w:bookmarkStart w:id="348" w:name="_Ref197847223"/>
      <w:bookmarkStart w:id="349" w:name="_Toc199533472"/>
      <w:bookmarkStart w:id="350" w:name="_Toc201090374"/>
      <w:r w:rsidRPr="00846418">
        <w:t xml:space="preserve">Figura </w:t>
      </w:r>
      <w:r w:rsidR="00133DB9">
        <w:fldChar w:fldCharType="begin"/>
      </w:r>
      <w:r w:rsidR="00133DB9">
        <w:instrText xml:space="preserve"> SEQ Figura \* ARABIC </w:instrText>
      </w:r>
      <w:r w:rsidR="00133DB9">
        <w:fldChar w:fldCharType="separate"/>
      </w:r>
      <w:r w:rsidR="00C9395B">
        <w:rPr>
          <w:noProof/>
        </w:rPr>
        <w:t>10</w:t>
      </w:r>
      <w:r w:rsidR="00133DB9">
        <w:rPr>
          <w:noProof/>
        </w:rPr>
        <w:fldChar w:fldCharType="end"/>
      </w:r>
      <w:bookmarkEnd w:id="348"/>
      <w:r w:rsidRPr="002B7AC2">
        <w:br/>
      </w:r>
      <w:r w:rsidRPr="008545FD">
        <w:rPr>
          <w:b w:val="0"/>
          <w:bCs w:val="0"/>
          <w:i/>
          <w:iCs/>
        </w:rPr>
        <w:t>Operación de convolución</w:t>
      </w:r>
      <w:bookmarkEnd w:id="349"/>
      <w:bookmarkEnd w:id="350"/>
    </w:p>
    <w:p w14:paraId="0E78CDED" w14:textId="7226EDC4" w:rsidR="009C3247" w:rsidRDefault="00491970" w:rsidP="00C8325E">
      <w:pPr>
        <w:spacing w:after="0" w:line="240" w:lineRule="auto"/>
        <w:ind w:firstLine="0"/>
        <w:jc w:val="center"/>
      </w:pPr>
      <w:r>
        <w:rPr>
          <w:noProof/>
        </w:rPr>
        <w:drawing>
          <wp:inline distT="0" distB="0" distL="0" distR="0" wp14:anchorId="3B40088A" wp14:editId="3BFC30D0">
            <wp:extent cx="5652721" cy="2004060"/>
            <wp:effectExtent l="133350" t="114300" r="139065" b="1676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3764" cy="20292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A1C430" w14:textId="52B355A6" w:rsidR="00965D45" w:rsidRPr="00805CB4" w:rsidRDefault="002B7AC2" w:rsidP="008545FD">
      <w:pPr>
        <w:pStyle w:val="EstiloNota"/>
        <w:rPr>
          <w:lang w:val="en-US"/>
        </w:rPr>
      </w:pPr>
      <w:r w:rsidRPr="00B02FCB">
        <w:rPr>
          <w:i/>
          <w:iCs/>
        </w:rPr>
        <w:t>Nota.</w:t>
      </w:r>
      <w:r>
        <w:t xml:space="preserve"> </w:t>
      </w:r>
      <w:r w:rsidR="007D49DD">
        <w:t>–</w:t>
      </w:r>
      <w:r w:rsidR="001B34B0">
        <w:t xml:space="preserve"> </w:t>
      </w:r>
      <w:r w:rsidR="001B34B0" w:rsidRPr="008545FD">
        <w:rPr>
          <w:b w:val="0"/>
          <w:bCs w:val="0"/>
        </w:rPr>
        <w:t>O</w:t>
      </w:r>
      <w:r w:rsidR="007D49DD" w:rsidRPr="008545FD">
        <w:rPr>
          <w:b w:val="0"/>
          <w:bCs w:val="0"/>
        </w:rPr>
        <w:t xml:space="preserve">peración </w:t>
      </w:r>
      <w:r w:rsidR="00D57CC6" w:rsidRPr="008545FD">
        <w:rPr>
          <w:b w:val="0"/>
          <w:bCs w:val="0"/>
        </w:rPr>
        <w:t>de convolución en una imagen RBG, donde tanto la profundidad de la imagen de entrada y los kernel tienen que ser las mismas</w:t>
      </w:r>
      <w:r w:rsidR="001B34B0" w:rsidRPr="008545FD">
        <w:rPr>
          <w:b w:val="0"/>
          <w:bCs w:val="0"/>
        </w:rPr>
        <w:t xml:space="preserve">. </w:t>
      </w:r>
      <w:r w:rsidR="001B34B0" w:rsidRPr="00805CB4">
        <w:rPr>
          <w:b w:val="0"/>
          <w:bCs w:val="0"/>
          <w:lang w:val="en-US"/>
        </w:rPr>
        <w:t>Adaptación de Detailed understanding about convolution operation in a coloured image with the help of 3D kernels, por Abhishek Jain, 2024, Medium (https://medium.com/@abhishekjainindore24/detailed-understanding-about-convolution-operation-in-a-coloured-image-with-the-help-of-3d-kernels-16d698645988).</w:t>
      </w:r>
    </w:p>
    <w:p w14:paraId="26AE142E" w14:textId="718E1E97" w:rsidR="00A66678" w:rsidRDefault="00127EA1" w:rsidP="00C84B2F">
      <w:pPr>
        <w:pStyle w:val="Ttulo4"/>
        <w:numPr>
          <w:ilvl w:val="3"/>
          <w:numId w:val="28"/>
        </w:numPr>
      </w:pPr>
      <w:bookmarkStart w:id="351" w:name="_Toc199587808"/>
      <w:bookmarkStart w:id="352" w:name="_Toc201090278"/>
      <w:r w:rsidRPr="00A66678">
        <w:lastRenderedPageBreak/>
        <w:t xml:space="preserve">Capa </w:t>
      </w:r>
      <w:r w:rsidR="00A66678" w:rsidRPr="00A66678">
        <w:t>De Agrupación O Pooling Layer.</w:t>
      </w:r>
      <w:bookmarkEnd w:id="351"/>
      <w:bookmarkEnd w:id="352"/>
    </w:p>
    <w:p w14:paraId="478AC234" w14:textId="766F4B71" w:rsidR="00FC79E6" w:rsidRDefault="009C3247" w:rsidP="00A66678">
      <w:r>
        <w:t xml:space="preserve"> </w:t>
      </w:r>
      <w:r w:rsidR="00FC79E6">
        <w:t>También conocidas como capas de submuestreo o downsampling, permiten reducir progresivamente las dimensiones espaciales de los mapas de características (feature maps) generados por las capas convolucionales. Esta reducción tiene como principal objetivo disminuir el costo computacional, la cantidad de parámetros, y mitigar el riesgo de sobreajuste (overfitting), todo esto sin perder información clave de los datos de entrada.</w:t>
      </w:r>
    </w:p>
    <w:p w14:paraId="4A499DD1" w14:textId="0DE3723E" w:rsidR="00127EA1" w:rsidRDefault="00FC79E6" w:rsidP="00A66678">
      <w:r>
        <w:t xml:space="preserve">A diferencia de las capas convolucionales, las capas de pooling no aprenden parámetros durante el entrenamiento, ya que su operación está determinada por funciones matemáticas fijas que se aplican de forma independiente en cada región de la entrada. La operación de pooling se realiza mediante un filtro que se desplaza sobre el mapa de características, dividiendo la imagen en pequeñas regiones y aplicando una función de agregación sobre cada una de ellas. Como se puede observar en la </w:t>
      </w:r>
      <w:r>
        <w:fldChar w:fldCharType="begin"/>
      </w:r>
      <w:r>
        <w:instrText xml:space="preserve"> REF _Ref197847249 \h </w:instrText>
      </w:r>
      <w:r>
        <w:fldChar w:fldCharType="separate"/>
      </w:r>
      <w:r w:rsidR="00C9395B" w:rsidRPr="00846418">
        <w:t xml:space="preserve">Figura </w:t>
      </w:r>
      <w:r w:rsidR="00C9395B">
        <w:rPr>
          <w:noProof/>
        </w:rPr>
        <w:t>11</w:t>
      </w:r>
      <w:r>
        <w:fldChar w:fldCharType="end"/>
      </w:r>
      <w:r>
        <w:t>.</w:t>
      </w:r>
    </w:p>
    <w:p w14:paraId="77182B5D" w14:textId="681E9A88" w:rsidR="00D57CC6" w:rsidRPr="00846418" w:rsidRDefault="00D57CC6" w:rsidP="008545FD">
      <w:pPr>
        <w:pStyle w:val="Esetilofigura"/>
        <w:rPr>
          <w:i/>
          <w:iCs/>
        </w:rPr>
      </w:pPr>
      <w:bookmarkStart w:id="353" w:name="_Ref197847249"/>
      <w:bookmarkStart w:id="354" w:name="_Toc199533473"/>
      <w:bookmarkStart w:id="355" w:name="_Toc201090375"/>
      <w:r w:rsidRPr="00846418">
        <w:t xml:space="preserve">Figura </w:t>
      </w:r>
      <w:r w:rsidR="00133DB9">
        <w:fldChar w:fldCharType="begin"/>
      </w:r>
      <w:r w:rsidR="00133DB9">
        <w:instrText xml:space="preserve"> SEQ Figura \* ARABIC </w:instrText>
      </w:r>
      <w:r w:rsidR="00133DB9">
        <w:fldChar w:fldCharType="separate"/>
      </w:r>
      <w:r w:rsidR="00C9395B">
        <w:rPr>
          <w:noProof/>
        </w:rPr>
        <w:t>11</w:t>
      </w:r>
      <w:r w:rsidR="00133DB9">
        <w:rPr>
          <w:noProof/>
        </w:rPr>
        <w:fldChar w:fldCharType="end"/>
      </w:r>
      <w:bookmarkEnd w:id="353"/>
      <w:r w:rsidRPr="00D57CC6">
        <w:br/>
      </w:r>
      <w:r w:rsidRPr="008545FD">
        <w:rPr>
          <w:b w:val="0"/>
          <w:bCs w:val="0"/>
          <w:i/>
          <w:iCs/>
        </w:rPr>
        <w:t>Capa de agrupación</w:t>
      </w:r>
      <w:bookmarkEnd w:id="354"/>
      <w:bookmarkEnd w:id="355"/>
    </w:p>
    <w:p w14:paraId="71E4F183" w14:textId="19E02989" w:rsidR="00275A17" w:rsidRDefault="00275A17" w:rsidP="00C8325E">
      <w:pPr>
        <w:pStyle w:val="Prrafodelista"/>
        <w:spacing w:after="0" w:line="240" w:lineRule="auto"/>
        <w:ind w:left="0" w:firstLine="0"/>
        <w:jc w:val="center"/>
      </w:pPr>
      <w:r>
        <w:rPr>
          <w:noProof/>
        </w:rPr>
        <w:drawing>
          <wp:inline distT="0" distB="0" distL="0" distR="0" wp14:anchorId="4D0C82CB" wp14:editId="4E421042">
            <wp:extent cx="2278380" cy="1546703"/>
            <wp:effectExtent l="114300" t="114300" r="102870" b="1492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26940" cy="15796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7C2901" w14:textId="5EBE824C" w:rsidR="00275A17" w:rsidRDefault="00D57CC6" w:rsidP="008545FD">
      <w:pPr>
        <w:pStyle w:val="EstiloNota"/>
      </w:pPr>
      <w:r w:rsidRPr="00B02FCB">
        <w:rPr>
          <w:i/>
          <w:iCs/>
        </w:rPr>
        <w:t>Nota.</w:t>
      </w:r>
      <w:r>
        <w:t xml:space="preserve"> – </w:t>
      </w:r>
      <w:r w:rsidRPr="008545FD">
        <w:rPr>
          <w:b w:val="0"/>
          <w:bCs w:val="0"/>
        </w:rPr>
        <w:t xml:space="preserve">Adaptación capa de agrupación max y </w:t>
      </w:r>
      <w:r w:rsidR="00541E5C" w:rsidRPr="008545FD">
        <w:rPr>
          <w:b w:val="0"/>
          <w:bCs w:val="0"/>
        </w:rPr>
        <w:t>avg</w:t>
      </w:r>
      <w:r w:rsidRPr="008545FD">
        <w:rPr>
          <w:b w:val="0"/>
          <w:bCs w:val="0"/>
        </w:rPr>
        <w:t>,</w:t>
      </w:r>
      <w:r w:rsidR="00094DBF" w:rsidRPr="008545FD">
        <w:rPr>
          <w:b w:val="0"/>
          <w:bCs w:val="0"/>
        </w:rPr>
        <w:t xml:space="preserve"> por Muhammad Shoaib Ali, 2022, Medium (https://medium.com/@muhammadshoaibali/flattening-cnn-layers-for-neural-network-694a232eda6a).</w:t>
      </w:r>
    </w:p>
    <w:p w14:paraId="632621B9" w14:textId="56D29763" w:rsidR="00A66678" w:rsidRDefault="00A66678" w:rsidP="00A66678">
      <w:r>
        <w:lastRenderedPageBreak/>
        <w:t xml:space="preserve">Los tipos de pooling más comunes son el </w:t>
      </w:r>
      <w:r w:rsidRPr="00A66678">
        <w:rPr>
          <w:b/>
          <w:bCs/>
        </w:rPr>
        <w:t>max pooling</w:t>
      </w:r>
      <w:r>
        <w:t xml:space="preserve"> y el </w:t>
      </w:r>
      <w:r w:rsidRPr="00A66678">
        <w:rPr>
          <w:b/>
          <w:bCs/>
        </w:rPr>
        <w:t>average pooling</w:t>
      </w:r>
      <w:r w:rsidR="00EF0AF5">
        <w:t>:</w:t>
      </w:r>
    </w:p>
    <w:p w14:paraId="20912401" w14:textId="7E544074" w:rsidR="00A66678" w:rsidRDefault="00A66678" w:rsidP="00A66678">
      <w:r>
        <w:t xml:space="preserve">En el </w:t>
      </w:r>
      <w:r w:rsidRPr="00A66678">
        <w:rPr>
          <w:b/>
          <w:bCs/>
        </w:rPr>
        <w:t>max pooling</w:t>
      </w:r>
      <w:r>
        <w:t>, se selecciona el valor máximo dentro de cada región del filtro. Esta técnica es ampliamente utilizada por su capacidad para conservar las características más destacadas (como bordes o picos de activación), lo cual es especialmente útil para tareas de clasificación y detección.</w:t>
      </w:r>
    </w:p>
    <w:p w14:paraId="6D073DBB" w14:textId="66247154" w:rsidR="00A66678" w:rsidRDefault="00A66678" w:rsidP="00A66678">
      <w:r>
        <w:t xml:space="preserve">En el </w:t>
      </w:r>
      <w:r w:rsidRPr="00A66678">
        <w:rPr>
          <w:b/>
          <w:bCs/>
        </w:rPr>
        <w:t>average pooling</w:t>
      </w:r>
      <w:r>
        <w:t>, en cambio, se calcula el valor promedio de cada región. Aunque puede ser útil en ciertos contextos donde se busca suavizar las características, generalmente se considera menos efectivo que el max pooling en la práctica.</w:t>
      </w:r>
    </w:p>
    <w:p w14:paraId="046FF0A8" w14:textId="46A1962D" w:rsidR="00A66678" w:rsidRDefault="00A66678" w:rsidP="00A66678">
      <w:r>
        <w:t>La principal ventaja del max pooling es que, además de reducir las dimensiones, permite conservar de manera efectiva las activaciones más importantes, lo que mejora la robustez del modelo frente a pequeñas variaciones o desplazamientos en la imagen. Esta propiedad se conoce como invarianza traslacional, y es clave en la capacidad de generalización de las CNN.</w:t>
      </w:r>
    </w:p>
    <w:p w14:paraId="6B218BFA" w14:textId="203AD880" w:rsidR="00F8630B" w:rsidRDefault="00A66678" w:rsidP="00A66678">
      <w:r>
        <w:t>No obstante, se debe tener especial cuidado al seleccionar el tamaño del filtro de pooling y el stride (paso del filtro), ya que una configuración inadecuada puede eliminar demasiada información o no reducir suficientemente el tamaño de los datos, afectando negativamente el rendimiento del modelo. Un filtro de tamaño demasiado grande puede provocar una pérdida excesiva de información relevante, mientras que uno muy pequeño puede mantener un tamaño alto en los datos, generando mayor carga computacional y menor eficiencia.</w:t>
      </w:r>
    </w:p>
    <w:p w14:paraId="1BC6DBBE" w14:textId="73411007" w:rsidR="00C84B2F" w:rsidRDefault="00C84B2F" w:rsidP="00C84B2F">
      <w:pPr>
        <w:pStyle w:val="Ttulo4"/>
        <w:numPr>
          <w:ilvl w:val="3"/>
          <w:numId w:val="28"/>
        </w:numPr>
      </w:pPr>
      <w:bookmarkStart w:id="356" w:name="_Toc199587809"/>
      <w:bookmarkStart w:id="357" w:name="_Toc201090279"/>
      <w:r>
        <w:t>Capa Totalmente Conectada o Fully-Connected Layer (FC)</w:t>
      </w:r>
      <w:r w:rsidRPr="00A66678">
        <w:t>.</w:t>
      </w:r>
      <w:bookmarkEnd w:id="356"/>
      <w:bookmarkEnd w:id="357"/>
    </w:p>
    <w:p w14:paraId="2BF4ECFA" w14:textId="1FFFEA96" w:rsidR="00C57319" w:rsidRDefault="00C57319" w:rsidP="00C57319">
      <w:r>
        <w:t xml:space="preserve">La capa totalmente conectada, también conocida como fully-connected layer o simplemente FC, es una de las etapas finales en la arquitectura de una red neuronal </w:t>
      </w:r>
      <w:r>
        <w:lastRenderedPageBreak/>
        <w:t>convolucional (CNN). Su función principal es realizar la tarea de clasificación basándose en las características previamente extraídas por las capas convolucionales y de pooling.</w:t>
      </w:r>
    </w:p>
    <w:p w14:paraId="5D8324D1" w14:textId="5A66C18A" w:rsidR="00C57319" w:rsidRDefault="00C57319" w:rsidP="00C57319">
      <w:r>
        <w:t>En esta capa, cada nodo o neurona está conectado directamente con todos los nodos de la capa anterior</w:t>
      </w:r>
      <w:r w:rsidR="0028765C">
        <w:t xml:space="preserve"> como vemos en la </w:t>
      </w:r>
      <w:r w:rsidR="0028765C">
        <w:fldChar w:fldCharType="begin"/>
      </w:r>
      <w:r w:rsidR="0028765C">
        <w:instrText xml:space="preserve"> REF _Ref198458818 \h </w:instrText>
      </w:r>
      <w:r w:rsidR="0028765C">
        <w:fldChar w:fldCharType="separate"/>
      </w:r>
      <w:r w:rsidR="00C9395B" w:rsidRPr="00A23A9A">
        <w:t xml:space="preserve">Figura </w:t>
      </w:r>
      <w:r w:rsidR="00C9395B">
        <w:rPr>
          <w:noProof/>
        </w:rPr>
        <w:t>12</w:t>
      </w:r>
      <w:r w:rsidR="0028765C">
        <w:fldChar w:fldCharType="end"/>
      </w:r>
      <w:r>
        <w:t>, lo que permite una integración completa de la información procesada hasta ese punto. A diferencia de las capas convolucionales, donde las conexiones son locales y limitadas a regiones específicas del mapa de activación, en la FC se utilizan conexiones densas que permiten combinar todas las características relevantes para generar una decisión final.</w:t>
      </w:r>
    </w:p>
    <w:p w14:paraId="530BE05A" w14:textId="5A8660CC" w:rsidR="0028765C" w:rsidRDefault="0028765C" w:rsidP="008545FD">
      <w:pPr>
        <w:pStyle w:val="Esetilofigura"/>
      </w:pPr>
      <w:bookmarkStart w:id="358" w:name="_Ref198458818"/>
      <w:bookmarkStart w:id="359" w:name="_Toc199533474"/>
      <w:bookmarkStart w:id="360" w:name="_Toc201090376"/>
      <w:r w:rsidRPr="00A23A9A">
        <w:t xml:space="preserve">Figura </w:t>
      </w:r>
      <w:r w:rsidR="00133DB9">
        <w:fldChar w:fldCharType="begin"/>
      </w:r>
      <w:r w:rsidR="00133DB9">
        <w:instrText xml:space="preserve"> SEQ Figura \* ARABIC </w:instrText>
      </w:r>
      <w:r w:rsidR="00133DB9">
        <w:fldChar w:fldCharType="separate"/>
      </w:r>
      <w:r w:rsidR="00C9395B">
        <w:rPr>
          <w:noProof/>
        </w:rPr>
        <w:t>12</w:t>
      </w:r>
      <w:r w:rsidR="00133DB9">
        <w:rPr>
          <w:noProof/>
        </w:rPr>
        <w:fldChar w:fldCharType="end"/>
      </w:r>
      <w:bookmarkEnd w:id="358"/>
      <w:r w:rsidRPr="00846418">
        <w:br/>
      </w:r>
      <w:r w:rsidRPr="008545FD">
        <w:rPr>
          <w:b w:val="0"/>
          <w:bCs w:val="0"/>
        </w:rPr>
        <w:t>Capa totalmente conectada y procesos de capas anteriores</w:t>
      </w:r>
      <w:bookmarkEnd w:id="359"/>
      <w:bookmarkEnd w:id="360"/>
    </w:p>
    <w:p w14:paraId="09AABCD5" w14:textId="729168F1" w:rsidR="0028765C" w:rsidRDefault="0028765C" w:rsidP="008545FD">
      <w:pPr>
        <w:pStyle w:val="Esetilofigura"/>
        <w:jc w:val="center"/>
      </w:pPr>
      <w:r>
        <w:rPr>
          <w:noProof/>
        </w:rPr>
        <w:drawing>
          <wp:inline distT="0" distB="0" distL="0" distR="0" wp14:anchorId="4F73CFF3" wp14:editId="197ED213">
            <wp:extent cx="4076700" cy="3064028"/>
            <wp:effectExtent l="171450" t="171450" r="190500" b="193675"/>
            <wp:docPr id="23" name="Imagen 23" descr="Fully Connected layer in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y Connected layer in CN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06690" cy="308656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61AEC93" w14:textId="59C0D061" w:rsidR="0028765C" w:rsidRDefault="0028765C" w:rsidP="008545FD">
      <w:pPr>
        <w:pStyle w:val="EstiloNota"/>
      </w:pPr>
      <w:r w:rsidRPr="00AF3D0D">
        <w:rPr>
          <w:i/>
          <w:iCs/>
        </w:rPr>
        <w:t>Nota</w:t>
      </w:r>
      <w:r w:rsidRPr="009146B2">
        <w:t>. –</w:t>
      </w:r>
      <w:r w:rsidRPr="008545FD">
        <w:rPr>
          <w:b w:val="0"/>
          <w:bCs w:val="0"/>
        </w:rPr>
        <w:t xml:space="preserve"> Adaptación de A Comprehensive Guide to Convolutional Neural Networks, por Pragati Baheti, 2021, v7 labs (https://www.v7labs.com/blog/convolutional-neural-networks-guide).</w:t>
      </w:r>
    </w:p>
    <w:p w14:paraId="22BE4CE5" w14:textId="6E525B14" w:rsidR="00C57319" w:rsidRDefault="00C57319" w:rsidP="00C57319">
      <w:r>
        <w:lastRenderedPageBreak/>
        <w:t>La información que llega a esta capa suele estar ya transformada en un vector unidimensional (flattened vector), producto del proceso de aplanamiento (flattening) que convierte los mapas de activación bidimensionales en un solo arreglo de valores. Estos valores representan un resumen de alto nivel de las características más significativas presentes en la imagen original, como formas, texturas o patrones complejos.</w:t>
      </w:r>
    </w:p>
    <w:p w14:paraId="706C8560" w14:textId="47FB90B3" w:rsidR="00C57319" w:rsidRDefault="00C57319" w:rsidP="00C57319">
      <w:r>
        <w:t>En cuanto a la función de activación, mientras que en las capas anteriores se utiliza comúnmente ReLU (Rectified Linear Unit) para introducir no linealidades, en las capas fully-connected</w:t>
      </w:r>
      <w:r w:rsidR="005866B8">
        <w:t xml:space="preserve"> o FC</w:t>
      </w:r>
      <w:r>
        <w:t xml:space="preserve"> finales es habitual emplear la función softmax, especialmente en tareas de clasificación multiclase. Esta función transforma los valores de salida en probabilidades normalizadas entre 0 y 1, donde cada valor representa la probabilidad de que la entrada pertenezca a una determinada clase. La clase con la probabilidad más alta se considera la predicción final del modelo.</w:t>
      </w:r>
    </w:p>
    <w:p w14:paraId="401868A1" w14:textId="62D8563B" w:rsidR="00C57319" w:rsidRDefault="00C57319" w:rsidP="00C57319">
      <w:r>
        <w:t>En redes neuronales profundas, puede haber una o varias capas FC entre las capas de extracción de características y la capa de salida. Estas capas adicionales permiten realizar combinaciones más complejas de las características aprendidas y pueden contribuir a mejorar la capacidad predictiva del modelo. Sin embargo, también incrementan el número de parámetros, lo que puede generar un mayor riesgo de sobreajuste si no se cuenta con un volumen de datos suficiente o si no se aplican técnicas de regularización como dropout.</w:t>
      </w:r>
    </w:p>
    <w:p w14:paraId="11ABE940" w14:textId="33D201C0" w:rsidR="00127EA1" w:rsidRDefault="00C57319" w:rsidP="00C57319">
      <w:r>
        <w:t xml:space="preserve">En resumen, la capa </w:t>
      </w:r>
      <w:r w:rsidR="005866B8">
        <w:t>FC</w:t>
      </w:r>
      <w:r>
        <w:t xml:space="preserve"> actúa como un clasificador final que interpreta y combina todas las características extraídas por las etapas previas de la red, y asigna una etiqueta o valor de salida al dato procesado. Es una parte fundamental del proceso de toma de decisiones en una CNN, y su correcta configuración influye directamente en el rendimiento global del modelo.</w:t>
      </w:r>
    </w:p>
    <w:p w14:paraId="29A89F21" w14:textId="1C650A18" w:rsidR="00C84B2F" w:rsidRDefault="00C84B2F" w:rsidP="00C84B2F">
      <w:pPr>
        <w:pStyle w:val="Ttulo4"/>
        <w:numPr>
          <w:ilvl w:val="3"/>
          <w:numId w:val="28"/>
        </w:numPr>
      </w:pPr>
      <w:bookmarkStart w:id="361" w:name="_Toc199587810"/>
      <w:bookmarkStart w:id="362" w:name="_Toc201090280"/>
      <w:r>
        <w:lastRenderedPageBreak/>
        <w:t>Capa Softmax o Softmax layer</w:t>
      </w:r>
      <w:r w:rsidRPr="00A66678">
        <w:t>.</w:t>
      </w:r>
      <w:bookmarkEnd w:id="361"/>
      <w:bookmarkEnd w:id="362"/>
    </w:p>
    <w:p w14:paraId="7BEF92DB" w14:textId="63AD9848" w:rsidR="00DA53BF" w:rsidRDefault="00DA53BF" w:rsidP="00C84B2F">
      <w:r>
        <w:t>La capa Softmax es una capa de salida comúnmente utilizada en redes neuronales cuando se trata de resolver problemas de clasificación multiclase. Su principal función es transformar un vector de valores reales, que pueden estar en cualquier rango, en un vector de probabilidades normalizadas, en el que cada valor está comprendido entre 0 y 1, y la suma total de todos los valores es igual a 1. Esta propiedad permite interpretar la salida como la probabilidad de que la entrada pertenezca a una clase específica.</w:t>
      </w:r>
    </w:p>
    <w:p w14:paraId="0B96ACD4" w14:textId="05907FD6" w:rsidR="004B1B42" w:rsidRDefault="00DA53BF" w:rsidP="00DA53BF">
      <w:pPr>
        <w:rPr>
          <w:rFonts w:ascii="Cambria Math" w:hAnsi="Cambria Math" w:cs="Cambria Math"/>
        </w:rPr>
      </w:pPr>
      <w:r>
        <w:t xml:space="preserve">Matemáticamente, la función softmax aplica la siguiente operación a cada valor de entrada </w:t>
      </w:r>
      <w:r>
        <w:rPr>
          <w:rFonts w:ascii="Cambria Math" w:hAnsi="Cambria Math" w:cs="Cambria Math"/>
        </w:rPr>
        <w:t>𝑧</w:t>
      </w:r>
      <w:r w:rsidRPr="004B1B42">
        <w:rPr>
          <w:rFonts w:ascii="Cambria Math" w:hAnsi="Cambria Math" w:cs="Cambria Math"/>
          <w:vertAlign w:val="subscript"/>
        </w:rPr>
        <w:t>𝑖</w:t>
      </w:r>
      <w:r w:rsidR="004B1B42">
        <w:rPr>
          <w:rFonts w:ascii="Cambria Math" w:hAnsi="Cambria Math" w:cs="Cambria Math"/>
        </w:rPr>
        <w:t xml:space="preserve">, </w:t>
      </w:r>
      <w:r>
        <w:t xml:space="preserve">dentro de un vector </w:t>
      </w:r>
      <w:r>
        <w:rPr>
          <w:rFonts w:ascii="Cambria Math" w:hAnsi="Cambria Math" w:cs="Cambria Math"/>
        </w:rPr>
        <w:t>𝑧</w:t>
      </w:r>
      <w:r w:rsidR="004B1B42">
        <w:rPr>
          <w:rFonts w:ascii="Cambria Math" w:hAnsi="Cambria Math" w:cs="Cambria Math"/>
        </w:rPr>
        <w:t xml:space="preserve"> como se ve en la </w:t>
      </w:r>
      <w:r w:rsidR="00FB48D8">
        <w:rPr>
          <w:rFonts w:ascii="Cambria Math" w:hAnsi="Cambria Math" w:cs="Cambria Math"/>
        </w:rPr>
        <w:t xml:space="preserve">ecuación </w:t>
      </w:r>
      <w:r w:rsidR="00FB48D8">
        <w:rPr>
          <w:rFonts w:ascii="Cambria Math" w:hAnsi="Cambria Math" w:cs="Cambria Math"/>
        </w:rPr>
        <w:fldChar w:fldCharType="begin"/>
      </w:r>
      <w:r w:rsidR="00FB48D8">
        <w:rPr>
          <w:rFonts w:ascii="Cambria Math" w:hAnsi="Cambria Math" w:cs="Cambria Math"/>
        </w:rPr>
        <w:instrText xml:space="preserve"> REF _Ref198461126 \h </w:instrText>
      </w:r>
      <w:r w:rsidR="00FB48D8">
        <w:rPr>
          <w:rFonts w:ascii="Cambria Math" w:hAnsi="Cambria Math" w:cs="Cambria Math"/>
        </w:rPr>
      </w:r>
      <w:r w:rsidR="00FB48D8">
        <w:rPr>
          <w:rFonts w:ascii="Cambria Math" w:hAnsi="Cambria Math" w:cs="Cambria Math"/>
        </w:rPr>
        <w:fldChar w:fldCharType="separate"/>
      </w:r>
      <w:r w:rsidR="00C9395B">
        <w:t>(</w:t>
      </w:r>
      <w:r w:rsidR="00C9395B">
        <w:rPr>
          <w:noProof/>
        </w:rPr>
        <w:t>8</w:t>
      </w:r>
      <w:r w:rsidR="00C9395B">
        <w:t>)</w:t>
      </w:r>
      <w:r w:rsidR="00FB48D8">
        <w:rPr>
          <w:rFonts w:ascii="Cambria Math" w:hAnsi="Cambria Math" w:cs="Cambria Math"/>
        </w:rPr>
        <w:fldChar w:fldCharType="end"/>
      </w:r>
      <w:r w:rsidR="004B1B42">
        <w:rPr>
          <w:rFonts w:ascii="Cambria Math" w:hAnsi="Cambria Math" w:cs="Cambria Math"/>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4B1B42" w14:paraId="39EEA7BE" w14:textId="77777777" w:rsidTr="00FB48D8">
        <w:tc>
          <w:tcPr>
            <w:tcW w:w="500" w:type="pct"/>
          </w:tcPr>
          <w:p w14:paraId="5FAFDD88" w14:textId="77777777" w:rsidR="004B1B42" w:rsidRPr="009452B0" w:rsidRDefault="004B1B42" w:rsidP="00FB48D8">
            <w:pPr>
              <w:spacing w:line="240" w:lineRule="auto"/>
              <w:ind w:firstLine="0"/>
            </w:pPr>
          </w:p>
        </w:tc>
        <w:tc>
          <w:tcPr>
            <w:tcW w:w="4000" w:type="pct"/>
          </w:tcPr>
          <w:p w14:paraId="78D28404" w14:textId="4D186A2F" w:rsidR="00FB48D8" w:rsidRPr="00FB48D8" w:rsidRDefault="00FB48D8" w:rsidP="00FB48D8">
            <w:pPr>
              <w:ind w:firstLine="0"/>
              <w:rPr>
                <w:rFonts w:eastAsiaTheme="minorEastAsia"/>
              </w:rPr>
            </w:pPr>
            <m:oMathPara>
              <m:oMath>
                <m:r>
                  <w:rPr>
                    <w:rFonts w:ascii="Cambria Math" w:hAnsi="Cambria Math"/>
                  </w:rPr>
                  <m:t>σ(</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e>
                    </m:nary>
                  </m:den>
                </m:f>
              </m:oMath>
            </m:oMathPara>
          </w:p>
        </w:tc>
        <w:tc>
          <w:tcPr>
            <w:tcW w:w="500" w:type="pct"/>
          </w:tcPr>
          <w:p w14:paraId="3F1F96F2" w14:textId="657D60F6" w:rsidR="004B1B42" w:rsidRDefault="004B1B42" w:rsidP="00E00763">
            <w:pPr>
              <w:ind w:firstLine="0"/>
            </w:pPr>
            <w:bookmarkStart w:id="363" w:name="_Ref198461126"/>
            <w:r>
              <w:t>(</w:t>
            </w:r>
            <w:r w:rsidR="00133DB9">
              <w:fldChar w:fldCharType="begin"/>
            </w:r>
            <w:r w:rsidR="00133DB9">
              <w:instrText xml:space="preserve"> SEQ Ecuación \* ARABIC </w:instrText>
            </w:r>
            <w:r w:rsidR="00133DB9">
              <w:fldChar w:fldCharType="separate"/>
            </w:r>
            <w:r w:rsidR="00C9395B">
              <w:rPr>
                <w:noProof/>
              </w:rPr>
              <w:t>8</w:t>
            </w:r>
            <w:r w:rsidR="00133DB9">
              <w:rPr>
                <w:noProof/>
              </w:rPr>
              <w:fldChar w:fldCharType="end"/>
            </w:r>
            <w:r>
              <w:t>)</w:t>
            </w:r>
            <w:bookmarkEnd w:id="363"/>
          </w:p>
        </w:tc>
      </w:tr>
    </w:tbl>
    <w:p w14:paraId="1D21DCE2" w14:textId="6BB8E1A4" w:rsidR="00DA53BF" w:rsidRDefault="00DA53BF" w:rsidP="00DA53BF">
      <w:r>
        <w:t xml:space="preserve">Donde </w:t>
      </w:r>
      <w:r>
        <w:rPr>
          <w:rFonts w:ascii="Cambria Math" w:hAnsi="Cambria Math" w:cs="Cambria Math"/>
        </w:rPr>
        <w:t>𝑛</w:t>
      </w:r>
      <w:r>
        <w:t xml:space="preserve"> es el número total de clases. Esta fórmula garantiza que los valores más altos en el vector original tendrán una mayor probabilidad, mientras que los valores menores recibirán proporciones correspondientemente más bajas, sin perder la relación relativa entre ellos.</w:t>
      </w:r>
    </w:p>
    <w:p w14:paraId="677E6978" w14:textId="6763290D" w:rsidR="00DA53BF" w:rsidRDefault="00DA53BF" w:rsidP="00DA53BF">
      <w:r>
        <w:t>La capa softmax suele colocarse al final de la red, justo después de una o varias capas totalmente conectadas (fully-connected layers). Es en esta capa donde se realiza la decisión final del modelo, ya que el resultado de la función softmax indica cuál es la clase más probable que corresponde a la entrada procesada. En tareas como reconocimiento de imágenes, clasificación de texto o detección de objetos, esta capa es crucial para traducir las representaciones abstractas internas de la red en una salida comprensible y accionable.</w:t>
      </w:r>
    </w:p>
    <w:p w14:paraId="7A93CDDE" w14:textId="39936A56" w:rsidR="00DA53BF" w:rsidRDefault="00DA53BF" w:rsidP="00DA53BF">
      <w:r>
        <w:lastRenderedPageBreak/>
        <w:t>Una de las principales ventajas de utilizar softmax es que permite comparar directamente la confianza del modelo respecto a cada clase posible. Por ejemplo, si el modelo asigna una probabilidad del 0.95 a la clase "gato" y 0.05 a "perro", se puede inferir que el modelo está altamente seguro de su predicción. Esta propiedad también es útil en tareas donde se necesita establecer un umbral de decisión o interpretar el grado de certeza en entornos de clasificación con incertidumbre.</w:t>
      </w:r>
    </w:p>
    <w:p w14:paraId="41D65E44" w14:textId="6B40F2FD" w:rsidR="00DA53BF" w:rsidRDefault="00DA53BF" w:rsidP="00DA53BF">
      <w:r>
        <w:t>En resumen, la capa Softmax cumple un papel fundamental en redes neuronales para clasificación, ya que convierte la salida bruta de la red en una distribución de probabilidad interpretable, facilitando tanto la evaluación del rendimiento como la implementación de decisiones basadas en las predicciones del modelo.</w:t>
      </w:r>
    </w:p>
    <w:p w14:paraId="642F8EEA" w14:textId="67EEF592" w:rsidR="00C84B2F" w:rsidRDefault="00C84B2F" w:rsidP="00C84B2F">
      <w:pPr>
        <w:pStyle w:val="Ttulo4"/>
        <w:numPr>
          <w:ilvl w:val="3"/>
          <w:numId w:val="28"/>
        </w:numPr>
      </w:pPr>
      <w:bookmarkStart w:id="364" w:name="_Toc199587811"/>
      <w:bookmarkStart w:id="365" w:name="_Toc201090281"/>
      <w:r>
        <w:t>Aplicación De La Redes Neuronales Convolucionales</w:t>
      </w:r>
      <w:r w:rsidRPr="00A66678">
        <w:t>.</w:t>
      </w:r>
      <w:bookmarkEnd w:id="364"/>
      <w:bookmarkEnd w:id="365"/>
    </w:p>
    <w:p w14:paraId="39A1EE0F" w14:textId="549AF69E" w:rsidR="0068489D" w:rsidRDefault="00423FA7" w:rsidP="00C84B2F">
      <w:r>
        <w:t>Las redes neuronales convolucionales son una parte muy importante en el Deep learning, ya que esta especialmente diseñada para procesar datos con estructura espacial, en imágenes, señales y secuencias, tiene un uso amplio en diversas áreas:</w:t>
      </w:r>
    </w:p>
    <w:p w14:paraId="57F3FF3D" w14:textId="32B3D77A" w:rsidR="00423FA7" w:rsidRDefault="00423FA7" w:rsidP="000E514B">
      <w:pPr>
        <w:pStyle w:val="Prrafodelista"/>
        <w:numPr>
          <w:ilvl w:val="0"/>
          <w:numId w:val="10"/>
        </w:numPr>
      </w:pPr>
      <w:r>
        <w:t xml:space="preserve">Visión por </w:t>
      </w:r>
      <w:r w:rsidR="002B177C">
        <w:t>computadora. -</w:t>
      </w:r>
      <w:r>
        <w:t xml:space="preserve"> análisis de imágenes y videos, como detección medicas en radiografías como modelos de ResNet o DenseNet, reconocimiento de animales como iNaturalist, filtrado de contenido como en las redes sociales, detección de objetos como Yolo, Faster R-CNN son usados en Tesla, Waylo</w:t>
      </w:r>
      <w:r w:rsidR="002B177C">
        <w:t>.</w:t>
      </w:r>
    </w:p>
    <w:p w14:paraId="607E1567" w14:textId="715F812A" w:rsidR="00423FA7" w:rsidRDefault="002B177C" w:rsidP="000E514B">
      <w:pPr>
        <w:pStyle w:val="Prrafodelista"/>
        <w:numPr>
          <w:ilvl w:val="0"/>
          <w:numId w:val="10"/>
        </w:numPr>
      </w:pPr>
      <w:r>
        <w:t xml:space="preserve">Procesamiento de señales y series temporales, tenemos detecciones médicas, análisis de audio con Conv1D como aplicaciones Siri, Alexa, detección de audio como Shazam </w:t>
      </w:r>
      <w:r w:rsidR="005866B8">
        <w:t>e</w:t>
      </w:r>
      <w:r>
        <w:t xml:space="preserve"> identificación de patrones en series temporales de la bolsa de valores.</w:t>
      </w:r>
    </w:p>
    <w:p w14:paraId="0F300409" w14:textId="5B22BF93" w:rsidR="002B177C" w:rsidRDefault="002B177C" w:rsidP="000E514B">
      <w:pPr>
        <w:pStyle w:val="Prrafodelista"/>
        <w:numPr>
          <w:ilvl w:val="0"/>
          <w:numId w:val="10"/>
        </w:numPr>
      </w:pPr>
      <w:r>
        <w:lastRenderedPageBreak/>
        <w:t>Procesamiento de lenguaje natural (NPL) aunque los transformer dominan el NPL, las CNN aun como textCNN, en aplicaciones twiter X, fake news, traducción automática CNN + RNN ejemplo Google translate.</w:t>
      </w:r>
    </w:p>
    <w:p w14:paraId="5F1C4510" w14:textId="4A306B59" w:rsidR="002B177C" w:rsidRPr="00CD0A34" w:rsidRDefault="002B177C" w:rsidP="000E514B">
      <w:pPr>
        <w:pStyle w:val="Prrafodelista"/>
        <w:numPr>
          <w:ilvl w:val="0"/>
          <w:numId w:val="10"/>
        </w:numPr>
      </w:pPr>
      <w:r>
        <w:t>Aplicaciones en dispositivos móviles y Edge computing. – modelos como MobileNet o EfficientNet usadas en apps fotográficas en sus mejoras de imagen y modo retrato usados ejemplo Google Pixel, o realidad aumentada como Snapchat filters, Pokemon Go y IOT internet de las cosas.</w:t>
      </w:r>
    </w:p>
    <w:p w14:paraId="56C4A41C" w14:textId="3238FB7E" w:rsidR="00CD0A34" w:rsidRDefault="00CD0A34" w:rsidP="00DE0866">
      <w:pPr>
        <w:pStyle w:val="Ttulo3"/>
      </w:pPr>
      <w:bookmarkStart w:id="366" w:name="_Toc199518015"/>
      <w:bookmarkStart w:id="367" w:name="_Toc199533420"/>
      <w:bookmarkStart w:id="368" w:name="_Toc199587812"/>
      <w:bookmarkStart w:id="369" w:name="_Toc201090282"/>
      <w:r>
        <w:t xml:space="preserve">Redes </w:t>
      </w:r>
      <w:r w:rsidR="008F304D">
        <w:t>Neuronales Recurrentes (</w:t>
      </w:r>
      <w:r w:rsidR="00AC2693">
        <w:t>R</w:t>
      </w:r>
      <w:r>
        <w:t>NN</w:t>
      </w:r>
      <w:r w:rsidR="008F304D">
        <w:t>).</w:t>
      </w:r>
      <w:bookmarkEnd w:id="366"/>
      <w:bookmarkEnd w:id="367"/>
      <w:bookmarkEnd w:id="368"/>
      <w:bookmarkEnd w:id="369"/>
    </w:p>
    <w:p w14:paraId="0626693C" w14:textId="55522C35" w:rsidR="002B177C" w:rsidRDefault="00C31C1C" w:rsidP="002B177C">
      <w:r>
        <w:t>La red neuronal recurrente</w:t>
      </w:r>
      <w:r w:rsidR="00BE4F47">
        <w:t xml:space="preserve"> o RNN se entrena con datos secuenciales o de series temporales para crear </w:t>
      </w:r>
      <w:r>
        <w:t>un modelo</w:t>
      </w:r>
      <w:r w:rsidR="00BE4F47">
        <w:t xml:space="preserve"> de machine learning (ML) y</w:t>
      </w:r>
      <w:r>
        <w:t>/o Deep learning (DL) como LSTM y GRU</w:t>
      </w:r>
      <w:r w:rsidR="00BE4F47">
        <w:t xml:space="preserve"> que puede hacer predicciones o conclusiones secuenciales basándose en entradas secuenciales</w:t>
      </w:r>
      <w:r w:rsidR="00017305">
        <w:t xml:space="preserve"> como se ve en la </w:t>
      </w:r>
      <w:r w:rsidR="00017305">
        <w:fldChar w:fldCharType="begin"/>
      </w:r>
      <w:r w:rsidR="00017305">
        <w:instrText xml:space="preserve"> REF _Ref197847270 \h </w:instrText>
      </w:r>
      <w:r w:rsidR="00017305">
        <w:fldChar w:fldCharType="separate"/>
      </w:r>
      <w:r w:rsidR="00C9395B" w:rsidRPr="00846418">
        <w:t xml:space="preserve">Figura </w:t>
      </w:r>
      <w:r w:rsidR="00C9395B">
        <w:rPr>
          <w:noProof/>
        </w:rPr>
        <w:t>13</w:t>
      </w:r>
      <w:r w:rsidR="00017305">
        <w:fldChar w:fldCharType="end"/>
      </w:r>
      <w:r>
        <w:t>.</w:t>
      </w:r>
    </w:p>
    <w:p w14:paraId="5E8045FE" w14:textId="08D45C42" w:rsidR="00D57CC6" w:rsidRPr="00D57CC6" w:rsidRDefault="00D57CC6" w:rsidP="008545FD">
      <w:pPr>
        <w:pStyle w:val="Esetilofigura"/>
      </w:pPr>
      <w:bookmarkStart w:id="370" w:name="_Ref197847270"/>
      <w:bookmarkStart w:id="371" w:name="_Toc199533475"/>
      <w:bookmarkStart w:id="372" w:name="_Toc201090377"/>
      <w:r w:rsidRPr="00846418">
        <w:t xml:space="preserve">Figura </w:t>
      </w:r>
      <w:r w:rsidR="00133DB9">
        <w:fldChar w:fldCharType="begin"/>
      </w:r>
      <w:r w:rsidR="00133DB9">
        <w:instrText xml:space="preserve"> SEQ Figura \* ARABIC </w:instrText>
      </w:r>
      <w:r w:rsidR="00133DB9">
        <w:fldChar w:fldCharType="separate"/>
      </w:r>
      <w:r w:rsidR="00C9395B">
        <w:rPr>
          <w:noProof/>
        </w:rPr>
        <w:t>13</w:t>
      </w:r>
      <w:r w:rsidR="00133DB9">
        <w:rPr>
          <w:noProof/>
        </w:rPr>
        <w:fldChar w:fldCharType="end"/>
      </w:r>
      <w:bookmarkEnd w:id="370"/>
      <w:r w:rsidRPr="00D57CC6">
        <w:br/>
      </w:r>
      <w:r w:rsidRPr="008545FD">
        <w:rPr>
          <w:b w:val="0"/>
          <w:bCs w:val="0"/>
          <w:i/>
          <w:iCs/>
        </w:rPr>
        <w:t>Neurona recurrente</w:t>
      </w:r>
      <w:bookmarkEnd w:id="371"/>
      <w:bookmarkEnd w:id="372"/>
    </w:p>
    <w:p w14:paraId="7F19042E" w14:textId="77777777" w:rsidR="00D57CC6" w:rsidRDefault="00D57CC6" w:rsidP="008545FD">
      <w:pPr>
        <w:pStyle w:val="Esetilofigura"/>
        <w:jc w:val="center"/>
      </w:pPr>
      <w:r>
        <w:rPr>
          <w:noProof/>
        </w:rPr>
        <w:drawing>
          <wp:inline distT="0" distB="0" distL="0" distR="0" wp14:anchorId="4EE41810" wp14:editId="6C9D2B5C">
            <wp:extent cx="2911843" cy="1638300"/>
            <wp:effectExtent l="133350" t="114300" r="136525" b="1714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31131" cy="17054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E3745E" w14:textId="7704B424" w:rsidR="009E6BF6" w:rsidRDefault="00D57CC6" w:rsidP="008545FD">
      <w:pPr>
        <w:pStyle w:val="EstiloNota"/>
      </w:pPr>
      <w:r w:rsidRPr="00B02FCB">
        <w:rPr>
          <w:i/>
          <w:iCs/>
        </w:rPr>
        <w:t>Nota</w:t>
      </w:r>
      <w:r>
        <w:t xml:space="preserve">. – </w:t>
      </w:r>
      <w:r w:rsidRPr="008545FD">
        <w:rPr>
          <w:b w:val="0"/>
          <w:bCs w:val="0"/>
        </w:rPr>
        <w:t xml:space="preserve">adaptada de una red neuronal recurrente </w:t>
      </w:r>
      <w:r w:rsidR="00F8063D" w:rsidRPr="008545FD">
        <w:rPr>
          <w:b w:val="0"/>
          <w:bCs w:val="0"/>
        </w:rPr>
        <w:t xml:space="preserve">y como esta se desarrolla en ciclos, </w:t>
      </w:r>
      <w:r w:rsidR="00CC307F" w:rsidRPr="008545FD">
        <w:rPr>
          <w:b w:val="0"/>
          <w:bCs w:val="0"/>
        </w:rPr>
        <w:t>por Ruben Cañadas, 2021, abdatum (https://abdatum.com/tecnologia/redes-neuronales-recurrentes).</w:t>
      </w:r>
    </w:p>
    <w:p w14:paraId="69A11CAC" w14:textId="77777777" w:rsidR="00715A77" w:rsidRDefault="00C31C1C" w:rsidP="002B177C">
      <w:r>
        <w:lastRenderedPageBreak/>
        <w:t>Al igual que las redes neuronales recurrentes utilizan datos de entrenamiento para aprender</w:t>
      </w:r>
      <w:r w:rsidR="00715A77">
        <w:t>.</w:t>
      </w:r>
    </w:p>
    <w:p w14:paraId="366A7017" w14:textId="2EB179F9" w:rsidR="00C31C1C" w:rsidRDefault="00C31C1C" w:rsidP="002B177C">
      <w:r>
        <w:t>Se distinguen por su memoria, ya que toman información de las entradas anteriores para que están influyan en la entrada y salida actuales.</w:t>
      </w:r>
    </w:p>
    <w:p w14:paraId="110E2A9B" w14:textId="77B6FB04" w:rsidR="00C31C1C" w:rsidRDefault="00CC2D42" w:rsidP="002B177C">
      <w:r>
        <w:t xml:space="preserve">Las salidas de las redes neuronales recurrentes como se </w:t>
      </w:r>
      <w:r w:rsidR="00F35451">
        <w:t>mencionó</w:t>
      </w:r>
      <w:r>
        <w:t xml:space="preserve"> </w:t>
      </w:r>
      <w:r w:rsidR="00AC2693">
        <w:t>dependen</w:t>
      </w:r>
      <w:r>
        <w:t xml:space="preserve"> de los elementos anteriores dentro de la secuencia, tengamos en mente una frase y cada palabra forma una secuencia en la que el orden importa, se rastrea el contexto manteniendo un estado oculto en cada paso temporal. Se crea un bucle de feedback al pasar el estado oculto de un paso temporal al siguiente. El estado oculto actúa como una memoria que almacena la información sobre entradas anteriores, en cada paso temporal, la red neuronal recurrente pr</w:t>
      </w:r>
      <w:r w:rsidR="00AC2693">
        <w:t>ocesa la entrada actual junto con es estado oculto del paso temporal anterior, permitiendo recordar puntos de datos anteriores y utiliza esa información para la salida.</w:t>
      </w:r>
    </w:p>
    <w:p w14:paraId="35916DD1" w14:textId="203B59FD" w:rsidR="00AC2693" w:rsidRDefault="00AC2693" w:rsidP="002B177C">
      <w:r>
        <w:t>Otra característica distintiva de las redes recurrentes es que comparten parámetros en cada capa de la red, mientras que las redes prealimentadas tienen diferentes pesos en cada nodo las redes neuronales recurrentes comparten el mismo parámetro de peso dentro de cada capa. Estos pesos todavía se ajustan a través de los procesos de retro propagación y descenso de gradiente facilitando el aprendizaje por refuerzo.</w:t>
      </w:r>
    </w:p>
    <w:p w14:paraId="16B3C964" w14:textId="67DB51D7" w:rsidR="00AC2693" w:rsidRDefault="00AC2693" w:rsidP="00AC2693">
      <w:r>
        <w:t>Las RNN utilizan algoritmos de propagación directa y retropropagaci</w:t>
      </w:r>
      <w:r w:rsidR="00A17A77">
        <w:t>ó</w:t>
      </w:r>
      <w:r>
        <w:t>n en el tiempo (BPTT) para determinar los gradientes (o derivadas),</w:t>
      </w:r>
      <w:r w:rsidRPr="00AC2693">
        <w:t xml:space="preserve"> lo que difiere ligeramente de la retropropagación tradicional, ya que es específico de los datos de secuencia. Los principios de la BPTT son los mismos que los de la retropropagación tradicional, donde el modelo se entrena a sí </w:t>
      </w:r>
      <w:r w:rsidRPr="00AC2693">
        <w:lastRenderedPageBreak/>
        <w:t>mismo calculando los errores de su capa de salida a su capa de entrada. Estos cálculos nos permiten ajustar y ajustar los parámetros del modelo adecuadamente. BPTT difiere del enfoque tradicional en que BPTT suma errores en cada paso de tiempo mientras que las redes prealimentadas no necesitan sumar errores, ya que no comparten parámetros a través de cada capa</w:t>
      </w:r>
      <w:r>
        <w:t>.</w:t>
      </w:r>
    </w:p>
    <w:p w14:paraId="4F701CD0" w14:textId="65DFA05E" w:rsidR="00913D25" w:rsidRDefault="00614286" w:rsidP="00AC2693">
      <w:r w:rsidRPr="00614286">
        <w:t>Una función de activación es una función matemática que se aplica a la salida de cada capa de neuronas de la red para introducir no linealidad y permitir que la red aprenda patrones más complejos en los datos. Sin funciones de activación, la RNN simplemente calcularía transformaciones lineales de la entrada, lo que la haría incapaz de manejar problemas no lineales. La no linealidad es crucial para aprender y modelar patrones complejos, particularmente en tareas como PLN, análisis de series temporales y predicción de datos secuenciales</w:t>
      </w:r>
      <w:sdt>
        <w:sdtPr>
          <w:id w:val="-1989698242"/>
          <w:citation/>
        </w:sdtPr>
        <w:sdtEndPr/>
        <w:sdtContent>
          <w:r>
            <w:fldChar w:fldCharType="begin"/>
          </w:r>
          <w:r>
            <w:rPr>
              <w:lang w:val="es-ES"/>
            </w:rPr>
            <w:instrText xml:space="preserve"> CITATION IBM5 \l 3082 </w:instrText>
          </w:r>
          <w:r>
            <w:fldChar w:fldCharType="separate"/>
          </w:r>
          <w:r w:rsidR="00C9395B">
            <w:rPr>
              <w:noProof/>
              <w:lang w:val="es-ES"/>
            </w:rPr>
            <w:t xml:space="preserve"> (IBM International Business Machines Corporation, s.f.)</w:t>
          </w:r>
          <w:r>
            <w:fldChar w:fldCharType="end"/>
          </w:r>
        </w:sdtContent>
      </w:sdt>
      <w:r w:rsidRPr="00614286">
        <w:t>.</w:t>
      </w:r>
    </w:p>
    <w:p w14:paraId="6BF008E3" w14:textId="733A054E" w:rsidR="00C84B2F" w:rsidRDefault="00C84B2F" w:rsidP="00C84B2F">
      <w:pPr>
        <w:pStyle w:val="Ttulo4"/>
        <w:numPr>
          <w:ilvl w:val="3"/>
          <w:numId w:val="28"/>
        </w:numPr>
      </w:pPr>
      <w:bookmarkStart w:id="373" w:name="_Toc199587813"/>
      <w:bookmarkStart w:id="374" w:name="_Toc201090283"/>
      <w:r>
        <w:t>Redes Neuronales Recurrentes Estándar</w:t>
      </w:r>
      <w:r w:rsidRPr="00A66678">
        <w:t>.</w:t>
      </w:r>
      <w:bookmarkEnd w:id="373"/>
      <w:bookmarkEnd w:id="374"/>
    </w:p>
    <w:p w14:paraId="18645538" w14:textId="75A9307D" w:rsidR="00913D25" w:rsidRDefault="00E149C6" w:rsidP="00C84B2F">
      <w:r w:rsidRPr="00E149C6">
        <w:t xml:space="preserve">Las Redes Neuronales Recurrentes estándar son una de las primeras arquitecturas diseñadas para el procesamiento de datos secuenciales. A diferencia de las redes neuronales tradicionales, que consideran cada entrada como independiente, las RNN estándar tienen conexiones que permiten que la información se propague de un paso de tiempo al siguiente. Esto significa que la salida en un instante determinado depende no solo de la entrada actual, sino también del estado oculto (hidden state) anterior, lo que introduce una forma de memoria temporal. Sin embargo, esta estructura básica tiene limitaciones importantes: cuando se trata de secuencias largas, estas redes tienen dificultades para aprender dependencias a largo plazo debido a problemas como el desvanecimiento o explosión del gradiente, lo que afecta </w:t>
      </w:r>
      <w:r w:rsidRPr="00E149C6">
        <w:lastRenderedPageBreak/>
        <w:t>negativamente el rendimiento en tareas complejas como la traducción o el modelado de lenguaje.</w:t>
      </w:r>
      <w:sdt>
        <w:sdtPr>
          <w:id w:val="531921770"/>
          <w:citation/>
        </w:sdtPr>
        <w:sdtEndPr/>
        <w:sdtContent>
          <w:r w:rsidR="00E64B63">
            <w:fldChar w:fldCharType="begin"/>
          </w:r>
          <w:r w:rsidR="00E64B63" w:rsidRPr="00E149C6">
            <w:rPr>
              <w:lang w:val="es-ES"/>
            </w:rPr>
            <w:instrText xml:space="preserve"> CITATION IBM5 \l 3082 </w:instrText>
          </w:r>
          <w:r w:rsidR="00E64B63">
            <w:fldChar w:fldCharType="separate"/>
          </w:r>
          <w:r w:rsidR="00C9395B">
            <w:rPr>
              <w:noProof/>
              <w:lang w:val="es-ES"/>
            </w:rPr>
            <w:t xml:space="preserve"> (IBM International Business Machines Corporation, s.f.)</w:t>
          </w:r>
          <w:r w:rsidR="00E64B63">
            <w:fldChar w:fldCharType="end"/>
          </w:r>
        </w:sdtContent>
      </w:sdt>
      <w:r w:rsidR="00E64B63">
        <w:t>.</w:t>
      </w:r>
    </w:p>
    <w:p w14:paraId="47536B75" w14:textId="2B228D8B" w:rsidR="00C84B2F" w:rsidRDefault="00C84B2F" w:rsidP="00C84B2F">
      <w:pPr>
        <w:pStyle w:val="Ttulo4"/>
        <w:numPr>
          <w:ilvl w:val="3"/>
          <w:numId w:val="28"/>
        </w:numPr>
      </w:pPr>
      <w:bookmarkStart w:id="375" w:name="_Toc199587814"/>
      <w:bookmarkStart w:id="376" w:name="_Toc201090284"/>
      <w:r>
        <w:t>Redes Neuronales Recurrentes Bidireccionales (BRNN)</w:t>
      </w:r>
      <w:r w:rsidRPr="00A66678">
        <w:t>.</w:t>
      </w:r>
      <w:bookmarkEnd w:id="375"/>
      <w:bookmarkEnd w:id="376"/>
    </w:p>
    <w:p w14:paraId="1D81CA1D" w14:textId="1B5060AC" w:rsidR="00913D25" w:rsidRDefault="00E149C6" w:rsidP="00C84B2F">
      <w:r w:rsidRPr="00E149C6">
        <w:t>Las Redes Neuronales Recurrentes Bidireccionales (BRNN) son una extensión de las RNN estándar que abordan algunas de sus limitaciones. La idea principal es procesar la secuencia de datos en ambas direcciones, es decir, hacia adelante (del pasado al futuro) y hacia atrás (del futuro al pasado). Esto permite que la red acceda tanto al contexto anterior como al posterior en cada paso de tiempo, mejorando significativamente la comprensión del significado contextual. Este enfoque es especialmente útil en tareas como el reconocimiento de voz, análisis de sentimiento y procesamiento del lenguaje natural, donde la información futura puede ayudar a entender mejor una palabra o evento anterior. Las BRNN suelen utilizarse en combinación con LSTM o GRU para obtener un rendimiento aún mejor</w:t>
      </w:r>
      <w:r w:rsidR="007E6E7E">
        <w:t>.</w:t>
      </w:r>
    </w:p>
    <w:p w14:paraId="16902A61" w14:textId="3B333C08" w:rsidR="00C84B2F" w:rsidRDefault="00C84B2F" w:rsidP="00C84B2F">
      <w:pPr>
        <w:pStyle w:val="Ttulo4"/>
        <w:numPr>
          <w:ilvl w:val="3"/>
          <w:numId w:val="28"/>
        </w:numPr>
      </w:pPr>
      <w:bookmarkStart w:id="377" w:name="_Toc199587815"/>
      <w:bookmarkStart w:id="378" w:name="_Toc201090285"/>
      <w:r>
        <w:t>Memoria A Corto Plazo (LSTM)</w:t>
      </w:r>
      <w:r w:rsidRPr="00A66678">
        <w:t>.</w:t>
      </w:r>
      <w:bookmarkEnd w:id="377"/>
      <w:bookmarkEnd w:id="378"/>
    </w:p>
    <w:p w14:paraId="6247227D" w14:textId="20726D84" w:rsidR="00E149C6" w:rsidRDefault="00E149C6" w:rsidP="00C84B2F">
      <w:r>
        <w:t xml:space="preserve">Las LSTM (Long Short-Term </w:t>
      </w:r>
      <w:r w:rsidRPr="005826EF">
        <w:t>Memory</w:t>
      </w:r>
      <w:r>
        <w:t>) son una variante avanzada de las redes neuronales recurrentes (RNN), introducidas por Sepp Hochreiter y Jürgen Schmidhuber en 1997, con el objetivo de superar una de las principales limitaciones de las RNN estándar: el problema del desvanecimiento o explosión del gradiente. Este fenómeno dificulta el aprendizaje de relaciones de dependencia a largo plazo en las secuencias, especialmente cuando estas son muy extensas, como suele ocurrir en el procesamiento de lenguaje natural, análisis de series temporales y datos biométricos.</w:t>
      </w:r>
    </w:p>
    <w:p w14:paraId="3261D342" w14:textId="38C609CA" w:rsidR="00E149C6" w:rsidRDefault="00E149C6" w:rsidP="00E149C6">
      <w:r>
        <w:lastRenderedPageBreak/>
        <w:t>La innovación clave de las LSTM radica en su estructura interna de celdas de memoria, diseñada para preservar y controlar el flujo de información a través del tiempo. Esta celda de memoria está compuesta por tres compuertas fundamentales:</w:t>
      </w:r>
    </w:p>
    <w:p w14:paraId="05DEE570" w14:textId="790B1232" w:rsidR="00E149C6" w:rsidRDefault="00E149C6" w:rsidP="00947C3A">
      <w:pPr>
        <w:pStyle w:val="Prrafodelista"/>
        <w:numPr>
          <w:ilvl w:val="0"/>
          <w:numId w:val="30"/>
        </w:numPr>
      </w:pPr>
      <w:r>
        <w:t>La compuerta de entrada regula qué nueva información será almacenada en la celda.</w:t>
      </w:r>
    </w:p>
    <w:p w14:paraId="5E0CD5DB" w14:textId="5CC7D389" w:rsidR="00E149C6" w:rsidRDefault="00E149C6" w:rsidP="00947C3A">
      <w:pPr>
        <w:pStyle w:val="Prrafodelista"/>
        <w:numPr>
          <w:ilvl w:val="0"/>
          <w:numId w:val="30"/>
        </w:numPr>
      </w:pPr>
      <w:r>
        <w:t>La compuerta de olvido decide qué información de la celda anterior debe ser descartada.</w:t>
      </w:r>
    </w:p>
    <w:p w14:paraId="00691FB6" w14:textId="0AC5AE99" w:rsidR="00E149C6" w:rsidRDefault="00E149C6" w:rsidP="00947C3A">
      <w:pPr>
        <w:pStyle w:val="Prrafodelista"/>
        <w:numPr>
          <w:ilvl w:val="0"/>
          <w:numId w:val="30"/>
        </w:numPr>
      </w:pPr>
      <w:r>
        <w:t>La compuerta de salida determina qué parte de la información almacenada será utilizada como salida en el paso de tiempo actual.</w:t>
      </w:r>
    </w:p>
    <w:p w14:paraId="7647EDAF" w14:textId="10579396" w:rsidR="00E149C6" w:rsidRDefault="00E149C6" w:rsidP="00E149C6">
      <w:r>
        <w:t>Estas compuertas funcionan mediante funciones sigmoides y operaciones de producto punto, permitiendo a la red mantener, actualizar o desechar información de forma selectiva en cada paso temporal. Esta capacidad de control fino es lo que permite a las LSTM modelar dependencias a largo plazo sin que los gradientes se desvanezcan durante el entrenamiento.</w:t>
      </w:r>
    </w:p>
    <w:p w14:paraId="1469C407" w14:textId="0FBE3DDA" w:rsidR="00E149C6" w:rsidRDefault="00E149C6" w:rsidP="00E149C6">
      <w:r>
        <w:t>Las LSTM son especialmente eficaces en tareas donde el contexto previo tiene un impacto determinante en las predicciones futuras. Por ejemplo:</w:t>
      </w:r>
    </w:p>
    <w:p w14:paraId="54C678E8" w14:textId="2CC4AA19" w:rsidR="00E149C6" w:rsidRDefault="00E149C6" w:rsidP="00947C3A">
      <w:pPr>
        <w:pStyle w:val="Prrafodelista"/>
        <w:numPr>
          <w:ilvl w:val="0"/>
          <w:numId w:val="31"/>
        </w:numPr>
      </w:pPr>
      <w:r>
        <w:t>En traducción automática, la red debe recordar el sujeto al inicio de una oración para traducir correctamente el verbo al final.</w:t>
      </w:r>
    </w:p>
    <w:p w14:paraId="2CAB2483" w14:textId="55D58067" w:rsidR="00E149C6" w:rsidRDefault="00E149C6" w:rsidP="00947C3A">
      <w:pPr>
        <w:pStyle w:val="Prrafodelista"/>
        <w:numPr>
          <w:ilvl w:val="0"/>
          <w:numId w:val="31"/>
        </w:numPr>
      </w:pPr>
      <w:r>
        <w:t>En reconocimiento de voz, la pronunciación de una sílaba puede depender de sonidos anteriores.</w:t>
      </w:r>
    </w:p>
    <w:p w14:paraId="0C5C4BF6" w14:textId="7AABD2D8" w:rsidR="00E149C6" w:rsidRDefault="00E149C6" w:rsidP="00947C3A">
      <w:pPr>
        <w:pStyle w:val="Prrafodelista"/>
        <w:numPr>
          <w:ilvl w:val="0"/>
          <w:numId w:val="31"/>
        </w:numPr>
      </w:pPr>
      <w:r>
        <w:t>En análisis de sentimientos, una negación inicial (“no”) puede cambiar completamente el sentido del texto posterior.</w:t>
      </w:r>
    </w:p>
    <w:p w14:paraId="243F04D3" w14:textId="790BD41E" w:rsidR="00E149C6" w:rsidRDefault="00E149C6" w:rsidP="00947C3A">
      <w:pPr>
        <w:pStyle w:val="Prrafodelista"/>
        <w:numPr>
          <w:ilvl w:val="0"/>
          <w:numId w:val="31"/>
        </w:numPr>
      </w:pPr>
      <w:r>
        <w:lastRenderedPageBreak/>
        <w:t>En predicción de series temporales financieras o meteorológicas, el comportamiento pasado es crucial para hacer pronósticos precisos.</w:t>
      </w:r>
    </w:p>
    <w:p w14:paraId="07FBF830" w14:textId="6B53630D" w:rsidR="00E149C6" w:rsidRDefault="00E149C6" w:rsidP="00E149C6">
      <w:r>
        <w:t>Además, las LSTM han demostrado un rendimiento sobresaliente cuando se integran en arquitecturas más complejas, como los modelos Encoder–Decoder con atención, utilizados en traductores automáticos modernos o modelos de resumen automático de textos. También se emplean en la detección de anomalías, generación de texto y en modelos de predicción de eventos futuros en distintas industrias.</w:t>
      </w:r>
    </w:p>
    <w:p w14:paraId="0851AF10" w14:textId="33B68875" w:rsidR="00913D25" w:rsidRDefault="00E149C6" w:rsidP="00E149C6">
      <w:r>
        <w:t>En resumen, las LSTM son un pilar fundamental en el desarrollo de redes neuronales que necesitan retener información contextual a través del tiempo, y su diseño estructural continúa siendo una de las soluciones más efectivas y versátiles para el modelado de secuencias en el campo de la inteligencia artificial</w:t>
      </w:r>
      <w:r w:rsidRPr="00E149C6">
        <w:t>.</w:t>
      </w:r>
    </w:p>
    <w:p w14:paraId="48F5EB58" w14:textId="5E13624C" w:rsidR="00C84B2F" w:rsidRDefault="00C84B2F" w:rsidP="00C84B2F">
      <w:pPr>
        <w:pStyle w:val="Ttulo4"/>
        <w:numPr>
          <w:ilvl w:val="3"/>
          <w:numId w:val="28"/>
        </w:numPr>
      </w:pPr>
      <w:bookmarkStart w:id="379" w:name="_Toc199587816"/>
      <w:bookmarkStart w:id="380" w:name="_Toc201090286"/>
      <w:r>
        <w:t>Unidades Recurrentes Bloqueadas (GRU)</w:t>
      </w:r>
      <w:r w:rsidRPr="00A66678">
        <w:t>.</w:t>
      </w:r>
      <w:bookmarkEnd w:id="379"/>
      <w:bookmarkEnd w:id="380"/>
    </w:p>
    <w:p w14:paraId="7FCD9446" w14:textId="1D52679D" w:rsidR="00913D25" w:rsidRDefault="00E149C6" w:rsidP="00C84B2F">
      <w:r w:rsidRPr="00E149C6">
        <w:t>Las GRU (Gated Recurrent Units) son una versión simplificada y eficiente de las LSTM. Propuestas por Kyunghyun Cho y colegas en 2014, las GRU combinan las funcionalidades de las compuertas de entrada y olvido en una sola compuerta de actualización, lo que reduce el número de parámetros sin comprometer significativamente el rendimiento. Esta arquitectura mantiene muchas de las ventajas de las LSTM, como el manejo de dependencias a largo plazo, pero con menor complejidad computacional y un entrenamiento más rápido. Gracias a estas características, las GRU son una opción popular en aplicaciones con recursos limitados o donde se requiere una respuesta en tiempo real, como en sistemas de recomendación, asistentes virtuales, y análisis de sentimientos</w:t>
      </w:r>
      <w:r w:rsidR="00420329">
        <w:t>.</w:t>
      </w:r>
    </w:p>
    <w:p w14:paraId="0BF40C27" w14:textId="1E730B67" w:rsidR="00C84B2F" w:rsidRDefault="00C84B2F" w:rsidP="00C84B2F">
      <w:pPr>
        <w:pStyle w:val="Ttulo4"/>
        <w:numPr>
          <w:ilvl w:val="3"/>
          <w:numId w:val="28"/>
        </w:numPr>
      </w:pPr>
      <w:bookmarkStart w:id="381" w:name="_Toc199587817"/>
      <w:bookmarkStart w:id="382" w:name="_Toc201090287"/>
      <w:r>
        <w:lastRenderedPageBreak/>
        <w:t>Codificador-Decodificador RNN</w:t>
      </w:r>
      <w:r w:rsidRPr="00A66678">
        <w:t>.</w:t>
      </w:r>
      <w:bookmarkEnd w:id="381"/>
      <w:bookmarkEnd w:id="382"/>
    </w:p>
    <w:p w14:paraId="5B70DA29" w14:textId="0039FDFB" w:rsidR="00E149C6" w:rsidRDefault="00E149C6" w:rsidP="00C84B2F">
      <w:r>
        <w:t>El modelo Encoder-Decoder basado en RNN es una arquitectura central en tareas de secuencia a secuencia (seq2seq), como la traducción automática, resumen de texto, y chatbots. Este modelo está compuesto por dos partes principales:</w:t>
      </w:r>
    </w:p>
    <w:p w14:paraId="073917FD" w14:textId="51A40E40" w:rsidR="00E149C6" w:rsidRDefault="00E149C6" w:rsidP="00947C3A">
      <w:pPr>
        <w:pStyle w:val="Prrafodelista"/>
        <w:numPr>
          <w:ilvl w:val="0"/>
          <w:numId w:val="29"/>
        </w:numPr>
      </w:pPr>
      <w:r>
        <w:t>El codificador (encoder), que recibe una secuencia de entrada (por ejemplo, una oración en español) y la convierte en un vector de estado interno (también llamado vector de contexto) que resume toda la información relevante.</w:t>
      </w:r>
    </w:p>
    <w:p w14:paraId="790851BD" w14:textId="34B23050" w:rsidR="00E149C6" w:rsidRDefault="00E149C6" w:rsidP="00947C3A">
      <w:pPr>
        <w:pStyle w:val="Prrafodelista"/>
        <w:numPr>
          <w:ilvl w:val="0"/>
          <w:numId w:val="29"/>
        </w:numPr>
      </w:pPr>
      <w:r>
        <w:t>El decodificador (decoder), que toma este vector de contexto y genera una secuencia de salida correspondiente (por ejemplo, la traducción en inglés).</w:t>
      </w:r>
    </w:p>
    <w:p w14:paraId="547E25ED" w14:textId="4F34C0E9" w:rsidR="00913D25" w:rsidRDefault="00E149C6" w:rsidP="00E149C6">
      <w:r>
        <w:t>Tanto el codificador como el decodificador suelen estar formados por RNN, LSTM o GRU, y a menudo se combinan con mecanismos adicionales como el mecanismo de atención (attention) para mejorar la capacidad de enfoque en partes específicas de la secuencia. Esta arquitectura es clave para aplicaciones donde se necesita transformar una entrada secuencial en otra secuencia de diferente longitud o estructura</w:t>
      </w:r>
      <w:r w:rsidR="00420329">
        <w:t>).</w:t>
      </w:r>
    </w:p>
    <w:p w14:paraId="51914CE0" w14:textId="700EFF7D" w:rsidR="00420329" w:rsidRDefault="00F97199" w:rsidP="00DE0866">
      <w:pPr>
        <w:pStyle w:val="Ttulo3"/>
      </w:pPr>
      <w:bookmarkStart w:id="383" w:name="_Toc199518016"/>
      <w:bookmarkStart w:id="384" w:name="_Toc199533421"/>
      <w:bookmarkStart w:id="385" w:name="_Toc199587818"/>
      <w:bookmarkStart w:id="386" w:name="_Toc201090288"/>
      <w:r>
        <w:t>Yolov5</w:t>
      </w:r>
      <w:r w:rsidR="008F304D">
        <w:t>.</w:t>
      </w:r>
      <w:bookmarkEnd w:id="383"/>
      <w:bookmarkEnd w:id="384"/>
      <w:bookmarkEnd w:id="385"/>
      <w:bookmarkEnd w:id="386"/>
    </w:p>
    <w:p w14:paraId="3DEC8F8D" w14:textId="6D9E5A04" w:rsidR="00BE0858" w:rsidRDefault="00BE0858" w:rsidP="00BE0858">
      <w:r>
        <w:t xml:space="preserve">YOLO (You Only Look Once) es un algoritmo de detección de objetos en tiempo, es una de las herramientas más eficientes en el campo de la visión por computadora. Su principio fundamental es realizar la detección de objetos mediante una sola pasada a través de una red neuronal convolucional, lo que permite identificar múltiples objetos dentro de una imagen, asignándoles coordenadas de localización (bounding boxes) y un valor de probabilidad o confianza asociado a su clase. Esta característica lo hace sumamente rápido y adecuado para </w:t>
      </w:r>
      <w:r>
        <w:lastRenderedPageBreak/>
        <w:t>aplicaciones en tiempo real como videovigilancia, conducción autónoma, sistemas de asistencia y análisis de imágenes médicas, entre otros.</w:t>
      </w:r>
    </w:p>
    <w:p w14:paraId="763DD5E3" w14:textId="18A71C13" w:rsidR="00BE0858" w:rsidRDefault="00BE0858" w:rsidP="00BE0858">
      <w:r>
        <w:t xml:space="preserve">A lo largo de su evolución, YOLO ha tenido varias versiones significativas. En particular, YOLOv5, desarrollado por Glenn Jocher y lanzado en 2020 bajo la empresa Ultralytics, representa una de las versiones más populares debido a su facilidad de uso, eficiencia y precisión como observamos en la </w:t>
      </w:r>
      <w:r>
        <w:fldChar w:fldCharType="begin"/>
      </w:r>
      <w:r>
        <w:instrText xml:space="preserve"> REF _Ref197847321 \h </w:instrText>
      </w:r>
      <w:r>
        <w:fldChar w:fldCharType="separate"/>
      </w:r>
      <w:r w:rsidR="00C9395B" w:rsidRPr="00846418">
        <w:t xml:space="preserve">Figura </w:t>
      </w:r>
      <w:r w:rsidR="00C9395B">
        <w:rPr>
          <w:noProof/>
        </w:rPr>
        <w:t>14</w:t>
      </w:r>
      <w:r>
        <w:fldChar w:fldCharType="end"/>
      </w:r>
      <w:r>
        <w:t>. A diferencia de sus predecesores, YOLOv5 fue implementado completamente en PyTorch, un framework de aprendizaje profundo ampliamente adoptado por la comunidad científica. El repositorio de YOLOv5 no es una continuación oficial de YOLOv4, pero ha ganado popularidad por su enfoque modular, soporte activo y rendimiento sobresaliente.</w:t>
      </w:r>
    </w:p>
    <w:p w14:paraId="5D7504BB" w14:textId="0414FA3E" w:rsidR="00BE0858" w:rsidRDefault="00BE0858" w:rsidP="00BE0858">
      <w:r>
        <w:t>YOLOv5 cuenta con cuatro variantes principales:</w:t>
      </w:r>
    </w:p>
    <w:p w14:paraId="4E641CE6" w14:textId="2F8E6066" w:rsidR="00BE0858" w:rsidRDefault="00BE0858" w:rsidP="00947C3A">
      <w:pPr>
        <w:pStyle w:val="Prrafodelista"/>
        <w:numPr>
          <w:ilvl w:val="0"/>
          <w:numId w:val="32"/>
        </w:numPr>
      </w:pPr>
      <w:r>
        <w:t>YOLOv5s (small): más rápido y ligero, ideal para dispositivos con recursos limitados.</w:t>
      </w:r>
    </w:p>
    <w:p w14:paraId="5AA99C96" w14:textId="1797A47F" w:rsidR="00BE0858" w:rsidRDefault="00BE0858" w:rsidP="00947C3A">
      <w:pPr>
        <w:pStyle w:val="Prrafodelista"/>
        <w:numPr>
          <w:ilvl w:val="0"/>
          <w:numId w:val="32"/>
        </w:numPr>
      </w:pPr>
      <w:r>
        <w:t>YOLOv5m (medium): un equilibrio entre velocidad y precisión.</w:t>
      </w:r>
    </w:p>
    <w:p w14:paraId="02B877CB" w14:textId="011B83B0" w:rsidR="00BE0858" w:rsidRDefault="00BE0858" w:rsidP="00947C3A">
      <w:pPr>
        <w:pStyle w:val="Prrafodelista"/>
        <w:numPr>
          <w:ilvl w:val="0"/>
          <w:numId w:val="32"/>
        </w:numPr>
      </w:pPr>
      <w:r>
        <w:t>YOLOv5l (large): mejor precisión con un mayor coste computacional.</w:t>
      </w:r>
    </w:p>
    <w:p w14:paraId="7C82C8F2" w14:textId="426A3FB9" w:rsidR="00BE0858" w:rsidRDefault="00BE0858" w:rsidP="00947C3A">
      <w:pPr>
        <w:pStyle w:val="Prrafodelista"/>
        <w:numPr>
          <w:ilvl w:val="0"/>
          <w:numId w:val="32"/>
        </w:numPr>
      </w:pPr>
      <w:r>
        <w:t>YOLOv5x (extra-large): el más preciso, pero también el más demandante en términos de procesamiento y tiempo de entrenamiento.</w:t>
      </w:r>
    </w:p>
    <w:p w14:paraId="13475980" w14:textId="20B43A9C" w:rsidR="00813DB0" w:rsidRDefault="00BE0858" w:rsidP="00BE0858">
      <w:r>
        <w:t>Cada una de estas versiones está diseñada para adaptarse a distintos requerimientos, ofreciendo una progresión en el rendimiento y la precisión según la complejidad de la tarea y los recursos disponibles. En conjunto, estas características convierten a YOLOv5 en una herramienta versátil para la detección de objetos, tanto en imágenes estáticas como en secuencias de video</w:t>
      </w:r>
      <w:r w:rsidR="00541E5C">
        <w:t xml:space="preserve"> en la detección de objetos en tiempo real</w:t>
      </w:r>
      <w:r>
        <w:t>.</w:t>
      </w:r>
      <w:r w:rsidR="00685512">
        <w:t xml:space="preserve">  </w:t>
      </w:r>
    </w:p>
    <w:p w14:paraId="334138C6" w14:textId="46879932" w:rsidR="00813DB0" w:rsidRPr="00813DB0" w:rsidRDefault="00813DB0" w:rsidP="008545FD">
      <w:pPr>
        <w:pStyle w:val="Esetilofigura"/>
      </w:pPr>
      <w:bookmarkStart w:id="387" w:name="_Ref197847321"/>
      <w:bookmarkStart w:id="388" w:name="_Ref198463618"/>
      <w:bookmarkStart w:id="389" w:name="_Toc199533476"/>
      <w:bookmarkStart w:id="390" w:name="_Toc201090378"/>
      <w:r w:rsidRPr="00846418">
        <w:lastRenderedPageBreak/>
        <w:t xml:space="preserve">Figura </w:t>
      </w:r>
      <w:r w:rsidR="00133DB9">
        <w:fldChar w:fldCharType="begin"/>
      </w:r>
      <w:r w:rsidR="00133DB9">
        <w:instrText xml:space="preserve"> SEQ Figura \* ARABIC </w:instrText>
      </w:r>
      <w:r w:rsidR="00133DB9">
        <w:fldChar w:fldCharType="separate"/>
      </w:r>
      <w:r w:rsidR="00C9395B">
        <w:rPr>
          <w:noProof/>
        </w:rPr>
        <w:t>14</w:t>
      </w:r>
      <w:r w:rsidR="00133DB9">
        <w:rPr>
          <w:noProof/>
        </w:rPr>
        <w:fldChar w:fldCharType="end"/>
      </w:r>
      <w:bookmarkEnd w:id="387"/>
      <w:r w:rsidRPr="00813DB0">
        <w:br/>
      </w:r>
      <w:r w:rsidRPr="008545FD">
        <w:rPr>
          <w:b w:val="0"/>
          <w:bCs w:val="0"/>
          <w:i/>
          <w:iCs/>
        </w:rPr>
        <w:t>YoloV5 grafica de rendimiento</w:t>
      </w:r>
      <w:bookmarkEnd w:id="388"/>
      <w:bookmarkEnd w:id="389"/>
      <w:bookmarkEnd w:id="390"/>
    </w:p>
    <w:p w14:paraId="6BE759FB" w14:textId="66A8E089" w:rsidR="00F97199" w:rsidRDefault="00685512" w:rsidP="00333634">
      <w:pPr>
        <w:spacing w:after="0" w:line="240" w:lineRule="auto"/>
        <w:ind w:firstLine="0"/>
        <w:jc w:val="center"/>
      </w:pPr>
      <w:r>
        <w:rPr>
          <w:noProof/>
        </w:rPr>
        <w:drawing>
          <wp:inline distT="0" distB="0" distL="0" distR="0" wp14:anchorId="3FEFAADD" wp14:editId="08D525AF">
            <wp:extent cx="4952999" cy="2476500"/>
            <wp:effectExtent l="133350" t="114300" r="153035" b="171450"/>
            <wp:docPr id="4" name="Imagen 4" descr="YOLOv5 Gráfico de 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LOv5 Gráfico de rendimien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95002" cy="24975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BFDA52" w14:textId="4162F42F" w:rsidR="007B213E" w:rsidRDefault="00813DB0" w:rsidP="008545FD">
      <w:pPr>
        <w:pStyle w:val="EstiloNota"/>
      </w:pPr>
      <w:r w:rsidRPr="00B02FCB">
        <w:rPr>
          <w:i/>
          <w:iCs/>
        </w:rPr>
        <w:t>Nota.</w:t>
      </w:r>
      <w:r>
        <w:t xml:space="preserve"> – </w:t>
      </w:r>
      <w:r w:rsidRPr="008545FD">
        <w:rPr>
          <w:b w:val="0"/>
          <w:bCs w:val="0"/>
        </w:rPr>
        <w:t xml:space="preserve">Adaptacion de la </w:t>
      </w:r>
      <w:r w:rsidR="00C80C25" w:rsidRPr="008545FD">
        <w:rPr>
          <w:b w:val="0"/>
          <w:bCs w:val="0"/>
        </w:rPr>
        <w:t>gráfica</w:t>
      </w:r>
      <w:r w:rsidRPr="008545FD">
        <w:rPr>
          <w:b w:val="0"/>
          <w:bCs w:val="0"/>
        </w:rPr>
        <w:t xml:space="preserve"> de rendimiento de yoloV5 en sus diferentes versiones, donde COCO AP val denota la precisión media (mAP)sobre la intersección de unin (IoU) y la velocidad de GPU mide el tiempo medio de inferencia por imagen en el conjunto datos COCO,</w:t>
      </w:r>
      <w:r w:rsidR="009A45AF" w:rsidRPr="008545FD">
        <w:rPr>
          <w:b w:val="0"/>
          <w:bCs w:val="0"/>
        </w:rPr>
        <w:t xml:space="preserve"> por Ultralitycs, 2020, Ultralytics (</w:t>
      </w:r>
      <w:hyperlink r:id="rId27" w:history="1">
        <w:r w:rsidR="009A45AF" w:rsidRPr="008545FD">
          <w:rPr>
            <w:rStyle w:val="Hipervnculo"/>
            <w:b w:val="0"/>
            <w:bCs w:val="0"/>
          </w:rPr>
          <w:t>https://github.com/ultralytics/yolov5</w:t>
        </w:r>
      </w:hyperlink>
      <w:r w:rsidR="009A45AF" w:rsidRPr="008545FD">
        <w:rPr>
          <w:b w:val="0"/>
          <w:bCs w:val="0"/>
        </w:rPr>
        <w:t>).</w:t>
      </w:r>
    </w:p>
    <w:p w14:paraId="3075D223" w14:textId="6F94522D" w:rsidR="00F97199" w:rsidRDefault="00F97199" w:rsidP="00DE0866">
      <w:pPr>
        <w:pStyle w:val="Ttulo3"/>
      </w:pPr>
      <w:bookmarkStart w:id="391" w:name="_Toc199518017"/>
      <w:bookmarkStart w:id="392" w:name="_Toc199533422"/>
      <w:bookmarkStart w:id="393" w:name="_Toc199587819"/>
      <w:bookmarkStart w:id="394" w:name="_Toc201090289"/>
      <w:r>
        <w:t>Tesseract OCR</w:t>
      </w:r>
      <w:r w:rsidR="001F0116">
        <w:t>.</w:t>
      </w:r>
      <w:bookmarkEnd w:id="391"/>
      <w:bookmarkEnd w:id="392"/>
      <w:bookmarkEnd w:id="393"/>
      <w:bookmarkEnd w:id="394"/>
    </w:p>
    <w:p w14:paraId="04C376F8" w14:textId="42229D64" w:rsidR="0013065F" w:rsidRDefault="0013065F" w:rsidP="0013065F">
      <w:r>
        <w:t>Tesseract es un reconocido motor de reconocimiento óptico de caracteres (OCR) que permite la extracción de texto desde imágenes digitales, ya sean escaneos de documentos, fotografías de texto impreso o manuscrito, entre otros. Este sistema es capaz de identificar caracteres individuales, palabras y bloques de texto, facilitando la digitalización y estructuración de información contenida en documentos físicos.</w:t>
      </w:r>
    </w:p>
    <w:p w14:paraId="7AF986CF" w14:textId="7182CDEB" w:rsidR="0013065F" w:rsidRDefault="0013065F" w:rsidP="0013065F">
      <w:r>
        <w:t xml:space="preserve">Tesseract fue inicialmente desarrollado por los Hewlett-Packard Laboratories en Bristol, Reino Unido, y en Greeley, Colorado (EE. UU.) entre 1985 y 1994. Posteriormente, en 1996, se </w:t>
      </w:r>
      <w:r>
        <w:lastRenderedPageBreak/>
        <w:t>realizaron modificaciones para portarlo a sistemas Windows, y en 1998 se introdujeron cambios importantes en su estructura utilizando C++. En el año 2005, el proyecto fue liberado como código abierto por Hewlett-Packard, y desde 2006 hasta noviembre de 2018, Google asumió su desarrollo, mejorando significativamente su capacidad de reconocimiento y ampliando el soporte a múltiples idiomas y formatos.</w:t>
      </w:r>
    </w:p>
    <w:p w14:paraId="40A51FB4" w14:textId="70A47E01" w:rsidR="0013065F" w:rsidRDefault="0013065F" w:rsidP="0013065F">
      <w:r>
        <w:t>Actualmente, Tesseract es considerado uno de los motores OCR de código abierto más robustos, y es ampliamente utilizado en tareas de extracción de datos, digitalización de documentos históricos, análisis de formularios, facturas, recibos y en proyectos que combinan visión por computadora con procesamiento de lenguaje natural (NLP).</w:t>
      </w:r>
    </w:p>
    <w:p w14:paraId="4E1F69B8" w14:textId="2E28CB7C" w:rsidR="0000163B" w:rsidRDefault="00AA6758" w:rsidP="009D4DDE">
      <w:pPr>
        <w:pStyle w:val="Ttulo2"/>
      </w:pPr>
      <w:bookmarkStart w:id="395" w:name="_Toc199518018"/>
      <w:bookmarkStart w:id="396" w:name="_Toc199533423"/>
      <w:bookmarkStart w:id="397" w:name="_Toc199587820"/>
      <w:bookmarkStart w:id="398" w:name="_Toc201090290"/>
      <w:r>
        <w:t>METODOLOGIA MOBILE-D</w:t>
      </w:r>
      <w:bookmarkEnd w:id="395"/>
      <w:bookmarkEnd w:id="396"/>
      <w:bookmarkEnd w:id="397"/>
      <w:bookmarkEnd w:id="398"/>
    </w:p>
    <w:p w14:paraId="2F611B4F" w14:textId="69A1198E" w:rsidR="00522D32" w:rsidRPr="00522D32" w:rsidRDefault="00522D32" w:rsidP="00522D32">
      <w:bookmarkStart w:id="399" w:name="_Ref197847349"/>
      <w:r w:rsidRPr="00522D32">
        <w:t>El desarrollo de la aplicación se ha realizado utilizando la metodología Mobile-D, un enfoque ágil especialmente diseñado para la creación de aplicaciones móviles, donde los ciclos de desarrollo son rápidos y se requiere una alta adaptabilidad a los cambios. Esta metodología se basa en la combinación de principios y buenas prácticas provenientes de metodologías ampliamente reconocidas, como Extreme Programming (XP), Crystal Methodologies y Rational Unified Process (RUP).</w:t>
      </w:r>
    </w:p>
    <w:p w14:paraId="24305C49" w14:textId="21F570ED" w:rsidR="00522D32" w:rsidRPr="00522D32" w:rsidRDefault="00522D32" w:rsidP="00522D32">
      <w:r w:rsidRPr="00522D32">
        <w:t>Mobile-D está especialmente orientada a equipos pequeños y a entornos donde la entrega temprana y continua del producto es prioritaria. Además, promueve una estrecha colaboración entre los desarrolladores y los usuarios, permitiendo validar continuamente las funcionalidades y adaptarlas según las necesidades del proyecto.</w:t>
      </w:r>
    </w:p>
    <w:p w14:paraId="098C78F8" w14:textId="6FA69A58" w:rsidR="00522D32" w:rsidRDefault="00522D32" w:rsidP="00522D32">
      <w:r w:rsidRPr="00522D32">
        <w:lastRenderedPageBreak/>
        <w:t>Esta metodología se organiza en cinco fases clave, que permiten guiar de forma estructurada</w:t>
      </w:r>
      <w:r w:rsidR="009D4DDE">
        <w:t xml:space="preserve"> </w:t>
      </w:r>
      <w:r w:rsidRPr="00522D32">
        <w:t xml:space="preserve">y ágil todo el proceso de desarrollo, desde la concepción de la idea hasta la entrega del producto final. Estas fases son: exploración, inicialización, producción, estabilización y pruebas, como se muestra en la </w:t>
      </w:r>
      <w:r>
        <w:fldChar w:fldCharType="begin"/>
      </w:r>
      <w:r>
        <w:instrText xml:space="preserve"> REF _Ref198464617 \h </w:instrText>
      </w:r>
      <w:r>
        <w:fldChar w:fldCharType="separate"/>
      </w:r>
      <w:r w:rsidR="00C9395B" w:rsidRPr="00846418">
        <w:t xml:space="preserve">Figura </w:t>
      </w:r>
      <w:r w:rsidR="00C9395B">
        <w:rPr>
          <w:noProof/>
        </w:rPr>
        <w:t>15</w:t>
      </w:r>
      <w:r>
        <w:fldChar w:fldCharType="end"/>
      </w:r>
      <w:r w:rsidRPr="00522D32">
        <w:t>.</w:t>
      </w:r>
    </w:p>
    <w:p w14:paraId="049E5D96" w14:textId="74951987" w:rsidR="003A2AE4" w:rsidRPr="005369DA" w:rsidRDefault="003A2AE4" w:rsidP="008545FD">
      <w:pPr>
        <w:pStyle w:val="Esetilofigura"/>
      </w:pPr>
      <w:bookmarkStart w:id="400" w:name="_Ref198464617"/>
      <w:bookmarkStart w:id="401" w:name="_Toc199533477"/>
      <w:bookmarkStart w:id="402" w:name="_Toc201090379"/>
      <w:r w:rsidRPr="00846418">
        <w:t xml:space="preserve">Figura </w:t>
      </w:r>
      <w:r w:rsidR="00133DB9">
        <w:fldChar w:fldCharType="begin"/>
      </w:r>
      <w:r w:rsidR="00133DB9">
        <w:instrText xml:space="preserve"> SEQ Figura \* ARABIC </w:instrText>
      </w:r>
      <w:r w:rsidR="00133DB9">
        <w:fldChar w:fldCharType="separate"/>
      </w:r>
      <w:r w:rsidR="00C9395B">
        <w:rPr>
          <w:noProof/>
        </w:rPr>
        <w:t>15</w:t>
      </w:r>
      <w:r w:rsidR="00133DB9">
        <w:rPr>
          <w:noProof/>
        </w:rPr>
        <w:fldChar w:fldCharType="end"/>
      </w:r>
      <w:bookmarkEnd w:id="399"/>
      <w:bookmarkEnd w:id="400"/>
      <w:r w:rsidRPr="003A2AE4">
        <w:br/>
      </w:r>
      <w:r w:rsidRPr="008545FD">
        <w:rPr>
          <w:b w:val="0"/>
          <w:bCs w:val="0"/>
          <w:i/>
          <w:iCs/>
        </w:rPr>
        <w:t>Metodología Mobile-D</w:t>
      </w:r>
      <w:bookmarkEnd w:id="401"/>
      <w:bookmarkEnd w:id="402"/>
    </w:p>
    <w:p w14:paraId="1B2DF3CF" w14:textId="45BD276D" w:rsidR="000F5D1B" w:rsidRDefault="000F5D1B" w:rsidP="00333634">
      <w:pPr>
        <w:spacing w:after="0" w:line="240" w:lineRule="auto"/>
        <w:ind w:firstLine="0"/>
        <w:jc w:val="center"/>
      </w:pPr>
      <w:r>
        <w:rPr>
          <w:noProof/>
        </w:rPr>
        <w:drawing>
          <wp:inline distT="0" distB="0" distL="0" distR="0" wp14:anchorId="1C73C3AD" wp14:editId="4885BACA">
            <wp:extent cx="5406664" cy="2552700"/>
            <wp:effectExtent l="133350" t="114300" r="156210" b="1714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5006"/>
                    <a:stretch/>
                  </pic:blipFill>
                  <pic:spPr bwMode="auto">
                    <a:xfrm>
                      <a:off x="0" y="0"/>
                      <a:ext cx="5451677" cy="25739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22BB302" w14:textId="731FBC93" w:rsidR="003A2AE4" w:rsidRDefault="003A2AE4" w:rsidP="008545FD">
      <w:pPr>
        <w:pStyle w:val="Esetilofigura"/>
      </w:pPr>
      <w:r w:rsidRPr="00B02FCB">
        <w:rPr>
          <w:i/>
          <w:iCs/>
        </w:rPr>
        <w:t>Notas</w:t>
      </w:r>
      <w:r>
        <w:t xml:space="preserve">. – </w:t>
      </w:r>
      <w:r w:rsidRPr="008545FD">
        <w:rPr>
          <w:b w:val="0"/>
          <w:bCs w:val="0"/>
        </w:rPr>
        <w:t>Adaptación de la metodología Mobile-D, se muestra sus diferentes fases y etapas correspondiente para un mejor entendimiento,</w:t>
      </w:r>
      <w:r w:rsidR="00E6521E" w:rsidRPr="008545FD">
        <w:rPr>
          <w:b w:val="0"/>
          <w:bCs w:val="0"/>
        </w:rPr>
        <w:t xml:space="preserve"> por Moramay Ramírez Hernández y Francisco León Pérez, 2023, Researchgate (</w:t>
      </w:r>
      <w:hyperlink r:id="rId29" w:history="1">
        <w:r w:rsidR="00E6521E" w:rsidRPr="008545FD">
          <w:rPr>
            <w:rStyle w:val="Hipervnculo"/>
            <w:b w:val="0"/>
            <w:bCs w:val="0"/>
          </w:rPr>
          <w:t>https://www.researchgate.net/figure/Figura-1-Metodologia-Mobile-D_fig1_368555118</w:t>
        </w:r>
      </w:hyperlink>
      <w:r w:rsidR="00E6521E" w:rsidRPr="008545FD">
        <w:rPr>
          <w:b w:val="0"/>
          <w:bCs w:val="0"/>
        </w:rPr>
        <w:t>).</w:t>
      </w:r>
      <w:r w:rsidR="00E6521E">
        <w:t xml:space="preserve"> </w:t>
      </w:r>
    </w:p>
    <w:p w14:paraId="5AFBA3E9" w14:textId="39EAD7B5" w:rsidR="000F5D1B" w:rsidRDefault="00522D32" w:rsidP="000F5D1B">
      <w:r>
        <w:t>Fases</w:t>
      </w:r>
      <w:r w:rsidR="00D85F51">
        <w:t xml:space="preserve"> de la metodología Mobile-D:</w:t>
      </w:r>
    </w:p>
    <w:p w14:paraId="5E09DC38" w14:textId="7B6802B7" w:rsidR="00D85F51" w:rsidRDefault="00D85F51" w:rsidP="000E514B">
      <w:pPr>
        <w:pStyle w:val="Prrafodelista"/>
        <w:numPr>
          <w:ilvl w:val="0"/>
          <w:numId w:val="12"/>
        </w:numPr>
      </w:pPr>
      <w:r>
        <w:t xml:space="preserve">Exploración. - </w:t>
      </w:r>
      <w:r w:rsidR="00522D32" w:rsidRPr="00522D32">
        <w:t xml:space="preserve">Esta fase inicial tiene como objetivo establecer una visión clara del proyecto. Se definen los conceptos fundamentales, el alcance general, los objetivos del sistema, las funcionalidades deseadas, y se identifican los principales riesgos. </w:t>
      </w:r>
      <w:r w:rsidR="00522D32" w:rsidRPr="00522D32">
        <w:lastRenderedPageBreak/>
        <w:t>Además, se planifican las siguientes fases del proyecto. Esta etapa resulta clave para alinear al equipo de desarrollo con los requerimientos del cliente y los usuarios finales, asegurando que todos comprendan las expectativas del producto.</w:t>
      </w:r>
    </w:p>
    <w:p w14:paraId="701F9127" w14:textId="4671FBD5" w:rsidR="00D85F51" w:rsidRDefault="00D85F51" w:rsidP="000E514B">
      <w:pPr>
        <w:pStyle w:val="Prrafodelista"/>
        <w:numPr>
          <w:ilvl w:val="0"/>
          <w:numId w:val="12"/>
        </w:numPr>
      </w:pPr>
      <w:r>
        <w:t xml:space="preserve">Inicialización. - </w:t>
      </w:r>
      <w:r w:rsidR="00522D32" w:rsidRPr="00522D32">
        <w:t>En esta etapa se identifican y organizan todos los recursos técnicos, humanos y de tiempo necesarios para el desarrollo de la aplicación. También se definen las herramientas, frameworks, bibliotecas y entornos que serán utilizados, asegurando una infraestructura sólida y adecuada. Se estructura el equipo de trabajo y se determinan los roles y responsabilidades, creando así un entorno preparado para comenzar el desarrollo iterativo</w:t>
      </w:r>
      <w:r>
        <w:t>.</w:t>
      </w:r>
    </w:p>
    <w:p w14:paraId="36515585" w14:textId="56850CBB" w:rsidR="00D85F51" w:rsidRDefault="00D85F51" w:rsidP="000E514B">
      <w:pPr>
        <w:pStyle w:val="Prrafodelista"/>
        <w:numPr>
          <w:ilvl w:val="0"/>
          <w:numId w:val="12"/>
        </w:numPr>
      </w:pPr>
      <w:r>
        <w:t xml:space="preserve">Producción. - </w:t>
      </w:r>
      <w:r w:rsidR="00522D32" w:rsidRPr="00522D32">
        <w:t>Esta fase corresponde al núcleo del proceso de desarrollo, donde las funcionalidades del sistema se construyen de forma iterativa e incremental mediante ciclos de planificación-trabajo-liberación. Cada iteración comienza con la definición de requisitos específicos, seguida de la planificación de tareas concretas. Un principio clave en esta etapa es la práctica de Test-Driven Development (TDD), en la cual primero se escriben las pruebas automatizadas que verifican el comportamiento esperado de una funcionalidad, y luego se procede al desarrollo del código que debe cumplir dichas pruebas. Esta práctica mejora significativamente la calidad del software y permite detectar errores de forma temprana</w:t>
      </w:r>
      <w:r>
        <w:t>.</w:t>
      </w:r>
    </w:p>
    <w:p w14:paraId="45828E24" w14:textId="732E90E7" w:rsidR="00D85F51" w:rsidRDefault="00D85F51" w:rsidP="000E514B">
      <w:pPr>
        <w:pStyle w:val="Prrafodelista"/>
        <w:numPr>
          <w:ilvl w:val="0"/>
          <w:numId w:val="12"/>
        </w:numPr>
      </w:pPr>
      <w:r>
        <w:t xml:space="preserve">Estabilización. - </w:t>
      </w:r>
      <w:r w:rsidR="00522D32" w:rsidRPr="00522D32">
        <w:t xml:space="preserve">Una vez implementadas las funcionalidades principales, se inicia un proceso de integración y refinamiento del sistema. En esta fase se busca garantizar la coherencia y estabilidad del producto mediante pruebas de integración, validación del rendimiento y resolución de defectos. El objetivo es asegurar que todos los </w:t>
      </w:r>
      <w:r w:rsidR="00522D32" w:rsidRPr="00522D32">
        <w:lastRenderedPageBreak/>
        <w:t>componentes funcionen correctamente en conjunto, y que el sistema como un todo cumpla con los estándares esperados de calidad</w:t>
      </w:r>
      <w:r>
        <w:t>.</w:t>
      </w:r>
    </w:p>
    <w:p w14:paraId="309F3B68" w14:textId="65F9A380" w:rsidR="00D85F51" w:rsidRDefault="00D85F51" w:rsidP="000E514B">
      <w:pPr>
        <w:pStyle w:val="Prrafodelista"/>
        <w:numPr>
          <w:ilvl w:val="0"/>
          <w:numId w:val="12"/>
        </w:numPr>
      </w:pPr>
      <w:r>
        <w:t xml:space="preserve">Pruebas. - </w:t>
      </w:r>
      <w:r w:rsidR="00522D32" w:rsidRPr="00522D32">
        <w:t>Finalmente, se realiza una fase exhaustiva de pruebas donde el producto completamente integrado es evaluado frente a los requisitos funcionales y no funcionales definidos al inicio del proyecto. Esta etapa tiene como finalidad entregar una versión estable, robusta y funcional, eliminando todos los errores o inconsistencias detectadas. El sistema es validado por el cliente o los usuarios finales, asegurando que cumple con sus expectativas antes de su despliegue o lanzamiento</w:t>
      </w:r>
      <w:r>
        <w:t>.</w:t>
      </w:r>
    </w:p>
    <w:p w14:paraId="34742462" w14:textId="0E178251" w:rsidR="00D85F51" w:rsidRDefault="00522D32" w:rsidP="00522D32">
      <w:r w:rsidRPr="00522D32">
        <w:t>La metodología Mobile-D, a través de estas fases bien definidas, permite manejar proyectos de desarrollo móvil de forma ordenada, flexible y centrada en la entrega continua de valor. La combinación de iteraciones ágiles, prácticas de calidad y validación constante con los usuarios convierte a Mobile-D en una alternativa eficaz para el desarrollo moderno de aplicaciones móvile</w:t>
      </w:r>
      <w:r>
        <w:t>s.</w:t>
      </w:r>
    </w:p>
    <w:p w14:paraId="36EF1493" w14:textId="5A2CD76A" w:rsidR="009D4DDE" w:rsidRDefault="009D4DDE" w:rsidP="009D4DDE">
      <w:pPr>
        <w:pStyle w:val="Ttulo2"/>
      </w:pPr>
      <w:r>
        <w:t>Tecnologias</w:t>
      </w:r>
    </w:p>
    <w:p w14:paraId="2A54F3FA" w14:textId="77777777" w:rsidR="006A40D5" w:rsidRDefault="009D4DDE" w:rsidP="009D4DDE">
      <w:r w:rsidRPr="009D4DDE">
        <w:t>En este apartado se describen las principales herramientas, plataformas y tecnologías utilizadas durante el desarrollo del presente proyecto. Estas tecnologías abarcan diversos componentes fundamentales para el ciclo completo de implementación, incluyendo entornos de desarrollo integrados (IDE), lenguajes de programación, bibliotecas de software, plataformas de ejecución en la nube, sistemas de control de versiones y modelos de inteligencia artificial</w:t>
      </w:r>
      <w:r w:rsidR="006A40D5">
        <w:t>.</w:t>
      </w:r>
    </w:p>
    <w:p w14:paraId="6B365088" w14:textId="78B7B539" w:rsidR="009D4DDE" w:rsidRDefault="006A40D5" w:rsidP="009D4DDE">
      <w:r>
        <w:t xml:space="preserve">Son </w:t>
      </w:r>
      <w:r w:rsidR="009D4DDE">
        <w:t>las siguientes:</w:t>
      </w:r>
    </w:p>
    <w:p w14:paraId="4FA4F43D" w14:textId="77777777" w:rsidR="009D4DDE" w:rsidRDefault="009D4DDE" w:rsidP="009D4DDE">
      <w:pPr>
        <w:pStyle w:val="Prrafodelista"/>
        <w:numPr>
          <w:ilvl w:val="0"/>
          <w:numId w:val="13"/>
        </w:numPr>
        <w:ind w:left="720"/>
      </w:pPr>
      <w:r w:rsidRPr="006A40D5">
        <w:rPr>
          <w:b/>
          <w:bCs/>
        </w:rPr>
        <w:lastRenderedPageBreak/>
        <w:t>VS Code</w:t>
      </w:r>
      <w:r>
        <w:t xml:space="preserve"> </w:t>
      </w:r>
      <w:r w:rsidRPr="00AF3EE5">
        <w:t>(</w:t>
      </w:r>
      <w:r w:rsidRPr="006A40D5">
        <w:rPr>
          <w:b/>
          <w:bCs/>
        </w:rPr>
        <w:t>Visual Studio Code</w:t>
      </w:r>
      <w:r w:rsidRPr="00AF3EE5">
        <w:t xml:space="preserve">). - </w:t>
      </w:r>
      <w:r>
        <w:t xml:space="preserve">Editor de código fuente desarrollado por Microsoft para diferentes sistemas operativos: Windows, Linux, MacOs, etc. Incluye soporte para depuración, control integrado de Git, respaldo de sintaxis y refactorización de código, siendo código fuente de licencia MIT, Freeware logo de la aplicación en la </w:t>
      </w:r>
      <w:r>
        <w:fldChar w:fldCharType="begin"/>
      </w:r>
      <w:r>
        <w:instrText xml:space="preserve"> REF _Ref197847505 \h </w:instrText>
      </w:r>
      <w:r>
        <w:fldChar w:fldCharType="separate"/>
      </w:r>
      <w:r w:rsidRPr="00A23A9A">
        <w:t xml:space="preserve">Figura </w:t>
      </w:r>
      <w:r>
        <w:rPr>
          <w:noProof/>
        </w:rPr>
        <w:t>16</w:t>
      </w:r>
      <w:r>
        <w:fldChar w:fldCharType="end"/>
      </w:r>
      <w:r>
        <w:t>.</w:t>
      </w:r>
    </w:p>
    <w:p w14:paraId="063A9B1C" w14:textId="77777777" w:rsidR="009D4DDE" w:rsidRPr="009146B2" w:rsidRDefault="009D4DDE" w:rsidP="009D4DDE">
      <w:pPr>
        <w:pStyle w:val="Esetilofigura"/>
      </w:pPr>
      <w:r w:rsidRPr="00A23A9A">
        <w:t xml:space="preserve">Figura </w:t>
      </w:r>
      <w:r>
        <w:fldChar w:fldCharType="begin"/>
      </w:r>
      <w:r>
        <w:instrText xml:space="preserve"> SEQ Figura \* ARABIC </w:instrText>
      </w:r>
      <w:r>
        <w:fldChar w:fldCharType="separate"/>
      </w:r>
      <w:r>
        <w:rPr>
          <w:noProof/>
        </w:rPr>
        <w:t>16</w:t>
      </w:r>
      <w:r>
        <w:rPr>
          <w:noProof/>
        </w:rPr>
        <w:fldChar w:fldCharType="end"/>
      </w:r>
      <w:r w:rsidRPr="009146B2">
        <w:br/>
      </w:r>
      <w:r w:rsidRPr="00B83785">
        <w:rPr>
          <w:b w:val="0"/>
          <w:bCs w:val="0"/>
          <w:i/>
          <w:iCs/>
        </w:rPr>
        <w:t>Logo VsCode</w:t>
      </w:r>
    </w:p>
    <w:p w14:paraId="115D3793" w14:textId="77777777" w:rsidR="009D4DDE" w:rsidRDefault="009D4DDE" w:rsidP="009D4DDE">
      <w:pPr>
        <w:pStyle w:val="Esetilofigura"/>
        <w:jc w:val="center"/>
      </w:pPr>
      <w:r>
        <w:rPr>
          <w:noProof/>
        </w:rPr>
        <w:drawing>
          <wp:inline distT="0" distB="0" distL="0" distR="0" wp14:anchorId="7B7C4AD9" wp14:editId="6A505B32">
            <wp:extent cx="684530" cy="684530"/>
            <wp:effectExtent l="133350" t="114300" r="134620" b="17272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9472" cy="6894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029B0EF" w14:textId="77777777" w:rsidR="009D4DDE" w:rsidRPr="00DB3075" w:rsidRDefault="009D4DDE" w:rsidP="009D4DDE">
      <w:pPr>
        <w:pStyle w:val="Esetilofigura"/>
        <w:rPr>
          <w:lang w:val="pt-BR"/>
        </w:rPr>
      </w:pPr>
      <w:r w:rsidRPr="003C2AE6">
        <w:rPr>
          <w:i/>
          <w:iCs/>
          <w:lang w:val="pt-BR"/>
        </w:rPr>
        <w:t>Nota</w:t>
      </w:r>
      <w:r w:rsidRPr="00DB3075">
        <w:rPr>
          <w:lang w:val="pt-BR"/>
        </w:rPr>
        <w:t xml:space="preserve">. – </w:t>
      </w:r>
      <w:r w:rsidRPr="00B83785">
        <w:rPr>
          <w:b w:val="0"/>
          <w:bCs w:val="0"/>
          <w:lang w:val="pt-BR"/>
        </w:rPr>
        <w:t>Microsoft, 2025, VsCode (version 1.100.2) [Software de computadora], Visual Studio CODE (https://code.visualstudio.com/).</w:t>
      </w:r>
    </w:p>
    <w:p w14:paraId="1A7592F3" w14:textId="77777777" w:rsidR="009D4DDE" w:rsidRDefault="009D4DDE" w:rsidP="009D4DDE">
      <w:pPr>
        <w:pStyle w:val="Prrafodelista"/>
        <w:numPr>
          <w:ilvl w:val="0"/>
          <w:numId w:val="13"/>
        </w:numPr>
        <w:ind w:left="720"/>
      </w:pPr>
      <w:r w:rsidRPr="006A40D5">
        <w:rPr>
          <w:b/>
          <w:bCs/>
        </w:rPr>
        <w:t>Colab</w:t>
      </w:r>
      <w:r>
        <w:t xml:space="preserve"> o </w:t>
      </w:r>
      <w:r w:rsidRPr="006A40D5">
        <w:rPr>
          <w:b/>
          <w:bCs/>
        </w:rPr>
        <w:t>Colaboraty</w:t>
      </w:r>
      <w:r>
        <w:t xml:space="preserve">. - es un servicio de Google que permite escribir y ejecutar código Python en un navegador, sin necesidad de ser instalado, podemos ver el logo en la </w:t>
      </w:r>
      <w:r>
        <w:fldChar w:fldCharType="begin"/>
      </w:r>
      <w:r>
        <w:instrText xml:space="preserve"> REF _Ref197847549 \h </w:instrText>
      </w:r>
      <w:r>
        <w:fldChar w:fldCharType="separate"/>
      </w:r>
      <w:r w:rsidRPr="00A23A9A">
        <w:t xml:space="preserve">Figura </w:t>
      </w:r>
      <w:r>
        <w:rPr>
          <w:noProof/>
        </w:rPr>
        <w:t>17</w:t>
      </w:r>
      <w:r>
        <w:fldChar w:fldCharType="end"/>
      </w:r>
      <w:r>
        <w:t>. Es una plataforma de aprendizaje y educación que ofrece acceso gratuito a recursos de computación con GPU´s y TPU´s.</w:t>
      </w:r>
    </w:p>
    <w:p w14:paraId="2B932AC0" w14:textId="77777777" w:rsidR="009D4DDE" w:rsidRPr="00A23A9A" w:rsidRDefault="009D4DDE" w:rsidP="009D4DDE">
      <w:pPr>
        <w:pStyle w:val="Esetilofigura"/>
        <w:rPr>
          <w:i/>
          <w:iCs/>
        </w:rPr>
      </w:pPr>
      <w:r w:rsidRPr="00A23A9A">
        <w:t xml:space="preserve">Figura </w:t>
      </w:r>
      <w:r>
        <w:fldChar w:fldCharType="begin"/>
      </w:r>
      <w:r>
        <w:instrText xml:space="preserve"> SEQ Figura \* ARABIC </w:instrText>
      </w:r>
      <w:r>
        <w:fldChar w:fldCharType="separate"/>
      </w:r>
      <w:r>
        <w:rPr>
          <w:noProof/>
        </w:rPr>
        <w:t>17</w:t>
      </w:r>
      <w:r>
        <w:rPr>
          <w:noProof/>
        </w:rPr>
        <w:fldChar w:fldCharType="end"/>
      </w:r>
      <w:r w:rsidRPr="009146B2">
        <w:br/>
      </w:r>
      <w:r w:rsidRPr="00B83785">
        <w:rPr>
          <w:b w:val="0"/>
          <w:bCs w:val="0"/>
          <w:i/>
          <w:iCs/>
        </w:rPr>
        <w:t>Logo Colab</w:t>
      </w:r>
    </w:p>
    <w:p w14:paraId="47DBE39D" w14:textId="77777777" w:rsidR="009D4DDE" w:rsidRDefault="009D4DDE" w:rsidP="009D4DDE">
      <w:pPr>
        <w:pStyle w:val="Esetilofigura"/>
        <w:jc w:val="center"/>
      </w:pPr>
      <w:r>
        <w:rPr>
          <w:noProof/>
        </w:rPr>
        <w:drawing>
          <wp:inline distT="0" distB="0" distL="0" distR="0" wp14:anchorId="27C76A74" wp14:editId="284B9D17">
            <wp:extent cx="1395730" cy="603367"/>
            <wp:effectExtent l="114300" t="114300" r="109220" b="13970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a:extLst>
                        <a:ext uri="{28A0092B-C50C-407E-A947-70E740481C1C}">
                          <a14:useLocalDpi xmlns:a14="http://schemas.microsoft.com/office/drawing/2010/main" val="0"/>
                        </a:ext>
                      </a:extLst>
                    </a:blip>
                    <a:srcRect l="44180" t="15835" b="29547"/>
                    <a:stretch/>
                  </pic:blipFill>
                  <pic:spPr bwMode="auto">
                    <a:xfrm>
                      <a:off x="0" y="0"/>
                      <a:ext cx="1443642" cy="62407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9B7CC09" w14:textId="77777777" w:rsidR="009D4DDE" w:rsidRDefault="009D4DDE" w:rsidP="009D4DDE">
      <w:pPr>
        <w:pStyle w:val="Esetilofigura"/>
      </w:pPr>
      <w:r w:rsidRPr="003C2AE6">
        <w:rPr>
          <w:i/>
          <w:iCs/>
        </w:rPr>
        <w:t>Nota</w:t>
      </w:r>
      <w:r w:rsidRPr="009146B2">
        <w:t xml:space="preserve">. – </w:t>
      </w:r>
      <w:r w:rsidRPr="00B83785">
        <w:rPr>
          <w:b w:val="0"/>
          <w:bCs w:val="0"/>
        </w:rPr>
        <w:t>Google LLC, 2025, Collaboraty (version 2025-04-09) [Aplicación Web], Google Colab (https://colab.research.google.com/).</w:t>
      </w:r>
    </w:p>
    <w:p w14:paraId="7B1B527A" w14:textId="77777777" w:rsidR="009D4DDE" w:rsidRDefault="009D4DDE" w:rsidP="009D4DDE">
      <w:pPr>
        <w:pStyle w:val="Prrafodelista"/>
        <w:numPr>
          <w:ilvl w:val="0"/>
          <w:numId w:val="13"/>
        </w:numPr>
        <w:ind w:left="720"/>
      </w:pPr>
      <w:r w:rsidRPr="006A40D5">
        <w:rPr>
          <w:b/>
          <w:bCs/>
        </w:rPr>
        <w:lastRenderedPageBreak/>
        <w:t>Android Studio</w:t>
      </w:r>
      <w:r>
        <w:t xml:space="preserve">. – es el entorno de desarrollo integrado (IDE) oficial de Google para crear aplicaciones para Android podemos ver el logo en la </w:t>
      </w:r>
      <w:r>
        <w:fldChar w:fldCharType="begin"/>
      </w:r>
      <w:r>
        <w:instrText xml:space="preserve"> REF _Ref197847572 \h </w:instrText>
      </w:r>
      <w:r>
        <w:fldChar w:fldCharType="separate"/>
      </w:r>
      <w:r w:rsidRPr="00A23A9A">
        <w:t xml:space="preserve">Figura </w:t>
      </w:r>
      <w:r>
        <w:rPr>
          <w:noProof/>
        </w:rPr>
        <w:t>18</w:t>
      </w:r>
      <w:r>
        <w:fldChar w:fldCharType="end"/>
      </w:r>
      <w:r>
        <w:t>. Es una herramienta que se basa en intelliJ IDEA.</w:t>
      </w:r>
    </w:p>
    <w:p w14:paraId="62381106" w14:textId="77777777" w:rsidR="009D4DDE" w:rsidRPr="00B83785" w:rsidRDefault="009D4DDE" w:rsidP="009D4DDE">
      <w:pPr>
        <w:pStyle w:val="Esetilofigura"/>
        <w:rPr>
          <w:b w:val="0"/>
          <w:bCs w:val="0"/>
        </w:rPr>
      </w:pPr>
      <w:r w:rsidRPr="00A23A9A">
        <w:t xml:space="preserve">Figura </w:t>
      </w:r>
      <w:r>
        <w:fldChar w:fldCharType="begin"/>
      </w:r>
      <w:r>
        <w:instrText xml:space="preserve"> SEQ Figura \* ARABIC </w:instrText>
      </w:r>
      <w:r>
        <w:fldChar w:fldCharType="separate"/>
      </w:r>
      <w:r>
        <w:rPr>
          <w:noProof/>
        </w:rPr>
        <w:t>18</w:t>
      </w:r>
      <w:r>
        <w:rPr>
          <w:noProof/>
        </w:rPr>
        <w:fldChar w:fldCharType="end"/>
      </w:r>
      <w:r w:rsidRPr="009146B2">
        <w:br/>
      </w:r>
      <w:r w:rsidRPr="00B83785">
        <w:rPr>
          <w:b w:val="0"/>
          <w:bCs w:val="0"/>
          <w:i/>
          <w:iCs/>
        </w:rPr>
        <w:t>Logo Android Studio</w:t>
      </w:r>
    </w:p>
    <w:p w14:paraId="1BF1F304" w14:textId="77777777" w:rsidR="009D4DDE" w:rsidRDefault="009D4DDE" w:rsidP="009D4DDE">
      <w:pPr>
        <w:pStyle w:val="Esetilofigura"/>
        <w:jc w:val="center"/>
        <w:pPrChange w:id="403" w:author="_AnTrAx_" w:date="2025-06-17T20:16:00Z">
          <w:pPr>
            <w:pStyle w:val="Esetilofigura"/>
            <w:spacing w:line="360" w:lineRule="auto"/>
            <w:jc w:val="center"/>
          </w:pPr>
        </w:pPrChange>
      </w:pPr>
      <w:r>
        <w:rPr>
          <w:noProof/>
        </w:rPr>
        <w:drawing>
          <wp:inline distT="0" distB="0" distL="0" distR="0" wp14:anchorId="77D630A0" wp14:editId="6F146FF2">
            <wp:extent cx="868680" cy="780638"/>
            <wp:effectExtent l="133350" t="114300" r="140970" b="17208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86544" cy="7966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04A025" w14:textId="77777777" w:rsidR="009D4DDE" w:rsidRDefault="009D4DDE" w:rsidP="009D4DDE">
      <w:pPr>
        <w:pStyle w:val="Esetilofigura"/>
      </w:pPr>
      <w:r w:rsidRPr="003C2AE6">
        <w:rPr>
          <w:i/>
          <w:iCs/>
        </w:rPr>
        <w:t>Nota</w:t>
      </w:r>
      <w:r w:rsidRPr="009146B2">
        <w:t xml:space="preserve">. – </w:t>
      </w:r>
      <w:r w:rsidRPr="00B83785">
        <w:rPr>
          <w:b w:val="0"/>
          <w:bCs w:val="0"/>
        </w:rPr>
        <w:t>Google LLC, 2025, Android Studio (versión Merkat 2024.3.2) [Software de computadora], Android Studio (https://developer.android.com/studio?hl=es-419).</w:t>
      </w:r>
    </w:p>
    <w:p w14:paraId="48806E0D" w14:textId="77777777" w:rsidR="009D4DDE" w:rsidRDefault="009D4DDE" w:rsidP="009D4DDE">
      <w:pPr>
        <w:pStyle w:val="Prrafodelista"/>
        <w:numPr>
          <w:ilvl w:val="0"/>
          <w:numId w:val="13"/>
        </w:numPr>
        <w:ind w:left="720"/>
      </w:pPr>
      <w:r w:rsidRPr="006A40D5">
        <w:rPr>
          <w:b/>
          <w:bCs/>
        </w:rPr>
        <w:t>Python</w:t>
      </w:r>
      <w:r>
        <w:t xml:space="preserve">. – es un lenguaje de programación de alto nivel, versátil y multiparadigma, interpretado y de código abierto, conocido por su sintaxis clara y legible podemos ver el logo en la </w:t>
      </w:r>
      <w:r>
        <w:fldChar w:fldCharType="begin"/>
      </w:r>
      <w:r>
        <w:instrText xml:space="preserve"> REF _Ref197847593 \h </w:instrText>
      </w:r>
      <w:r>
        <w:fldChar w:fldCharType="separate"/>
      </w:r>
      <w:r w:rsidRPr="00A23A9A">
        <w:t xml:space="preserve">Figura </w:t>
      </w:r>
      <w:r>
        <w:rPr>
          <w:noProof/>
        </w:rPr>
        <w:t>19</w:t>
      </w:r>
      <w:r>
        <w:fldChar w:fldCharType="end"/>
      </w:r>
      <w:r>
        <w:t>. Es utilizado en diversas áreas ciencia de datos, aprendizaje automático y automatización.</w:t>
      </w:r>
    </w:p>
    <w:p w14:paraId="020AD4EC" w14:textId="77777777" w:rsidR="009D4DDE" w:rsidRPr="009146B2" w:rsidRDefault="009D4DDE" w:rsidP="009D4DDE">
      <w:pPr>
        <w:pStyle w:val="Esetilofigura"/>
      </w:pPr>
      <w:r w:rsidRPr="00A23A9A">
        <w:t xml:space="preserve">Figura </w:t>
      </w:r>
      <w:r>
        <w:fldChar w:fldCharType="begin"/>
      </w:r>
      <w:r>
        <w:instrText xml:space="preserve"> SEQ Figura \* ARABIC </w:instrText>
      </w:r>
      <w:r>
        <w:fldChar w:fldCharType="separate"/>
      </w:r>
      <w:r>
        <w:rPr>
          <w:noProof/>
        </w:rPr>
        <w:t>19</w:t>
      </w:r>
      <w:r>
        <w:rPr>
          <w:noProof/>
        </w:rPr>
        <w:fldChar w:fldCharType="end"/>
      </w:r>
      <w:r w:rsidRPr="009146B2">
        <w:br/>
      </w:r>
      <w:r w:rsidRPr="00B83785">
        <w:rPr>
          <w:b w:val="0"/>
          <w:bCs w:val="0"/>
          <w:i/>
          <w:iCs/>
        </w:rPr>
        <w:t>Logo Python</w:t>
      </w:r>
    </w:p>
    <w:p w14:paraId="7497204C" w14:textId="77777777" w:rsidR="009D4DDE" w:rsidRDefault="009D4DDE" w:rsidP="009D4DDE">
      <w:pPr>
        <w:pStyle w:val="Esetilofigura"/>
        <w:jc w:val="center"/>
        <w:pPrChange w:id="404" w:author="_AnTrAx_" w:date="2025-06-17T20:16:00Z">
          <w:pPr>
            <w:pStyle w:val="Esetilofigura"/>
            <w:spacing w:line="360" w:lineRule="auto"/>
            <w:jc w:val="center"/>
          </w:pPr>
        </w:pPrChange>
      </w:pPr>
      <w:r>
        <w:rPr>
          <w:noProof/>
        </w:rPr>
        <w:drawing>
          <wp:inline distT="0" distB="0" distL="0" distR="0" wp14:anchorId="7E1780A2" wp14:editId="66AED271">
            <wp:extent cx="685431" cy="891540"/>
            <wp:effectExtent l="133350" t="114300" r="153035" b="15621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a:extLst>
                        <a:ext uri="{28A0092B-C50C-407E-A947-70E740481C1C}">
                          <a14:useLocalDpi xmlns:a14="http://schemas.microsoft.com/office/drawing/2010/main" val="0"/>
                        </a:ext>
                      </a:extLst>
                    </a:blip>
                    <a:srcRect r="66033"/>
                    <a:stretch/>
                  </pic:blipFill>
                  <pic:spPr bwMode="auto">
                    <a:xfrm>
                      <a:off x="0" y="0"/>
                      <a:ext cx="701373" cy="91227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4BEF726" w14:textId="77777777" w:rsidR="009D4DDE" w:rsidRDefault="009D4DDE" w:rsidP="009D4DDE">
      <w:pPr>
        <w:pStyle w:val="Esetilofigura"/>
      </w:pPr>
      <w:r w:rsidRPr="005369DA">
        <w:rPr>
          <w:i/>
          <w:iCs/>
        </w:rPr>
        <w:t>Nota</w:t>
      </w:r>
      <w:r w:rsidRPr="009146B2">
        <w:t xml:space="preserve">. – </w:t>
      </w:r>
      <w:r w:rsidRPr="00D02705">
        <w:rPr>
          <w:b w:val="0"/>
          <w:bCs w:val="0"/>
        </w:rPr>
        <w:t>Python Software Foundation, 2025, Python (version 8.3) [Software de computadora] (https://www.python.org/downloads/).</w:t>
      </w:r>
    </w:p>
    <w:p w14:paraId="0D1C612C" w14:textId="77777777" w:rsidR="009D4DDE" w:rsidRDefault="009D4DDE" w:rsidP="009D4DDE">
      <w:pPr>
        <w:pStyle w:val="Prrafodelista"/>
        <w:numPr>
          <w:ilvl w:val="0"/>
          <w:numId w:val="13"/>
        </w:numPr>
        <w:ind w:left="720"/>
      </w:pPr>
      <w:r w:rsidRPr="006A40D5">
        <w:rPr>
          <w:b/>
          <w:bCs/>
        </w:rPr>
        <w:lastRenderedPageBreak/>
        <w:t>YoloV5</w:t>
      </w:r>
      <w:r>
        <w:t xml:space="preserve">.- es un modelo de visión artificial para la detección de objetos, es una versión mejorada de los modelos Yolo anteriores y opera a alta velocidad de inferencia, lo que hace eficaz para aplicaciones en tiempo real podemos ver el logo en la </w:t>
      </w:r>
      <w:r>
        <w:fldChar w:fldCharType="begin"/>
      </w:r>
      <w:r>
        <w:instrText xml:space="preserve"> REF _Ref197847666 \h </w:instrText>
      </w:r>
      <w:r>
        <w:fldChar w:fldCharType="separate"/>
      </w:r>
      <w:r w:rsidRPr="00A23A9A">
        <w:t xml:space="preserve">Figura </w:t>
      </w:r>
      <w:r>
        <w:rPr>
          <w:noProof/>
        </w:rPr>
        <w:t>20</w:t>
      </w:r>
      <w:r>
        <w:fldChar w:fldCharType="end"/>
      </w:r>
      <w:r>
        <w:t>.</w:t>
      </w:r>
    </w:p>
    <w:p w14:paraId="14C88BD6" w14:textId="77777777" w:rsidR="009D4DDE" w:rsidRPr="009146B2" w:rsidRDefault="009D4DDE" w:rsidP="009D4DDE">
      <w:pPr>
        <w:pStyle w:val="Esetilofigura"/>
      </w:pPr>
      <w:r w:rsidRPr="00A23A9A">
        <w:t xml:space="preserve">Figura </w:t>
      </w:r>
      <w:r>
        <w:fldChar w:fldCharType="begin"/>
      </w:r>
      <w:r>
        <w:instrText xml:space="preserve"> SEQ Figura \* ARABIC </w:instrText>
      </w:r>
      <w:r>
        <w:fldChar w:fldCharType="separate"/>
      </w:r>
      <w:r>
        <w:rPr>
          <w:noProof/>
        </w:rPr>
        <w:t>20</w:t>
      </w:r>
      <w:r>
        <w:rPr>
          <w:noProof/>
        </w:rPr>
        <w:fldChar w:fldCharType="end"/>
      </w:r>
      <w:r w:rsidRPr="009146B2">
        <w:br/>
      </w:r>
      <w:r w:rsidRPr="00D02705">
        <w:rPr>
          <w:b w:val="0"/>
          <w:bCs w:val="0"/>
          <w:i/>
          <w:iCs/>
        </w:rPr>
        <w:t>Logo YoloV5</w:t>
      </w:r>
    </w:p>
    <w:p w14:paraId="6CA942B8" w14:textId="77777777" w:rsidR="009D4DDE" w:rsidRDefault="009D4DDE" w:rsidP="009D4DDE">
      <w:pPr>
        <w:pStyle w:val="Esetilofigura"/>
        <w:jc w:val="center"/>
        <w:pPrChange w:id="405" w:author="_AnTrAx_" w:date="2025-06-17T20:16:00Z">
          <w:pPr>
            <w:pStyle w:val="Esetilofigura"/>
            <w:spacing w:line="276" w:lineRule="auto"/>
            <w:jc w:val="center"/>
          </w:pPr>
        </w:pPrChange>
      </w:pPr>
      <w:r>
        <w:rPr>
          <w:noProof/>
        </w:rPr>
        <w:drawing>
          <wp:inline distT="0" distB="0" distL="0" distR="0" wp14:anchorId="5BCC222C" wp14:editId="4147EC1E">
            <wp:extent cx="1968500" cy="672512"/>
            <wp:effectExtent l="152400" t="114300" r="146050" b="14668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a:extLst>
                        <a:ext uri="{28A0092B-C50C-407E-A947-70E740481C1C}">
                          <a14:useLocalDpi xmlns:a14="http://schemas.microsoft.com/office/drawing/2010/main" val="0"/>
                        </a:ext>
                      </a:extLst>
                    </a:blip>
                    <a:srcRect t="32740" b="33096"/>
                    <a:stretch/>
                  </pic:blipFill>
                  <pic:spPr bwMode="auto">
                    <a:xfrm>
                      <a:off x="0" y="0"/>
                      <a:ext cx="2012023" cy="6873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4716C9A" w14:textId="77777777" w:rsidR="009D4DDE" w:rsidRDefault="009D4DDE" w:rsidP="009D4DDE">
      <w:pPr>
        <w:pStyle w:val="Esetilofigura"/>
      </w:pPr>
      <w:r w:rsidRPr="005369DA">
        <w:rPr>
          <w:i/>
          <w:iCs/>
        </w:rPr>
        <w:t>Nota</w:t>
      </w:r>
      <w:r w:rsidRPr="009146B2">
        <w:t xml:space="preserve">. – </w:t>
      </w:r>
      <w:r w:rsidRPr="00D02705">
        <w:rPr>
          <w:b w:val="0"/>
          <w:bCs w:val="0"/>
        </w:rPr>
        <w:t>Ultralitycs, 2025, YoloV5 (version s) [Modelo de visión artificial], Ultralitycs (https://github.com/ultralytics/yolov5/wiki).</w:t>
      </w:r>
    </w:p>
    <w:p w14:paraId="7E602F2D" w14:textId="77777777" w:rsidR="009D4DDE" w:rsidRDefault="009D4DDE" w:rsidP="009D4DDE">
      <w:pPr>
        <w:pStyle w:val="Prrafodelista"/>
        <w:numPr>
          <w:ilvl w:val="0"/>
          <w:numId w:val="13"/>
        </w:numPr>
        <w:ind w:left="720"/>
      </w:pPr>
      <w:r w:rsidRPr="006A40D5">
        <w:rPr>
          <w:b/>
          <w:bCs/>
        </w:rPr>
        <w:t>Tensor Flow</w:t>
      </w:r>
      <w:r>
        <w:t xml:space="preserve">. - es un sistema de computación numérica de código abierto de GoogleCLoud. Lo podemos encontrar en numerosos productos de Google Cloud ya que nos permite desarrollar algoritmos inteligentes podemos ver el logo en la </w:t>
      </w:r>
      <w:r>
        <w:fldChar w:fldCharType="begin"/>
      </w:r>
      <w:r>
        <w:instrText xml:space="preserve"> REF _Ref197847687 \h </w:instrText>
      </w:r>
      <w:r>
        <w:fldChar w:fldCharType="separate"/>
      </w:r>
      <w:r w:rsidRPr="00A23A9A">
        <w:t xml:space="preserve">Figura </w:t>
      </w:r>
      <w:r>
        <w:rPr>
          <w:noProof/>
        </w:rPr>
        <w:t>21</w:t>
      </w:r>
      <w:r>
        <w:fldChar w:fldCharType="end"/>
      </w:r>
      <w:r>
        <w:t>.</w:t>
      </w:r>
    </w:p>
    <w:p w14:paraId="4AFECC61" w14:textId="77777777" w:rsidR="009D4DDE" w:rsidRPr="009146B2" w:rsidRDefault="009D4DDE" w:rsidP="009D4DDE">
      <w:pPr>
        <w:pStyle w:val="Esetilofigura"/>
      </w:pPr>
      <w:r w:rsidRPr="00A23A9A">
        <w:t xml:space="preserve">Figura </w:t>
      </w:r>
      <w:r>
        <w:fldChar w:fldCharType="begin"/>
      </w:r>
      <w:r>
        <w:instrText xml:space="preserve"> SEQ Figura \* ARABIC </w:instrText>
      </w:r>
      <w:r>
        <w:fldChar w:fldCharType="separate"/>
      </w:r>
      <w:r>
        <w:rPr>
          <w:noProof/>
        </w:rPr>
        <w:t>21</w:t>
      </w:r>
      <w:r>
        <w:rPr>
          <w:noProof/>
        </w:rPr>
        <w:fldChar w:fldCharType="end"/>
      </w:r>
      <w:r w:rsidRPr="009146B2">
        <w:br/>
      </w:r>
      <w:r w:rsidRPr="00D02705">
        <w:rPr>
          <w:b w:val="0"/>
          <w:bCs w:val="0"/>
          <w:i/>
          <w:iCs/>
        </w:rPr>
        <w:t>Logo TensorFLow</w:t>
      </w:r>
    </w:p>
    <w:p w14:paraId="2BF388F8" w14:textId="77777777" w:rsidR="009D4DDE" w:rsidRDefault="009D4DDE" w:rsidP="009D4DDE">
      <w:pPr>
        <w:pStyle w:val="Esetilofigura"/>
        <w:jc w:val="center"/>
      </w:pPr>
      <w:r>
        <w:rPr>
          <w:noProof/>
        </w:rPr>
        <w:drawing>
          <wp:inline distT="0" distB="0" distL="0" distR="0" wp14:anchorId="7F3A1795" wp14:editId="72A7A36A">
            <wp:extent cx="1922380" cy="1226820"/>
            <wp:effectExtent l="152400" t="114300" r="154305" b="16383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63993" cy="12533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8DA62DE" w14:textId="3B6CF5C8" w:rsidR="009D4DDE" w:rsidRDefault="009D4DDE" w:rsidP="009D4DDE">
      <w:pPr>
        <w:pStyle w:val="Esetilofigura"/>
        <w:rPr>
          <w:b w:val="0"/>
          <w:bCs w:val="0"/>
        </w:rPr>
      </w:pPr>
      <w:r w:rsidRPr="005369DA">
        <w:rPr>
          <w:i/>
          <w:iCs/>
        </w:rPr>
        <w:t>Nota</w:t>
      </w:r>
      <w:r w:rsidRPr="009146B2">
        <w:t xml:space="preserve">. – </w:t>
      </w:r>
      <w:r w:rsidRPr="00D02705">
        <w:rPr>
          <w:b w:val="0"/>
          <w:bCs w:val="0"/>
        </w:rPr>
        <w:t>Google Brain, 2025, Tensorflow (version 2.12.0) [biblioteca de software], google (</w:t>
      </w:r>
      <w:hyperlink r:id="rId35" w:history="1">
        <w:r w:rsidR="006A40D5" w:rsidRPr="00A474D7">
          <w:rPr>
            <w:rStyle w:val="Hipervnculo"/>
            <w:b w:val="0"/>
            <w:bCs w:val="0"/>
          </w:rPr>
          <w:t>https://www.tensorflow.org/</w:t>
        </w:r>
      </w:hyperlink>
      <w:r w:rsidRPr="00D02705">
        <w:rPr>
          <w:b w:val="0"/>
          <w:bCs w:val="0"/>
        </w:rPr>
        <w:t>).</w:t>
      </w:r>
    </w:p>
    <w:p w14:paraId="75341385" w14:textId="20B118F8" w:rsidR="006A40D5" w:rsidRDefault="006A40D5" w:rsidP="006A40D5">
      <w:pPr>
        <w:pStyle w:val="Prrafodelista"/>
        <w:numPr>
          <w:ilvl w:val="0"/>
          <w:numId w:val="13"/>
        </w:numPr>
        <w:ind w:left="720"/>
      </w:pPr>
      <w:r w:rsidRPr="006A40D5">
        <w:rPr>
          <w:b/>
          <w:bCs/>
        </w:rPr>
        <w:lastRenderedPageBreak/>
        <w:t>PyTorch</w:t>
      </w:r>
      <w:r>
        <w:t>. -</w:t>
      </w:r>
      <w:r>
        <w:t xml:space="preserve">Es una biblioteca de aprendizaje automático de código abierto desarrollada por </w:t>
      </w:r>
      <w:r>
        <w:rPr>
          <w:rStyle w:val="Textoennegrita"/>
        </w:rPr>
        <w:t>Meta AI</w:t>
      </w:r>
      <w:r>
        <w:t xml:space="preserve">. </w:t>
      </w:r>
      <w:r>
        <w:t>O</w:t>
      </w:r>
      <w:r>
        <w:t>frece una interfaz flexible y eficiente para la creación de redes neuronales profundas, permitiendo definir modelos dinámicos mediante el uso de grafos computacionales imperativos. Se caracteriza por su facilidad de uso, compatibilidad con CUDA para acelerar el procesamiento con GPU, y su integración con herramientas como TorchVision para tareas de visión por computadora.</w:t>
      </w:r>
      <w:r>
        <w:t xml:space="preserve"> </w:t>
      </w:r>
      <w:r>
        <w:t xml:space="preserve">En la </w:t>
      </w:r>
      <w:r>
        <w:fldChar w:fldCharType="begin"/>
      </w:r>
      <w:r>
        <w:instrText xml:space="preserve"> REF _Ref197847505 \h </w:instrText>
      </w:r>
      <w:r>
        <w:fldChar w:fldCharType="separate"/>
      </w:r>
      <w:r w:rsidRPr="00A23A9A">
        <w:t xml:space="preserve">Figura </w:t>
      </w:r>
      <w:r>
        <w:rPr>
          <w:noProof/>
        </w:rPr>
        <w:t>16</w:t>
      </w:r>
      <w:r>
        <w:fldChar w:fldCharType="end"/>
      </w:r>
      <w:r>
        <w:t xml:space="preserve"> </w:t>
      </w:r>
      <w:r>
        <w:t>se presenta el logo de la biblioteca.</w:t>
      </w:r>
    </w:p>
    <w:p w14:paraId="69DDC4E2" w14:textId="77777777" w:rsidR="006A40D5" w:rsidRPr="009146B2" w:rsidRDefault="006A40D5" w:rsidP="006A40D5">
      <w:pPr>
        <w:pStyle w:val="Esetilofigura"/>
      </w:pPr>
      <w:r w:rsidRPr="00A23A9A">
        <w:t xml:space="preserve">Figura </w:t>
      </w:r>
      <w:r>
        <w:fldChar w:fldCharType="begin"/>
      </w:r>
      <w:r>
        <w:instrText xml:space="preserve"> SEQ Figura \* ARABIC </w:instrText>
      </w:r>
      <w:r>
        <w:fldChar w:fldCharType="separate"/>
      </w:r>
      <w:r>
        <w:rPr>
          <w:noProof/>
        </w:rPr>
        <w:t>16</w:t>
      </w:r>
      <w:r>
        <w:rPr>
          <w:noProof/>
        </w:rPr>
        <w:fldChar w:fldCharType="end"/>
      </w:r>
      <w:r w:rsidRPr="009146B2">
        <w:br/>
      </w:r>
      <w:r w:rsidRPr="00B83785">
        <w:rPr>
          <w:b w:val="0"/>
          <w:bCs w:val="0"/>
          <w:i/>
          <w:iCs/>
        </w:rPr>
        <w:t>Logo VsCode</w:t>
      </w:r>
    </w:p>
    <w:p w14:paraId="7BD6FDC5" w14:textId="74A159B4" w:rsidR="006A40D5" w:rsidRDefault="006A40D5" w:rsidP="006A40D5">
      <w:pPr>
        <w:pStyle w:val="Esetilofigura"/>
        <w:jc w:val="center"/>
      </w:pPr>
      <w:r>
        <w:rPr>
          <w:b w:val="0"/>
          <w:bCs w:val="0"/>
          <w:noProof/>
        </w:rPr>
        <w:drawing>
          <wp:inline distT="0" distB="0" distL="0" distR="0" wp14:anchorId="7D98F901" wp14:editId="407875C6">
            <wp:extent cx="1344012" cy="669472"/>
            <wp:effectExtent l="133350" t="114300" r="104140" b="14986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61414" cy="6781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noProof/>
        </w:rPr>
        <w:t xml:space="preserve"> </w:t>
      </w:r>
    </w:p>
    <w:p w14:paraId="75A51322" w14:textId="0DFD437F" w:rsidR="006A40D5" w:rsidRDefault="006A40D5" w:rsidP="006A40D5">
      <w:pPr>
        <w:pStyle w:val="Esetilofigura"/>
      </w:pPr>
      <w:r w:rsidRPr="003C2AE6">
        <w:rPr>
          <w:i/>
          <w:iCs/>
          <w:lang w:val="pt-BR"/>
        </w:rPr>
        <w:t>Nota</w:t>
      </w:r>
      <w:r w:rsidRPr="00DB3075">
        <w:rPr>
          <w:lang w:val="pt-BR"/>
        </w:rPr>
        <w:t xml:space="preserve">. – </w:t>
      </w:r>
      <w:r w:rsidRPr="006A40D5">
        <w:rPr>
          <w:b w:val="0"/>
          <w:bCs w:val="0"/>
        </w:rPr>
        <w:t xml:space="preserve">Meta AI, 2025, </w:t>
      </w:r>
      <w:r w:rsidRPr="006A40D5">
        <w:rPr>
          <w:rStyle w:val="nfasis"/>
          <w:b w:val="0"/>
          <w:bCs w:val="0"/>
        </w:rPr>
        <w:t>PyTorch</w:t>
      </w:r>
      <w:r w:rsidRPr="006A40D5">
        <w:rPr>
          <w:b w:val="0"/>
          <w:bCs w:val="0"/>
        </w:rPr>
        <w:t xml:space="preserve"> (versión 2.3.0) [Biblioteca de software]. </w:t>
      </w:r>
      <w:hyperlink r:id="rId37" w:tgtFrame="_new" w:history="1">
        <w:r w:rsidRPr="006A40D5">
          <w:rPr>
            <w:rStyle w:val="Hipervnculo"/>
            <w:b w:val="0"/>
            <w:bCs w:val="0"/>
          </w:rPr>
          <w:t>https://pytorch.org/</w:t>
        </w:r>
      </w:hyperlink>
      <w:r w:rsidRPr="006A40D5">
        <w:rPr>
          <w:b w:val="0"/>
          <w:bCs w:val="0"/>
          <w:lang w:val="pt-BR"/>
        </w:rPr>
        <w:t>.</w:t>
      </w:r>
    </w:p>
    <w:p w14:paraId="2D0FB125" w14:textId="066528D5" w:rsidR="009D4DDE" w:rsidRDefault="009D4DDE" w:rsidP="009D4DDE">
      <w:pPr>
        <w:pStyle w:val="Prrafodelista"/>
        <w:numPr>
          <w:ilvl w:val="0"/>
          <w:numId w:val="13"/>
        </w:numPr>
        <w:ind w:left="720"/>
      </w:pPr>
      <w:r w:rsidRPr="006A40D5">
        <w:rPr>
          <w:b/>
          <w:bCs/>
        </w:rPr>
        <w:t>Kotlin</w:t>
      </w:r>
      <w:r>
        <w:t xml:space="preserve">. – </w:t>
      </w:r>
      <w:r w:rsidRPr="00F2720F">
        <w:t xml:space="preserve">Es un lenguaje de programación moderno, multiplataforma y de código abierto, desarrollado por JetBrains </w:t>
      </w:r>
      <w:r>
        <w:fldChar w:fldCharType="begin"/>
      </w:r>
      <w:r>
        <w:instrText xml:space="preserve"> REF _Ref197847704 \h </w:instrText>
      </w:r>
      <w:r>
        <w:fldChar w:fldCharType="separate"/>
      </w:r>
      <w:r w:rsidRPr="00AC5D15">
        <w:t xml:space="preserve">Figura </w:t>
      </w:r>
      <w:r>
        <w:rPr>
          <w:noProof/>
        </w:rPr>
        <w:t>22</w:t>
      </w:r>
      <w:r>
        <w:fldChar w:fldCharType="end"/>
      </w:r>
      <w:r w:rsidRPr="00F2720F">
        <w:t>. Fue creado para ser interoperable con Java, y aunque inicialmente se enfocó en el desarrollo de aplicaciones de escritorio, ha ganado popularidad especialmente en el desarrollo de aplicaciones móviles Android.</w:t>
      </w:r>
    </w:p>
    <w:p w14:paraId="4E0BB1C1" w14:textId="77777777" w:rsidR="009D4DDE" w:rsidRPr="00AC5D15" w:rsidRDefault="009D4DDE" w:rsidP="009D4DDE">
      <w:pPr>
        <w:pStyle w:val="Esetilofigura"/>
      </w:pPr>
      <w:r w:rsidRPr="00AC5D15">
        <w:t xml:space="preserve">Figura </w:t>
      </w:r>
      <w:r w:rsidRPr="00A23A9A">
        <w:fldChar w:fldCharType="begin"/>
      </w:r>
      <w:r w:rsidRPr="00AC5D15">
        <w:instrText xml:space="preserve"> SEQ Figura \* ARABIC </w:instrText>
      </w:r>
      <w:r w:rsidRPr="00A23A9A">
        <w:fldChar w:fldCharType="separate"/>
      </w:r>
      <w:r>
        <w:rPr>
          <w:noProof/>
        </w:rPr>
        <w:t>22</w:t>
      </w:r>
      <w:r w:rsidRPr="00A23A9A">
        <w:fldChar w:fldCharType="end"/>
      </w:r>
      <w:r w:rsidRPr="00AC5D15">
        <w:br/>
      </w:r>
      <w:r w:rsidRPr="00D02705">
        <w:rPr>
          <w:b w:val="0"/>
          <w:bCs w:val="0"/>
          <w:i/>
          <w:iCs/>
        </w:rPr>
        <w:t>Logo Kotlin</w:t>
      </w:r>
    </w:p>
    <w:p w14:paraId="31AF26BC" w14:textId="77777777" w:rsidR="009D4DDE" w:rsidRPr="00AC5D15" w:rsidRDefault="009D4DDE" w:rsidP="009D4DDE">
      <w:pPr>
        <w:pStyle w:val="Esetilofigura"/>
        <w:jc w:val="center"/>
        <w:pPrChange w:id="406" w:author="_AnTrAx_" w:date="2025-06-17T20:16:00Z">
          <w:pPr>
            <w:pStyle w:val="Esetilofigura"/>
            <w:spacing w:line="360" w:lineRule="auto"/>
            <w:jc w:val="center"/>
          </w:pPr>
        </w:pPrChange>
      </w:pPr>
      <w:r>
        <w:rPr>
          <w:noProof/>
        </w:rPr>
        <w:drawing>
          <wp:inline distT="0" distB="0" distL="0" distR="0" wp14:anchorId="2435161E" wp14:editId="42AE9770">
            <wp:extent cx="1700892" cy="579957"/>
            <wp:effectExtent l="190500" t="171450" r="185420" b="20129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27437" cy="58900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76DCA2C" w14:textId="77777777" w:rsidR="009D4DDE" w:rsidRPr="00F2720F" w:rsidRDefault="009D4DDE" w:rsidP="009D4DDE">
      <w:pPr>
        <w:pStyle w:val="Esetilofigura"/>
      </w:pPr>
      <w:r w:rsidRPr="005369DA">
        <w:rPr>
          <w:i/>
          <w:iCs/>
        </w:rPr>
        <w:lastRenderedPageBreak/>
        <w:t>Nota</w:t>
      </w:r>
      <w:r w:rsidRPr="00F2720F">
        <w:t>. –</w:t>
      </w:r>
      <w:r w:rsidRPr="00D02705">
        <w:rPr>
          <w:b w:val="0"/>
          <w:bCs w:val="0"/>
        </w:rPr>
        <w:t xml:space="preserve"> </w:t>
      </w:r>
      <w:r w:rsidRPr="006A40D5">
        <w:t>JetBrains, 2025, Kotlin</w:t>
      </w:r>
      <w:r w:rsidRPr="00D02705">
        <w:rPr>
          <w:b w:val="0"/>
          <w:bCs w:val="0"/>
        </w:rPr>
        <w:t xml:space="preserve"> (version 1.7.20) [lenguaje de programacion], Android Studio.</w:t>
      </w:r>
    </w:p>
    <w:p w14:paraId="39F1C596" w14:textId="77777777" w:rsidR="009D4DDE" w:rsidRDefault="009D4DDE" w:rsidP="009D4DDE">
      <w:pPr>
        <w:pStyle w:val="Prrafodelista"/>
        <w:numPr>
          <w:ilvl w:val="0"/>
          <w:numId w:val="13"/>
        </w:numPr>
        <w:ind w:left="720"/>
      </w:pPr>
      <w:r w:rsidRPr="006A40D5">
        <w:rPr>
          <w:b/>
          <w:bCs/>
        </w:rPr>
        <w:t>Github</w:t>
      </w:r>
      <w:r>
        <w:t xml:space="preserve">. – es una plataforma en línea para alojamiento de código que permite a las desarrolladoras almacenar, compartir y colaborar en proyectos de software utilizado el sistema de control de versiones Git, podemos ver el logo en la </w:t>
      </w:r>
      <w:r>
        <w:fldChar w:fldCharType="begin"/>
      </w:r>
      <w:r>
        <w:instrText xml:space="preserve"> REF _Ref197847737 \h </w:instrText>
      </w:r>
      <w:r>
        <w:fldChar w:fldCharType="separate"/>
      </w:r>
      <w:r w:rsidRPr="00A23A9A">
        <w:t xml:space="preserve">Figura </w:t>
      </w:r>
      <w:r>
        <w:rPr>
          <w:noProof/>
        </w:rPr>
        <w:t>23</w:t>
      </w:r>
      <w:r>
        <w:fldChar w:fldCharType="end"/>
      </w:r>
      <w:r>
        <w:t>. Es una herramienta esencial para el desarrollo de software, ya que facilita la gestión de versiones, la colaboración entre equipos y la distribución de código fuente.</w:t>
      </w:r>
    </w:p>
    <w:p w14:paraId="0B35EFE6" w14:textId="77777777" w:rsidR="009D4DDE" w:rsidRPr="009146B2" w:rsidRDefault="009D4DDE" w:rsidP="009D4DDE">
      <w:pPr>
        <w:pStyle w:val="Esetilofigura"/>
      </w:pPr>
      <w:r w:rsidRPr="00A23A9A">
        <w:t xml:space="preserve">Figura </w:t>
      </w:r>
      <w:r>
        <w:fldChar w:fldCharType="begin"/>
      </w:r>
      <w:r>
        <w:instrText xml:space="preserve"> SEQ Figura \* ARABIC </w:instrText>
      </w:r>
      <w:r>
        <w:fldChar w:fldCharType="separate"/>
      </w:r>
      <w:r>
        <w:rPr>
          <w:noProof/>
        </w:rPr>
        <w:t>23</w:t>
      </w:r>
      <w:r>
        <w:rPr>
          <w:noProof/>
        </w:rPr>
        <w:fldChar w:fldCharType="end"/>
      </w:r>
      <w:r w:rsidRPr="009146B2">
        <w:br/>
      </w:r>
      <w:r w:rsidRPr="00D02705">
        <w:rPr>
          <w:b w:val="0"/>
          <w:bCs w:val="0"/>
          <w:i/>
          <w:iCs/>
        </w:rPr>
        <w:t>Logo GitHub</w:t>
      </w:r>
    </w:p>
    <w:p w14:paraId="2F410D51" w14:textId="77777777" w:rsidR="009D4DDE" w:rsidRDefault="009D4DDE" w:rsidP="009D4DDE">
      <w:pPr>
        <w:pStyle w:val="Esetilofigura"/>
        <w:jc w:val="center"/>
      </w:pPr>
      <w:r>
        <w:rPr>
          <w:noProof/>
        </w:rPr>
        <w:drawing>
          <wp:inline distT="0" distB="0" distL="0" distR="0" wp14:anchorId="071A1FE5" wp14:editId="10464C51">
            <wp:extent cx="2892916" cy="1066800"/>
            <wp:effectExtent l="0" t="0" r="3175"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39436" cy="1083955"/>
                    </a:xfrm>
                    <a:prstGeom prst="rect">
                      <a:avLst/>
                    </a:prstGeom>
                    <a:noFill/>
                    <a:ln>
                      <a:noFill/>
                    </a:ln>
                  </pic:spPr>
                </pic:pic>
              </a:graphicData>
            </a:graphic>
          </wp:inline>
        </w:drawing>
      </w:r>
    </w:p>
    <w:p w14:paraId="6DA8B031" w14:textId="77777777" w:rsidR="009D4DDE" w:rsidRPr="00F655AE" w:rsidRDefault="009D4DDE" w:rsidP="009D4DDE">
      <w:pPr>
        <w:pStyle w:val="Esetilofigura"/>
      </w:pPr>
      <w:r w:rsidRPr="005369DA">
        <w:rPr>
          <w:i/>
          <w:iCs/>
        </w:rPr>
        <w:t>Nota</w:t>
      </w:r>
      <w:r w:rsidRPr="009146B2">
        <w:t xml:space="preserve">. – </w:t>
      </w:r>
      <w:r w:rsidRPr="00D02705">
        <w:rPr>
          <w:b w:val="0"/>
          <w:bCs w:val="0"/>
        </w:rPr>
        <w:t>Awesome LLC, 2025, Github [Control de versiones colaborativo], (https://github.com/).</w:t>
      </w:r>
    </w:p>
    <w:p w14:paraId="47E26228" w14:textId="77777777" w:rsidR="009D4DDE" w:rsidRPr="009D4DDE" w:rsidRDefault="009D4DDE" w:rsidP="009D4DDE"/>
    <w:p w14:paraId="3E72968B" w14:textId="77777777" w:rsidR="009D4DDE" w:rsidRPr="009D4DDE" w:rsidRDefault="009D4DDE" w:rsidP="009D4DDE"/>
    <w:p w14:paraId="3B61F422" w14:textId="77777777" w:rsidR="006D281D" w:rsidRPr="00C41BCB" w:rsidRDefault="006D281D" w:rsidP="006D281D">
      <w:pPr>
        <w:ind w:firstLine="0"/>
        <w:jc w:val="center"/>
      </w:pPr>
    </w:p>
    <w:p w14:paraId="71E75BA5" w14:textId="4F726E64" w:rsidR="00D03373" w:rsidRPr="00D03373" w:rsidRDefault="00D03373" w:rsidP="00D03373"/>
    <w:p w14:paraId="10E2EDFB" w14:textId="77777777" w:rsidR="00290E1E" w:rsidRPr="00CD32E9" w:rsidRDefault="00290E1E" w:rsidP="00025BE1"/>
    <w:p w14:paraId="1335A2FA" w14:textId="4DC4C5BE" w:rsidR="00EC3E8A" w:rsidRPr="00CD32E9" w:rsidRDefault="00EC3E8A" w:rsidP="00025BE1">
      <w:r w:rsidRPr="00CD32E9">
        <w:br w:type="page"/>
      </w:r>
    </w:p>
    <w:p w14:paraId="1330D26E" w14:textId="77777777" w:rsidR="0036087F" w:rsidRDefault="00EC3E8A" w:rsidP="009D4DDE">
      <w:pPr>
        <w:pStyle w:val="Estilo0"/>
      </w:pPr>
      <w:bookmarkStart w:id="407" w:name="_Toc199518019"/>
      <w:bookmarkStart w:id="408" w:name="_Toc199533424"/>
      <w:bookmarkStart w:id="409" w:name="_Toc199587821"/>
      <w:bookmarkStart w:id="410" w:name="_Toc201090291"/>
      <w:r w:rsidRPr="00C52A75">
        <w:lastRenderedPageBreak/>
        <w:t>CAPITULO III</w:t>
      </w:r>
      <w:bookmarkEnd w:id="407"/>
      <w:bookmarkEnd w:id="408"/>
      <w:bookmarkEnd w:id="409"/>
      <w:bookmarkEnd w:id="410"/>
    </w:p>
    <w:p w14:paraId="6AE8363D" w14:textId="7F6C212D" w:rsidR="0028765C" w:rsidRPr="0028765C" w:rsidRDefault="00DB564F" w:rsidP="0004549A">
      <w:pPr>
        <w:pStyle w:val="Ttulo1"/>
      </w:pPr>
      <w:bookmarkStart w:id="411" w:name="_Toc199518020"/>
      <w:bookmarkStart w:id="412" w:name="_Toc199533425"/>
      <w:bookmarkStart w:id="413" w:name="_Toc199587822"/>
      <w:bookmarkStart w:id="414" w:name="_Toc201090292"/>
      <w:r>
        <w:t>MARCO APLICATIVO</w:t>
      </w:r>
      <w:bookmarkEnd w:id="411"/>
      <w:bookmarkEnd w:id="412"/>
      <w:bookmarkEnd w:id="413"/>
      <w:bookmarkEnd w:id="414"/>
    </w:p>
    <w:p w14:paraId="54E7862F" w14:textId="0012EF1C" w:rsidR="0036087F" w:rsidRDefault="0036087F" w:rsidP="009D4DDE">
      <w:pPr>
        <w:pStyle w:val="Ttulo2"/>
      </w:pPr>
      <w:bookmarkStart w:id="415" w:name="_Toc199518021"/>
      <w:bookmarkStart w:id="416" w:name="_Toc199533426"/>
      <w:bookmarkStart w:id="417" w:name="_Toc199587823"/>
      <w:bookmarkStart w:id="418" w:name="_Toc201090293"/>
      <w:r>
        <w:t>INTRODUCCION</w:t>
      </w:r>
      <w:bookmarkEnd w:id="415"/>
      <w:bookmarkEnd w:id="416"/>
      <w:bookmarkEnd w:id="417"/>
      <w:bookmarkEnd w:id="418"/>
    </w:p>
    <w:p w14:paraId="638DBEEF" w14:textId="2E0A34F0" w:rsidR="0036087F" w:rsidRDefault="005522F3" w:rsidP="005522F3">
      <w:r w:rsidRPr="005522F3">
        <w:t>En el presente capítulo se describe el proceso de desarrollo de la aplicación móvil utilizando la metodología Mobile-D, la cual está específicamente orientada al desarrollo ágil de software para dispositivos móviles. Esta metodología propone una estructura organizada en fases que permiten abordar de forma iterativa e incremental el diseño, desarrollo y prueba de aplicaciones móviles. A lo largo de este capítulo se detallan cada una de las fases y etapas que han sido aplicadas en el desarrollo del sistema propuesto, orientado a facilitar el registro contable digital de los comerciantes minoristas a partir de notas de venta manuscritas</w:t>
      </w:r>
      <w:r w:rsidR="0036087F" w:rsidRPr="0036087F">
        <w:t>.</w:t>
      </w:r>
    </w:p>
    <w:p w14:paraId="775C6565" w14:textId="50A11719" w:rsidR="0036087F" w:rsidRDefault="00233F21" w:rsidP="009D4DDE">
      <w:pPr>
        <w:pStyle w:val="Ttulo2"/>
      </w:pPr>
      <w:bookmarkStart w:id="419" w:name="_Toc199518022"/>
      <w:bookmarkStart w:id="420" w:name="_Toc199533427"/>
      <w:bookmarkStart w:id="421" w:name="_Toc199587824"/>
      <w:bookmarkStart w:id="422" w:name="_Toc201090294"/>
      <w:r>
        <w:t>FASE DE EXPLORACION</w:t>
      </w:r>
      <w:bookmarkEnd w:id="419"/>
      <w:bookmarkEnd w:id="420"/>
      <w:bookmarkEnd w:id="421"/>
      <w:bookmarkEnd w:id="422"/>
    </w:p>
    <w:p w14:paraId="4F0009E0" w14:textId="4578B54A" w:rsidR="003D3E7E" w:rsidRDefault="005522F3" w:rsidP="005522F3">
      <w:r w:rsidRPr="005522F3">
        <w:t>En esta fase inicial se identificaron los requisitos preliminares necesarios para el desarrollo del sistema. Se estableció un plan general del proyecto, definiendo el alcance, los objetivos y las herramientas tecnológicas que se utilizarán. Asimismo, se identificaron los actores clave del sistema o grupo de interés (stakeholders), quienes cumplen roles esenciales tanto en la implementación como en el uso de la aplicación móvil</w:t>
      </w:r>
      <w:r w:rsidR="00767E63">
        <w:t>.</w:t>
      </w:r>
    </w:p>
    <w:p w14:paraId="25066831" w14:textId="128177EF" w:rsidR="00E0526A" w:rsidRPr="00E0526A" w:rsidRDefault="008F304D" w:rsidP="00DE0866">
      <w:pPr>
        <w:pStyle w:val="Ttulo3"/>
      </w:pPr>
      <w:bookmarkStart w:id="423" w:name="_Toc199518023"/>
      <w:bookmarkStart w:id="424" w:name="_Toc199533428"/>
      <w:bookmarkStart w:id="425" w:name="_Toc199587825"/>
      <w:bookmarkStart w:id="426" w:name="_Toc201090295"/>
      <w:r>
        <w:t>Establecimiento De Grupo De Interés.</w:t>
      </w:r>
      <w:bookmarkEnd w:id="423"/>
      <w:bookmarkEnd w:id="424"/>
      <w:bookmarkEnd w:id="425"/>
      <w:bookmarkEnd w:id="426"/>
    </w:p>
    <w:p w14:paraId="329531A4" w14:textId="7B599EBF" w:rsidR="00F80C79" w:rsidRDefault="005C508B" w:rsidP="005522F3">
      <w:pPr>
        <w:pStyle w:val="Prrafodelista"/>
        <w:numPr>
          <w:ilvl w:val="0"/>
          <w:numId w:val="14"/>
        </w:numPr>
      </w:pPr>
      <w:r w:rsidRPr="005522F3">
        <w:rPr>
          <w:b/>
          <w:bCs/>
        </w:rPr>
        <w:t>Desarrollador</w:t>
      </w:r>
      <w:r>
        <w:t xml:space="preserve">. - </w:t>
      </w:r>
      <w:r w:rsidR="005522F3" w:rsidRPr="005522F3">
        <w:t xml:space="preserve">Es el responsable del diseño, implementación y mantenimiento del sistema. En este proyecto, el desarrollador cumple el rol de arquitecto de software, encargado de diseñar una aplicación móvil funcional, confiable y eficiente. Su labor </w:t>
      </w:r>
      <w:r w:rsidR="005522F3" w:rsidRPr="005522F3">
        <w:lastRenderedPageBreak/>
        <w:t>implica la selección y configuración de las herramientas de desarrollo adecuadas (lenguajes de programación, frameworks, motores de inferencia, etc.), así como la integración de tecnologías de inteligencia artificial para el reconocimiento de texto manuscrito. Además, debe garantizar que el producto final cumpla con los requisitos y que se adapte al contexto y capacidades técnicas de los dispositivos móviles disponibles.</w:t>
      </w:r>
    </w:p>
    <w:p w14:paraId="4980748A" w14:textId="42425EB7" w:rsidR="005C508B" w:rsidRDefault="005C508B" w:rsidP="000E514B">
      <w:pPr>
        <w:pStyle w:val="Prrafodelista"/>
        <w:numPr>
          <w:ilvl w:val="0"/>
          <w:numId w:val="14"/>
        </w:numPr>
      </w:pPr>
      <w:r w:rsidRPr="005522F3">
        <w:rPr>
          <w:b/>
          <w:bCs/>
        </w:rPr>
        <w:t>Comerciante minorista</w:t>
      </w:r>
      <w:r>
        <w:t xml:space="preserve">. -  </w:t>
      </w:r>
      <w:r w:rsidR="005522F3" w:rsidRPr="005522F3">
        <w:t>Es el usuario final del sistema y representa al grupo de pequeños comerciantes que realizan ventas a través de notas manuscritas. Se caracteriza por operar con recursos limitados, tanto económicos como tecnológicos, lo que dificulta el acceso a herramientas digitales para la gestión contable. Estos comerciantes suelen registrar sus transacciones de manera manual, lo que conlleva errores, pérdida de información y dificultad para organizar sus finanzas o compartir datos de manera eficiente. El sistema propuesto busca atender esta problemática, facilitando la digitalización automática de sus notas de venta mediante una aplicación móvil sencilla, rápida y accesible</w:t>
      </w:r>
      <w:r>
        <w:t xml:space="preserve">. </w:t>
      </w:r>
    </w:p>
    <w:p w14:paraId="6F0E6729" w14:textId="2144ED4B" w:rsidR="003B5E98" w:rsidRDefault="008F304D" w:rsidP="00DE0866">
      <w:pPr>
        <w:pStyle w:val="Ttulo3"/>
      </w:pPr>
      <w:bookmarkStart w:id="427" w:name="_Toc199518024"/>
      <w:bookmarkStart w:id="428" w:name="_Toc199533429"/>
      <w:bookmarkStart w:id="429" w:name="_Toc199587826"/>
      <w:bookmarkStart w:id="430" w:name="_Toc201090296"/>
      <w:r>
        <w:t>Requisitos Iniciales.</w:t>
      </w:r>
      <w:bookmarkEnd w:id="427"/>
      <w:bookmarkEnd w:id="428"/>
      <w:bookmarkEnd w:id="429"/>
      <w:bookmarkEnd w:id="430"/>
    </w:p>
    <w:p w14:paraId="26453FD4" w14:textId="27E26DFD" w:rsidR="003B5E98" w:rsidRPr="00D87869" w:rsidRDefault="003B5E98" w:rsidP="003B5E98">
      <w:r w:rsidRPr="00D87869">
        <w:t>Diseñar una aplicación móvil ligera y distribuida bajo una licencia GPL</w:t>
      </w:r>
      <w:r w:rsidR="00DF39B8">
        <w:rPr>
          <w:rStyle w:val="Refdenotaalpie"/>
        </w:rPr>
        <w:footnoteReference w:id="18"/>
      </w:r>
      <w:r w:rsidR="00DF39B8">
        <w:t xml:space="preserve">. Esta aplicación estará orientada a contribuir al proceso de digitalización contable de los comerciantes minoristas bolivianos acogidos al </w:t>
      </w:r>
      <w:r w:rsidR="00DF39B8">
        <w:rPr>
          <w:rStyle w:val="Textoennegrita"/>
        </w:rPr>
        <w:t>RTS</w:t>
      </w:r>
      <w:r w:rsidR="00DF39B8">
        <w:rPr>
          <w:rStyle w:val="Refdenotaalpie"/>
          <w:b/>
          <w:bCs/>
        </w:rPr>
        <w:footnoteReference w:id="19"/>
      </w:r>
      <w:r w:rsidRPr="00D87869">
        <w:t xml:space="preserve">, </w:t>
      </w:r>
      <w:r w:rsidR="00DF39B8">
        <w:t xml:space="preserve">mediante el uso de técnicas avanzadas de </w:t>
      </w:r>
      <w:r w:rsidRPr="00D87869">
        <w:t xml:space="preserve">Deep Learning </w:t>
      </w:r>
      <w:r w:rsidR="00DF39B8">
        <w:t>y</w:t>
      </w:r>
      <w:r w:rsidRPr="00D87869">
        <w:t xml:space="preserve"> reconocimiento de texto manuscrito (Handwritten Text Recognition, HTR), para los </w:t>
      </w:r>
      <w:r w:rsidRPr="00D87869">
        <w:lastRenderedPageBreak/>
        <w:t>contribuyentes acogidos al régimen simplificado (RTS), que permita la digitalización de recibos manuscritos, sirviendo para un control de ventas y ser extendidas como recibos digitales.</w:t>
      </w:r>
    </w:p>
    <w:p w14:paraId="1246B35A" w14:textId="34A25B67" w:rsidR="003B5E98" w:rsidRDefault="008F304D" w:rsidP="00DE0866">
      <w:pPr>
        <w:pStyle w:val="Ttulo3"/>
      </w:pPr>
      <w:bookmarkStart w:id="431" w:name="_Toc199518025"/>
      <w:bookmarkStart w:id="432" w:name="_Toc199533430"/>
      <w:bookmarkStart w:id="433" w:name="_Toc199587827"/>
      <w:bookmarkStart w:id="434" w:name="_Toc201090297"/>
      <w:r>
        <w:t>Requerimientos Funcionales.</w:t>
      </w:r>
      <w:bookmarkEnd w:id="431"/>
      <w:bookmarkEnd w:id="432"/>
      <w:bookmarkEnd w:id="433"/>
      <w:bookmarkEnd w:id="434"/>
    </w:p>
    <w:p w14:paraId="539945C0" w14:textId="4CC48739" w:rsidR="00DF39B8" w:rsidRPr="00DF39B8" w:rsidRDefault="00DF39B8" w:rsidP="00DF39B8">
      <w:r w:rsidRPr="00DF39B8">
        <w:t>Los requerimientos funcionales establecen las funcionalidades esenciales que la aplicación debe cumplir para alcanzar sus objetivos. Estos son:</w:t>
      </w:r>
    </w:p>
    <w:p w14:paraId="3D5B35D3" w14:textId="3405573C" w:rsidR="003B5E98" w:rsidRDefault="003B5E98" w:rsidP="000E514B">
      <w:pPr>
        <w:pStyle w:val="Prrafodelista"/>
        <w:numPr>
          <w:ilvl w:val="0"/>
          <w:numId w:val="15"/>
        </w:numPr>
      </w:pPr>
      <w:r>
        <w:t xml:space="preserve">Requerimiento funcional N°1.- </w:t>
      </w:r>
      <w:r w:rsidR="00D80926">
        <w:t>La aplicación móvil debe permitir al usuario capturar una imagen de la nota de venta manuscrita utilizando la cámara del dispositivo</w:t>
      </w:r>
      <w:r>
        <w:t>.</w:t>
      </w:r>
    </w:p>
    <w:p w14:paraId="6F2CA6FB" w14:textId="4AD42D6D" w:rsidR="003B5E98" w:rsidRDefault="003B5E98" w:rsidP="000E514B">
      <w:pPr>
        <w:pStyle w:val="Prrafodelista"/>
        <w:numPr>
          <w:ilvl w:val="0"/>
          <w:numId w:val="15"/>
        </w:numPr>
      </w:pPr>
      <w:r>
        <w:t xml:space="preserve">Requerimiento funcional N°2.- </w:t>
      </w:r>
      <w:r w:rsidR="00D80926">
        <w:t>El sistema debe usar un modelo YOLOV5 para detectar automáticamente las áreas clave de la imagen, como la fecha, nombre del cliente, número de serie y detalle</w:t>
      </w:r>
      <w:r>
        <w:t>.</w:t>
      </w:r>
    </w:p>
    <w:p w14:paraId="1F0EE864" w14:textId="471F624D" w:rsidR="003B5E98" w:rsidRDefault="003B5E98" w:rsidP="000E514B">
      <w:pPr>
        <w:pStyle w:val="Prrafodelista"/>
        <w:numPr>
          <w:ilvl w:val="0"/>
          <w:numId w:val="15"/>
        </w:numPr>
      </w:pPr>
      <w:r>
        <w:t xml:space="preserve">Requerimientos funcional N°3.- </w:t>
      </w:r>
      <w:r w:rsidR="00D80926">
        <w:t>El sistema debe aplicar un segundo modelo YOLOv5 para identificar múltiples celdas de detalle, incluyendo cantidad, descripción, precio unitario y precio total por línea</w:t>
      </w:r>
      <w:r>
        <w:t>.</w:t>
      </w:r>
    </w:p>
    <w:p w14:paraId="3BCF37A5" w14:textId="3EE5D254" w:rsidR="00D80926" w:rsidRDefault="00D80926" w:rsidP="000E514B">
      <w:pPr>
        <w:pStyle w:val="Prrafodelista"/>
        <w:numPr>
          <w:ilvl w:val="0"/>
          <w:numId w:val="15"/>
        </w:numPr>
      </w:pPr>
      <w:r>
        <w:t xml:space="preserve">Requerimientos funcional N°4.- </w:t>
      </w:r>
      <w:r w:rsidR="00951C4A">
        <w:t>Una red neuronal CRNN debe procesar áreas detectadas para reconocer el texto manuscrito.</w:t>
      </w:r>
    </w:p>
    <w:p w14:paraId="11C2C692" w14:textId="656C46AE" w:rsidR="00951C4A" w:rsidRDefault="00951C4A" w:rsidP="000E514B">
      <w:pPr>
        <w:pStyle w:val="Prrafodelista"/>
        <w:numPr>
          <w:ilvl w:val="0"/>
          <w:numId w:val="15"/>
        </w:numPr>
      </w:pPr>
      <w:r>
        <w:t>Requerimientos funcional N°5.- El sistema debe permitir la exportación de la nota digital estructurada en un archivo PDF con formato legible.</w:t>
      </w:r>
    </w:p>
    <w:p w14:paraId="71D2DE88" w14:textId="6165EE83" w:rsidR="00951C4A" w:rsidRDefault="00951C4A" w:rsidP="000E514B">
      <w:pPr>
        <w:pStyle w:val="Prrafodelista"/>
        <w:numPr>
          <w:ilvl w:val="0"/>
          <w:numId w:val="15"/>
        </w:numPr>
      </w:pPr>
      <w:r>
        <w:t>Requerimientos funcional N°6.- La aplicación debe almacenar los datos procesados en una base de datos SQLite local en el dispositivo.</w:t>
      </w:r>
    </w:p>
    <w:p w14:paraId="1E7BFFF8" w14:textId="4439638A" w:rsidR="00951C4A" w:rsidRDefault="00951C4A" w:rsidP="000E514B">
      <w:pPr>
        <w:pStyle w:val="Prrafodelista"/>
        <w:numPr>
          <w:ilvl w:val="0"/>
          <w:numId w:val="15"/>
        </w:numPr>
      </w:pPr>
      <w:r>
        <w:t>Requerimientos funcional N°7.- La aplicación debe permitir al usuario visualizar las notas almacenadas y ofrecer funcionalidades básicas para el análisis de ventas.</w:t>
      </w:r>
    </w:p>
    <w:p w14:paraId="19F60BE3" w14:textId="20298BA3" w:rsidR="003B5E98" w:rsidRDefault="008F304D" w:rsidP="00DE0866">
      <w:pPr>
        <w:pStyle w:val="Ttulo3"/>
      </w:pPr>
      <w:bookmarkStart w:id="435" w:name="_Toc199518026"/>
      <w:bookmarkStart w:id="436" w:name="_Toc199533431"/>
      <w:bookmarkStart w:id="437" w:name="_Toc199587828"/>
      <w:bookmarkStart w:id="438" w:name="_Toc201090298"/>
      <w:r>
        <w:lastRenderedPageBreak/>
        <w:t>Requerimientos No Funcionales.</w:t>
      </w:r>
      <w:bookmarkEnd w:id="435"/>
      <w:bookmarkEnd w:id="436"/>
      <w:bookmarkEnd w:id="437"/>
      <w:bookmarkEnd w:id="438"/>
    </w:p>
    <w:p w14:paraId="74DE9DE4" w14:textId="561614AA" w:rsidR="00A44073" w:rsidRPr="00A44073" w:rsidRDefault="00A44073" w:rsidP="00A44073">
      <w:r>
        <w:t>Los requerimientos no funcionales definen las características de calidad que debe poseer la aplicación para ser eficiente, accesible y útil en el entorno objetivo.</w:t>
      </w:r>
    </w:p>
    <w:p w14:paraId="0F32C8DA" w14:textId="182C9B6B" w:rsidR="003B5E98" w:rsidRDefault="003B5E98" w:rsidP="000E514B">
      <w:pPr>
        <w:pStyle w:val="Prrafodelista"/>
        <w:numPr>
          <w:ilvl w:val="0"/>
          <w:numId w:val="16"/>
        </w:numPr>
      </w:pPr>
      <w:r>
        <w:t xml:space="preserve">Usabilidad: </w:t>
      </w:r>
      <w:r w:rsidR="00951C4A">
        <w:t>La aplicación debe contar con una interfaz gráfica simple, clara e intuitiva, adaptada a usuarios sin conocimientos técnicos. El flujo de trabajo debe ser directo y comprensible, sin necesidad de capacitación</w:t>
      </w:r>
      <w:r>
        <w:t>.</w:t>
      </w:r>
    </w:p>
    <w:p w14:paraId="2A500E51" w14:textId="74C79CC4" w:rsidR="003B5E98" w:rsidRDefault="003B5E98" w:rsidP="000E514B">
      <w:pPr>
        <w:pStyle w:val="Prrafodelista"/>
        <w:numPr>
          <w:ilvl w:val="0"/>
          <w:numId w:val="16"/>
        </w:numPr>
      </w:pPr>
      <w:r>
        <w:t xml:space="preserve">Fiabilidad: </w:t>
      </w:r>
      <w:r w:rsidR="00951C4A">
        <w:t>La aplicación debe esta optimizada para dispositivos Android de gama media (como el poco F1, poco X3 pro), y debe garantizar un tiempo de procesamiento inferior a 15 segundos por nota, incluyendo análisis de la imagen, reconocimiento de texto y validación</w:t>
      </w:r>
      <w:r>
        <w:t>.</w:t>
      </w:r>
    </w:p>
    <w:p w14:paraId="277119A1" w14:textId="34C89A64" w:rsidR="00951C4A" w:rsidRDefault="00951C4A" w:rsidP="000E514B">
      <w:pPr>
        <w:pStyle w:val="Prrafodelista"/>
        <w:numPr>
          <w:ilvl w:val="0"/>
          <w:numId w:val="16"/>
        </w:numPr>
      </w:pPr>
      <w:r>
        <w:t>Compatibilidad: La aplicación debe funcionar correctamente en versiones Android 8 en adelante y no debe requerir conexión a internet para su uso principal</w:t>
      </w:r>
    </w:p>
    <w:p w14:paraId="5C41F8F7" w14:textId="05ED9965" w:rsidR="003B5E98" w:rsidRDefault="003B5E98" w:rsidP="000E514B">
      <w:pPr>
        <w:pStyle w:val="Prrafodelista"/>
        <w:numPr>
          <w:ilvl w:val="0"/>
          <w:numId w:val="16"/>
        </w:numPr>
      </w:pPr>
      <w:r>
        <w:t xml:space="preserve">Visualización: </w:t>
      </w:r>
      <w:r w:rsidR="00A44073" w:rsidRPr="00A44073">
        <w:t>Durante el proceso de captura, se mostrará una previsualización. Los datos reconocidos (texto y números) serán presentados en una estructura tipo tabla, que refleje el formato original del recibo y que pueda exportarse a formatos compatibles con sistemas contables</w:t>
      </w:r>
      <w:r>
        <w:t>.</w:t>
      </w:r>
    </w:p>
    <w:p w14:paraId="69F8F6C4" w14:textId="77777777" w:rsidR="003B5E98" w:rsidRPr="00775190" w:rsidRDefault="003B5E98" w:rsidP="000E514B">
      <w:pPr>
        <w:pStyle w:val="Prrafodelista"/>
        <w:numPr>
          <w:ilvl w:val="0"/>
          <w:numId w:val="16"/>
        </w:numPr>
      </w:pPr>
      <w:r>
        <w:t>Idioma: la aplicación móvil tendrá por defecto el idioma castellano.</w:t>
      </w:r>
    </w:p>
    <w:p w14:paraId="2B76FD5D" w14:textId="6436617B" w:rsidR="003B5E98" w:rsidRDefault="004B2C07" w:rsidP="00DE0866">
      <w:pPr>
        <w:pStyle w:val="Ttulo3"/>
      </w:pPr>
      <w:bookmarkStart w:id="439" w:name="_Toc199518027"/>
      <w:bookmarkStart w:id="440" w:name="_Toc199533432"/>
      <w:bookmarkStart w:id="441" w:name="_Toc199587829"/>
      <w:bookmarkStart w:id="442" w:name="_Toc201090299"/>
      <w:r>
        <w:t>Definición</w:t>
      </w:r>
      <w:r w:rsidR="008F304D">
        <w:t xml:space="preserve"> Del Alcance.</w:t>
      </w:r>
      <w:bookmarkEnd w:id="439"/>
      <w:bookmarkEnd w:id="440"/>
      <w:bookmarkEnd w:id="441"/>
      <w:bookmarkEnd w:id="442"/>
    </w:p>
    <w:p w14:paraId="3C5DAD94" w14:textId="25BFDF3C" w:rsidR="007B5333" w:rsidRDefault="00A44073" w:rsidP="007B5333">
      <w:r w:rsidRPr="00A44073">
        <w:t>Este proyecto posee alcances y limitaciones bien definidos, en función de los recursos disponibles, el contexto social del usuario objetivo y la viabilidad técnica del sistema</w:t>
      </w:r>
      <w:r w:rsidR="003B5E98">
        <w:t>.</w:t>
      </w:r>
    </w:p>
    <w:p w14:paraId="22FFD14D" w14:textId="77777777" w:rsidR="00DE0866" w:rsidRPr="00DE0866" w:rsidRDefault="00DE0866" w:rsidP="00DE0866">
      <w:pPr>
        <w:pStyle w:val="Prrafodelista"/>
        <w:keepNext/>
        <w:keepLines/>
        <w:numPr>
          <w:ilvl w:val="0"/>
          <w:numId w:val="17"/>
        </w:numPr>
        <w:spacing w:before="240" w:after="120"/>
        <w:contextualSpacing w:val="0"/>
        <w:outlineLvl w:val="3"/>
        <w:rPr>
          <w:rFonts w:eastAsiaTheme="majorEastAsia" w:cstheme="majorBidi"/>
          <w:b/>
          <w:i/>
          <w:iCs/>
          <w:vanish/>
        </w:rPr>
      </w:pPr>
      <w:bookmarkStart w:id="443" w:name="_Toc199587830"/>
      <w:bookmarkStart w:id="444" w:name="_Toc199593202"/>
      <w:bookmarkStart w:id="445" w:name="_Toc199596619"/>
      <w:bookmarkStart w:id="446" w:name="_Toc199596762"/>
      <w:bookmarkStart w:id="447" w:name="_Toc200218417"/>
      <w:bookmarkStart w:id="448" w:name="_Toc200220544"/>
      <w:bookmarkStart w:id="449" w:name="_Toc200225851"/>
      <w:bookmarkStart w:id="450" w:name="_Toc200231636"/>
      <w:bookmarkStart w:id="451" w:name="_Toc200280502"/>
      <w:bookmarkStart w:id="452" w:name="_Toc200295218"/>
      <w:bookmarkStart w:id="453" w:name="_Toc200347112"/>
      <w:bookmarkStart w:id="454" w:name="_Toc200381434"/>
      <w:bookmarkStart w:id="455" w:name="_Toc200381647"/>
      <w:bookmarkStart w:id="456" w:name="_Toc200486667"/>
      <w:bookmarkStart w:id="457" w:name="_Toc200816000"/>
      <w:bookmarkStart w:id="458" w:name="_Toc200816214"/>
      <w:bookmarkStart w:id="459" w:name="_Toc201090087"/>
      <w:bookmarkStart w:id="460" w:name="_Toc201090300"/>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p>
    <w:p w14:paraId="54C31CB2" w14:textId="77777777" w:rsidR="00DE0866" w:rsidRPr="00DE0866" w:rsidRDefault="00DE0866" w:rsidP="00DE0866">
      <w:pPr>
        <w:pStyle w:val="Prrafodelista"/>
        <w:keepNext/>
        <w:keepLines/>
        <w:numPr>
          <w:ilvl w:val="0"/>
          <w:numId w:val="17"/>
        </w:numPr>
        <w:spacing w:before="240" w:after="120"/>
        <w:contextualSpacing w:val="0"/>
        <w:outlineLvl w:val="3"/>
        <w:rPr>
          <w:rFonts w:eastAsiaTheme="majorEastAsia" w:cstheme="majorBidi"/>
          <w:b/>
          <w:i/>
          <w:iCs/>
          <w:vanish/>
        </w:rPr>
      </w:pPr>
      <w:bookmarkStart w:id="461" w:name="_Toc199587831"/>
      <w:bookmarkStart w:id="462" w:name="_Toc199593203"/>
      <w:bookmarkStart w:id="463" w:name="_Toc199596620"/>
      <w:bookmarkStart w:id="464" w:name="_Toc199596763"/>
      <w:bookmarkStart w:id="465" w:name="_Toc200218418"/>
      <w:bookmarkStart w:id="466" w:name="_Toc200220545"/>
      <w:bookmarkStart w:id="467" w:name="_Toc200225852"/>
      <w:bookmarkStart w:id="468" w:name="_Toc200231637"/>
      <w:bookmarkStart w:id="469" w:name="_Toc200280503"/>
      <w:bookmarkStart w:id="470" w:name="_Toc200295219"/>
      <w:bookmarkStart w:id="471" w:name="_Toc200347113"/>
      <w:bookmarkStart w:id="472" w:name="_Toc200381435"/>
      <w:bookmarkStart w:id="473" w:name="_Toc200381648"/>
      <w:bookmarkStart w:id="474" w:name="_Toc200486668"/>
      <w:bookmarkStart w:id="475" w:name="_Toc200816001"/>
      <w:bookmarkStart w:id="476" w:name="_Toc200816215"/>
      <w:bookmarkStart w:id="477" w:name="_Toc201090088"/>
      <w:bookmarkStart w:id="478" w:name="_Toc201090301"/>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p>
    <w:p w14:paraId="559B553F" w14:textId="77777777" w:rsidR="00DE0866" w:rsidRPr="00DE0866" w:rsidRDefault="00DE0866" w:rsidP="00DE0866">
      <w:pPr>
        <w:pStyle w:val="Prrafodelista"/>
        <w:keepNext/>
        <w:keepLines/>
        <w:numPr>
          <w:ilvl w:val="0"/>
          <w:numId w:val="17"/>
        </w:numPr>
        <w:spacing w:before="240" w:after="120"/>
        <w:contextualSpacing w:val="0"/>
        <w:outlineLvl w:val="3"/>
        <w:rPr>
          <w:rFonts w:eastAsiaTheme="majorEastAsia" w:cstheme="majorBidi"/>
          <w:b/>
          <w:i/>
          <w:iCs/>
          <w:vanish/>
        </w:rPr>
      </w:pPr>
      <w:bookmarkStart w:id="479" w:name="_Toc199587832"/>
      <w:bookmarkStart w:id="480" w:name="_Toc199593204"/>
      <w:bookmarkStart w:id="481" w:name="_Toc199596621"/>
      <w:bookmarkStart w:id="482" w:name="_Toc199596764"/>
      <w:bookmarkStart w:id="483" w:name="_Toc200218419"/>
      <w:bookmarkStart w:id="484" w:name="_Toc200220546"/>
      <w:bookmarkStart w:id="485" w:name="_Toc200225853"/>
      <w:bookmarkStart w:id="486" w:name="_Toc200231638"/>
      <w:bookmarkStart w:id="487" w:name="_Toc200280504"/>
      <w:bookmarkStart w:id="488" w:name="_Toc200295220"/>
      <w:bookmarkStart w:id="489" w:name="_Toc200347114"/>
      <w:bookmarkStart w:id="490" w:name="_Toc200381436"/>
      <w:bookmarkStart w:id="491" w:name="_Toc200381649"/>
      <w:bookmarkStart w:id="492" w:name="_Toc200486669"/>
      <w:bookmarkStart w:id="493" w:name="_Toc200816002"/>
      <w:bookmarkStart w:id="494" w:name="_Toc200816216"/>
      <w:bookmarkStart w:id="495" w:name="_Toc201090089"/>
      <w:bookmarkStart w:id="496" w:name="_Toc201090302"/>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p>
    <w:p w14:paraId="12CE9AE8" w14:textId="77777777" w:rsidR="00DE0866" w:rsidRPr="00DE0866" w:rsidRDefault="00DE0866" w:rsidP="00DE0866">
      <w:pPr>
        <w:pStyle w:val="Prrafodelista"/>
        <w:keepNext/>
        <w:keepLines/>
        <w:numPr>
          <w:ilvl w:val="1"/>
          <w:numId w:val="17"/>
        </w:numPr>
        <w:spacing w:before="240" w:after="120"/>
        <w:contextualSpacing w:val="0"/>
        <w:outlineLvl w:val="3"/>
        <w:rPr>
          <w:rFonts w:eastAsiaTheme="majorEastAsia" w:cstheme="majorBidi"/>
          <w:b/>
          <w:i/>
          <w:iCs/>
          <w:vanish/>
        </w:rPr>
      </w:pPr>
      <w:bookmarkStart w:id="497" w:name="_Toc199587833"/>
      <w:bookmarkStart w:id="498" w:name="_Toc199593205"/>
      <w:bookmarkStart w:id="499" w:name="_Toc199596622"/>
      <w:bookmarkStart w:id="500" w:name="_Toc199596765"/>
      <w:bookmarkStart w:id="501" w:name="_Toc200218420"/>
      <w:bookmarkStart w:id="502" w:name="_Toc200220547"/>
      <w:bookmarkStart w:id="503" w:name="_Toc200225854"/>
      <w:bookmarkStart w:id="504" w:name="_Toc200231639"/>
      <w:bookmarkStart w:id="505" w:name="_Toc200280505"/>
      <w:bookmarkStart w:id="506" w:name="_Toc200295221"/>
      <w:bookmarkStart w:id="507" w:name="_Toc200347115"/>
      <w:bookmarkStart w:id="508" w:name="_Toc200381437"/>
      <w:bookmarkStart w:id="509" w:name="_Toc200381650"/>
      <w:bookmarkStart w:id="510" w:name="_Toc200486670"/>
      <w:bookmarkStart w:id="511" w:name="_Toc200816003"/>
      <w:bookmarkStart w:id="512" w:name="_Toc200816217"/>
      <w:bookmarkStart w:id="513" w:name="_Toc201090090"/>
      <w:bookmarkStart w:id="514" w:name="_Toc201090303"/>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p>
    <w:p w14:paraId="3A7F17B1" w14:textId="77777777" w:rsidR="00DE0866" w:rsidRPr="00DE0866" w:rsidRDefault="00DE0866" w:rsidP="00DE0866">
      <w:pPr>
        <w:pStyle w:val="Prrafodelista"/>
        <w:keepNext/>
        <w:keepLines/>
        <w:numPr>
          <w:ilvl w:val="1"/>
          <w:numId w:val="17"/>
        </w:numPr>
        <w:spacing w:before="240" w:after="120"/>
        <w:contextualSpacing w:val="0"/>
        <w:outlineLvl w:val="3"/>
        <w:rPr>
          <w:rFonts w:eastAsiaTheme="majorEastAsia" w:cstheme="majorBidi"/>
          <w:b/>
          <w:i/>
          <w:iCs/>
          <w:vanish/>
        </w:rPr>
      </w:pPr>
      <w:bookmarkStart w:id="515" w:name="_Toc199587834"/>
      <w:bookmarkStart w:id="516" w:name="_Toc199593206"/>
      <w:bookmarkStart w:id="517" w:name="_Toc199596623"/>
      <w:bookmarkStart w:id="518" w:name="_Toc199596766"/>
      <w:bookmarkStart w:id="519" w:name="_Toc200218421"/>
      <w:bookmarkStart w:id="520" w:name="_Toc200220548"/>
      <w:bookmarkStart w:id="521" w:name="_Toc200225855"/>
      <w:bookmarkStart w:id="522" w:name="_Toc200231640"/>
      <w:bookmarkStart w:id="523" w:name="_Toc200280506"/>
      <w:bookmarkStart w:id="524" w:name="_Toc200295222"/>
      <w:bookmarkStart w:id="525" w:name="_Toc200347116"/>
      <w:bookmarkStart w:id="526" w:name="_Toc200381438"/>
      <w:bookmarkStart w:id="527" w:name="_Toc200381651"/>
      <w:bookmarkStart w:id="528" w:name="_Toc200486671"/>
      <w:bookmarkStart w:id="529" w:name="_Toc200816004"/>
      <w:bookmarkStart w:id="530" w:name="_Toc200816218"/>
      <w:bookmarkStart w:id="531" w:name="_Toc201090091"/>
      <w:bookmarkStart w:id="532" w:name="_Toc20109030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p>
    <w:p w14:paraId="387027C3"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533" w:name="_Toc199587835"/>
      <w:bookmarkStart w:id="534" w:name="_Toc199593207"/>
      <w:bookmarkStart w:id="535" w:name="_Toc199596624"/>
      <w:bookmarkStart w:id="536" w:name="_Toc199596767"/>
      <w:bookmarkStart w:id="537" w:name="_Toc200218422"/>
      <w:bookmarkStart w:id="538" w:name="_Toc200220549"/>
      <w:bookmarkStart w:id="539" w:name="_Toc200225856"/>
      <w:bookmarkStart w:id="540" w:name="_Toc200231641"/>
      <w:bookmarkStart w:id="541" w:name="_Toc200280507"/>
      <w:bookmarkStart w:id="542" w:name="_Toc200295223"/>
      <w:bookmarkStart w:id="543" w:name="_Toc200347117"/>
      <w:bookmarkStart w:id="544" w:name="_Toc200381439"/>
      <w:bookmarkStart w:id="545" w:name="_Toc200381652"/>
      <w:bookmarkStart w:id="546" w:name="_Toc200486672"/>
      <w:bookmarkStart w:id="547" w:name="_Toc200816005"/>
      <w:bookmarkStart w:id="548" w:name="_Toc200816219"/>
      <w:bookmarkStart w:id="549" w:name="_Toc201090092"/>
      <w:bookmarkStart w:id="550" w:name="_Toc201090305"/>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p>
    <w:p w14:paraId="6F569DF9"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551" w:name="_Toc199587836"/>
      <w:bookmarkStart w:id="552" w:name="_Toc199593208"/>
      <w:bookmarkStart w:id="553" w:name="_Toc199596625"/>
      <w:bookmarkStart w:id="554" w:name="_Toc199596768"/>
      <w:bookmarkStart w:id="555" w:name="_Toc200218423"/>
      <w:bookmarkStart w:id="556" w:name="_Toc200220550"/>
      <w:bookmarkStart w:id="557" w:name="_Toc200225857"/>
      <w:bookmarkStart w:id="558" w:name="_Toc200231642"/>
      <w:bookmarkStart w:id="559" w:name="_Toc200280508"/>
      <w:bookmarkStart w:id="560" w:name="_Toc200295224"/>
      <w:bookmarkStart w:id="561" w:name="_Toc200347118"/>
      <w:bookmarkStart w:id="562" w:name="_Toc200381440"/>
      <w:bookmarkStart w:id="563" w:name="_Toc200381653"/>
      <w:bookmarkStart w:id="564" w:name="_Toc200486673"/>
      <w:bookmarkStart w:id="565" w:name="_Toc200816006"/>
      <w:bookmarkStart w:id="566" w:name="_Toc200816220"/>
      <w:bookmarkStart w:id="567" w:name="_Toc201090093"/>
      <w:bookmarkStart w:id="568" w:name="_Toc201090306"/>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p>
    <w:p w14:paraId="72ECE8F0"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569" w:name="_Toc199587837"/>
      <w:bookmarkStart w:id="570" w:name="_Toc199593209"/>
      <w:bookmarkStart w:id="571" w:name="_Toc199596626"/>
      <w:bookmarkStart w:id="572" w:name="_Toc199596769"/>
      <w:bookmarkStart w:id="573" w:name="_Toc200218424"/>
      <w:bookmarkStart w:id="574" w:name="_Toc200220551"/>
      <w:bookmarkStart w:id="575" w:name="_Toc200225858"/>
      <w:bookmarkStart w:id="576" w:name="_Toc200231643"/>
      <w:bookmarkStart w:id="577" w:name="_Toc200280509"/>
      <w:bookmarkStart w:id="578" w:name="_Toc200295225"/>
      <w:bookmarkStart w:id="579" w:name="_Toc200347119"/>
      <w:bookmarkStart w:id="580" w:name="_Toc200381441"/>
      <w:bookmarkStart w:id="581" w:name="_Toc200381654"/>
      <w:bookmarkStart w:id="582" w:name="_Toc200486674"/>
      <w:bookmarkStart w:id="583" w:name="_Toc200816007"/>
      <w:bookmarkStart w:id="584" w:name="_Toc200816221"/>
      <w:bookmarkStart w:id="585" w:name="_Toc201090094"/>
      <w:bookmarkStart w:id="586" w:name="_Toc201090307"/>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p>
    <w:p w14:paraId="7810FCBB"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587" w:name="_Toc199587838"/>
      <w:bookmarkStart w:id="588" w:name="_Toc199593210"/>
      <w:bookmarkStart w:id="589" w:name="_Toc199596627"/>
      <w:bookmarkStart w:id="590" w:name="_Toc199596770"/>
      <w:bookmarkStart w:id="591" w:name="_Toc200218425"/>
      <w:bookmarkStart w:id="592" w:name="_Toc200220552"/>
      <w:bookmarkStart w:id="593" w:name="_Toc200225859"/>
      <w:bookmarkStart w:id="594" w:name="_Toc200231644"/>
      <w:bookmarkStart w:id="595" w:name="_Toc200280510"/>
      <w:bookmarkStart w:id="596" w:name="_Toc200295226"/>
      <w:bookmarkStart w:id="597" w:name="_Toc200347120"/>
      <w:bookmarkStart w:id="598" w:name="_Toc200381442"/>
      <w:bookmarkStart w:id="599" w:name="_Toc200381655"/>
      <w:bookmarkStart w:id="600" w:name="_Toc200486675"/>
      <w:bookmarkStart w:id="601" w:name="_Toc200816008"/>
      <w:bookmarkStart w:id="602" w:name="_Toc200816222"/>
      <w:bookmarkStart w:id="603" w:name="_Toc201090095"/>
      <w:bookmarkStart w:id="604" w:name="_Toc201090308"/>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p>
    <w:p w14:paraId="60ACD827"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605" w:name="_Toc199587839"/>
      <w:bookmarkStart w:id="606" w:name="_Toc199593211"/>
      <w:bookmarkStart w:id="607" w:name="_Toc199596628"/>
      <w:bookmarkStart w:id="608" w:name="_Toc199596771"/>
      <w:bookmarkStart w:id="609" w:name="_Toc200218426"/>
      <w:bookmarkStart w:id="610" w:name="_Toc200220553"/>
      <w:bookmarkStart w:id="611" w:name="_Toc200225860"/>
      <w:bookmarkStart w:id="612" w:name="_Toc200231645"/>
      <w:bookmarkStart w:id="613" w:name="_Toc200280511"/>
      <w:bookmarkStart w:id="614" w:name="_Toc200295227"/>
      <w:bookmarkStart w:id="615" w:name="_Toc200347121"/>
      <w:bookmarkStart w:id="616" w:name="_Toc200381443"/>
      <w:bookmarkStart w:id="617" w:name="_Toc200381656"/>
      <w:bookmarkStart w:id="618" w:name="_Toc200486676"/>
      <w:bookmarkStart w:id="619" w:name="_Toc200816009"/>
      <w:bookmarkStart w:id="620" w:name="_Toc200816223"/>
      <w:bookmarkStart w:id="621" w:name="_Toc201090096"/>
      <w:bookmarkStart w:id="622" w:name="_Toc201090309"/>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p>
    <w:p w14:paraId="58BB19C1" w14:textId="71E15434" w:rsidR="00DE0866" w:rsidRDefault="00DE0866" w:rsidP="00DE0866">
      <w:pPr>
        <w:pStyle w:val="Ttulo4"/>
      </w:pPr>
      <w:bookmarkStart w:id="623" w:name="_Toc199587840"/>
      <w:bookmarkStart w:id="624" w:name="_Toc201090310"/>
      <w:r>
        <w:t>Limitaciones.</w:t>
      </w:r>
      <w:bookmarkEnd w:id="623"/>
      <w:bookmarkEnd w:id="624"/>
    </w:p>
    <w:p w14:paraId="713FBC7C" w14:textId="77777777" w:rsidR="00FF6511" w:rsidRPr="003F2653" w:rsidRDefault="00FF6511"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352ED9FB" w14:textId="77777777" w:rsidR="00FF6511" w:rsidRPr="003F2653" w:rsidRDefault="00FF6511"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529A8CBC" w14:textId="507B550E" w:rsidR="007B5333" w:rsidRPr="00C32460" w:rsidRDefault="00FF6511" w:rsidP="00505301">
      <w:pPr>
        <w:pStyle w:val="Prrafodelista"/>
        <w:numPr>
          <w:ilvl w:val="0"/>
          <w:numId w:val="4"/>
        </w:numPr>
        <w:rPr>
          <w:rFonts w:eastAsiaTheme="majorEastAsia" w:cs="Arial"/>
          <w:sz w:val="26"/>
          <w:szCs w:val="26"/>
        </w:rPr>
      </w:pPr>
      <w:r>
        <w:rPr>
          <w:rFonts w:cs="Arial"/>
        </w:rPr>
        <w:t>La aplicación se limita a escritura clara y legible. Escrituras excesivamente desordenadas o ilegibles pueden no ser reconocidas con precisión.</w:t>
      </w:r>
    </w:p>
    <w:p w14:paraId="79D09292" w14:textId="4EC574D7" w:rsidR="00C32460" w:rsidRDefault="00C32460" w:rsidP="000E514B">
      <w:pPr>
        <w:pStyle w:val="Ttulo4"/>
      </w:pPr>
      <w:bookmarkStart w:id="625" w:name="_Toc199587841"/>
      <w:bookmarkStart w:id="626" w:name="_Toc201090311"/>
      <w:r>
        <w:t>Alcances</w:t>
      </w:r>
      <w:r w:rsidR="001F0116">
        <w:t>.</w:t>
      </w:r>
      <w:bookmarkEnd w:id="625"/>
      <w:bookmarkEnd w:id="626"/>
    </w:p>
    <w:p w14:paraId="0BFE2ED9" w14:textId="77777777" w:rsidR="00C32460" w:rsidRDefault="00C32460" w:rsidP="00505301">
      <w:pPr>
        <w:pStyle w:val="Prrafodelista"/>
        <w:numPr>
          <w:ilvl w:val="0"/>
          <w:numId w:val="3"/>
        </w:numPr>
      </w:pPr>
      <w:r>
        <w:t>Diseñar una aplicación móvil basado en Deep learning y HTR.</w:t>
      </w:r>
    </w:p>
    <w:p w14:paraId="3157F08F" w14:textId="77777777" w:rsidR="00C32460" w:rsidRDefault="00C32460" w:rsidP="00505301">
      <w:pPr>
        <w:pStyle w:val="Prrafodelista"/>
        <w:numPr>
          <w:ilvl w:val="0"/>
          <w:numId w:val="3"/>
        </w:numPr>
      </w:pPr>
      <w:r>
        <w:t>Diseñar e implementar una tecnología innovadora para comerciantes minoristas que pertenecen al régimen simplificado de Bolivia.</w:t>
      </w:r>
    </w:p>
    <w:p w14:paraId="15B45A7F" w14:textId="77777777" w:rsidR="00C32460" w:rsidRDefault="00C32460" w:rsidP="00505301">
      <w:pPr>
        <w:pStyle w:val="Prrafodelista"/>
        <w:numPr>
          <w:ilvl w:val="0"/>
          <w:numId w:val="3"/>
        </w:numPr>
      </w:pPr>
      <w:r>
        <w:t>Utilizar los recursos en Deep learning, cnn, htr, para la digitalización de recibos manuscritos.</w:t>
      </w:r>
    </w:p>
    <w:p w14:paraId="4300649F" w14:textId="77777777" w:rsidR="00C32460" w:rsidRDefault="00C32460" w:rsidP="00505301">
      <w:pPr>
        <w:pStyle w:val="Prrafodelista"/>
        <w:numPr>
          <w:ilvl w:val="0"/>
          <w:numId w:val="3"/>
        </w:numPr>
      </w:pPr>
      <w:r>
        <w:t>Generar recibos digitales.</w:t>
      </w:r>
    </w:p>
    <w:p w14:paraId="267ACDA2" w14:textId="79418A47" w:rsidR="00C32460" w:rsidRPr="008F67AE" w:rsidRDefault="00C32460" w:rsidP="00505301">
      <w:pPr>
        <w:pStyle w:val="Prrafodelista"/>
        <w:numPr>
          <w:ilvl w:val="0"/>
          <w:numId w:val="3"/>
        </w:numPr>
        <w:rPr>
          <w:rFonts w:eastAsiaTheme="majorEastAsia" w:cs="Arial"/>
          <w:sz w:val="26"/>
          <w:szCs w:val="26"/>
        </w:rPr>
      </w:pPr>
      <w:r>
        <w:t>Almacenamiento de datos para análisis de ventas.</w:t>
      </w:r>
      <w:r w:rsidRPr="008F67AE">
        <w:rPr>
          <w:rFonts w:eastAsiaTheme="majorEastAsia" w:cs="Arial"/>
          <w:sz w:val="26"/>
          <w:szCs w:val="26"/>
        </w:rPr>
        <w:tab/>
      </w:r>
    </w:p>
    <w:p w14:paraId="3A6B65F2" w14:textId="2A9DE660" w:rsidR="00F655AE" w:rsidRDefault="008F304D" w:rsidP="00DE0866">
      <w:pPr>
        <w:pStyle w:val="Ttulo3"/>
      </w:pPr>
      <w:bookmarkStart w:id="627" w:name="_Toc199518028"/>
      <w:bookmarkStart w:id="628" w:name="_Toc199533433"/>
      <w:bookmarkStart w:id="629" w:name="_Toc199587842"/>
      <w:bookmarkStart w:id="630" w:name="_Toc201090312"/>
      <w:r>
        <w:t>Establecimiento De Tecnologías.</w:t>
      </w:r>
      <w:bookmarkEnd w:id="627"/>
      <w:bookmarkEnd w:id="628"/>
      <w:bookmarkEnd w:id="629"/>
      <w:bookmarkEnd w:id="630"/>
    </w:p>
    <w:p w14:paraId="349EF170" w14:textId="79794130" w:rsidR="003D3E7E" w:rsidRDefault="00A44073" w:rsidP="003D3E7E">
      <w:r w:rsidRPr="00A44073">
        <w:t>A continuación, se describen las principales tecnologías y herramientas que se emplearán en el desarrollo de la aplicación móvil propuesta. Estas tecnologías han sido seleccionadas por su idoneidad para el procesamiento de imágenes, reconocimiento de texto manuscrito y desarrollo de aplicaciones móviles ligeras</w:t>
      </w:r>
      <w:r w:rsidR="00767E63">
        <w:t>:</w:t>
      </w:r>
    </w:p>
    <w:p w14:paraId="25ED5D87" w14:textId="723ECAAF" w:rsidR="00233F21" w:rsidRDefault="00233F21" w:rsidP="009D4DDE">
      <w:pPr>
        <w:pStyle w:val="Ttulo2"/>
      </w:pPr>
      <w:bookmarkStart w:id="631" w:name="_Toc199518029"/>
      <w:bookmarkStart w:id="632" w:name="_Toc199533434"/>
      <w:bookmarkStart w:id="633" w:name="_Toc199587843"/>
      <w:bookmarkStart w:id="634" w:name="_Toc201090313"/>
      <w:r>
        <w:lastRenderedPageBreak/>
        <w:t>FASE DE INICIACION</w:t>
      </w:r>
      <w:bookmarkEnd w:id="631"/>
      <w:bookmarkEnd w:id="632"/>
      <w:bookmarkEnd w:id="633"/>
      <w:bookmarkEnd w:id="634"/>
    </w:p>
    <w:p w14:paraId="546315F3" w14:textId="5554AFF2" w:rsidR="006C3B2E" w:rsidRDefault="006C3B2E" w:rsidP="006C3B2E">
      <w:r>
        <w:t>La fase de iniciación tiene como objetivo definir y establecer los elementos fundamentales que guiarán el desarrollo del proyecto. Durante esta etapa se detallará la configuración del ambiente de desarrollo, se seleccionan las versiones de las tecnologías a utilizar. Además, se elaboran el diseño de la aplicación.</w:t>
      </w:r>
    </w:p>
    <w:p w14:paraId="22B55123" w14:textId="59E6495B" w:rsidR="001D0B5C" w:rsidRDefault="006C3B2E" w:rsidP="001D0B5C">
      <w:r>
        <w:t>Como resultado de esta fase, se obtiene una visión clara del proyecto</w:t>
      </w:r>
      <w:r w:rsidR="004C097C">
        <w:t>.</w:t>
      </w:r>
    </w:p>
    <w:p w14:paraId="17B67BC6" w14:textId="3A5C8BAA" w:rsidR="004C097C" w:rsidRDefault="004C097C" w:rsidP="00DE0866">
      <w:pPr>
        <w:pStyle w:val="Ttulo3"/>
      </w:pPr>
      <w:bookmarkStart w:id="635" w:name="_Toc199518030"/>
      <w:bookmarkStart w:id="636" w:name="_Toc199533435"/>
      <w:bookmarkStart w:id="637" w:name="_Toc199587844"/>
      <w:bookmarkStart w:id="638" w:name="_Toc201090314"/>
      <w:r>
        <w:t xml:space="preserve">Configuración </w:t>
      </w:r>
      <w:r w:rsidR="008F304D">
        <w:t>Del Ambiente De Desarrollo.</w:t>
      </w:r>
      <w:bookmarkEnd w:id="635"/>
      <w:bookmarkEnd w:id="636"/>
      <w:bookmarkEnd w:id="637"/>
      <w:bookmarkEnd w:id="638"/>
    </w:p>
    <w:p w14:paraId="70F59A12" w14:textId="3F49271D" w:rsidR="004C097C" w:rsidRDefault="00D17012" w:rsidP="004C097C">
      <w:r>
        <w:t>Esta actividad es específicamente para el desarrollador de la aplicación móvil ya que tiene como propósito el de instaurar un ambiente idóneo para llevar a cabo el desarrollo, en esta actividad además el desarrollador puede ejecutar pruebas de los requerimientos.</w:t>
      </w:r>
    </w:p>
    <w:p w14:paraId="746E5E92" w14:textId="67402E1A" w:rsidR="00D17012" w:rsidRDefault="00D17012" w:rsidP="000E514B">
      <w:pPr>
        <w:pStyle w:val="Prrafodelista"/>
        <w:numPr>
          <w:ilvl w:val="0"/>
          <w:numId w:val="13"/>
        </w:numPr>
      </w:pPr>
      <w:r>
        <w:t>Tipo de proyecto: aplicación móvil</w:t>
      </w:r>
      <w:r w:rsidR="004B2691">
        <w:t xml:space="preserve"> android</w:t>
      </w:r>
    </w:p>
    <w:p w14:paraId="5743CDED" w14:textId="14FA72CB" w:rsidR="00D17012" w:rsidRDefault="00917849" w:rsidP="000E514B">
      <w:pPr>
        <w:pStyle w:val="Prrafodelista"/>
        <w:numPr>
          <w:ilvl w:val="0"/>
          <w:numId w:val="13"/>
        </w:numPr>
      </w:pPr>
      <w:r>
        <w:t>Tecnologías: YoloV5, CRNN, TFlite</w:t>
      </w:r>
      <w:r w:rsidR="00490322">
        <w:t>, Python, Kotlin</w:t>
      </w:r>
    </w:p>
    <w:p w14:paraId="6549B718" w14:textId="1047963F" w:rsidR="00917849" w:rsidRDefault="00917849" w:rsidP="000E514B">
      <w:pPr>
        <w:pStyle w:val="Ttulo4"/>
      </w:pPr>
      <w:bookmarkStart w:id="639" w:name="_Toc199587845"/>
      <w:bookmarkStart w:id="640" w:name="_Toc201090315"/>
      <w:r>
        <w:t xml:space="preserve">Preparación </w:t>
      </w:r>
      <w:r w:rsidR="008F304D">
        <w:t>Del Ambiente.</w:t>
      </w:r>
      <w:bookmarkEnd w:id="639"/>
      <w:bookmarkEnd w:id="640"/>
    </w:p>
    <w:p w14:paraId="73022347" w14:textId="6E04CDE8" w:rsidR="00490322" w:rsidRDefault="00490322" w:rsidP="00490322">
      <w:r>
        <w:t>La preparación del ambiente constituye un paso fundamental para garantizar que todas las herramientas y tecnologías necesarias para el desarrollo de la aplicación móvil funcionen de manera adecuada y sin conflictos. Esta etapa implica la instalación, configuración y verificación de compatibilidad de cada componente del ecosistema de desarrollo, con el objetivo de asegurar un entorno funcional, estable y coherente para la implementación del proyecto.</w:t>
      </w:r>
    </w:p>
    <w:p w14:paraId="6A2033B6" w14:textId="34103D1A" w:rsidR="00917849" w:rsidRDefault="00490322" w:rsidP="00490322">
      <w:r>
        <w:t>Para ello, se procede a la instalación y validación de las versiones correspondientes de las siguientes herramientas</w:t>
      </w:r>
      <w:r w:rsidR="00917849">
        <w:t xml:space="preserve">: </w:t>
      </w:r>
    </w:p>
    <w:p w14:paraId="3CD523E6" w14:textId="653E50AC" w:rsidR="00B84E3E" w:rsidRDefault="00917849" w:rsidP="00101CB7">
      <w:pPr>
        <w:pStyle w:val="Prrafodelista"/>
        <w:numPr>
          <w:ilvl w:val="0"/>
          <w:numId w:val="18"/>
        </w:numPr>
      </w:pPr>
      <w:r>
        <w:lastRenderedPageBreak/>
        <w:t>Instalación de Visual Studio Code, descargar de la página oficial</w:t>
      </w:r>
      <w:r w:rsidR="00583F86">
        <w:t xml:space="preserve">, </w:t>
      </w:r>
      <w:r>
        <w:t xml:space="preserve">a </w:t>
      </w:r>
      <w:r w:rsidR="00F80C79">
        <w:t>continuación,</w:t>
      </w:r>
      <w:r w:rsidR="00583F86">
        <w:t xml:space="preserve"> el link</w:t>
      </w:r>
      <w:r>
        <w:t xml:space="preserve">: </w:t>
      </w:r>
      <w:hyperlink r:id="rId40" w:history="1">
        <w:r w:rsidRPr="006427CA">
          <w:rPr>
            <w:rStyle w:val="Hipervnculo"/>
          </w:rPr>
          <w:t>https://code.visualstudio.com/</w:t>
        </w:r>
      </w:hyperlink>
      <w:r>
        <w:t xml:space="preserve"> para Windows 64 bits, instalar extensiones Python.</w:t>
      </w:r>
    </w:p>
    <w:p w14:paraId="1836B796" w14:textId="22A9CD3F" w:rsidR="00917849" w:rsidRDefault="00CE7BAA" w:rsidP="00B0512E">
      <w:pPr>
        <w:pStyle w:val="Prrafodelista"/>
        <w:numPr>
          <w:ilvl w:val="0"/>
          <w:numId w:val="18"/>
        </w:numPr>
        <w:ind w:left="1068"/>
      </w:pPr>
      <w:r>
        <w:t xml:space="preserve">Creación de una cuenta Github link a continuación </w:t>
      </w:r>
      <w:hyperlink r:id="rId41" w:history="1">
        <w:r w:rsidRPr="006427CA">
          <w:rPr>
            <w:rStyle w:val="Hipervnculo"/>
          </w:rPr>
          <w:t>https://github.com</w:t>
        </w:r>
      </w:hyperlink>
      <w:r w:rsidR="00366553">
        <w:t xml:space="preserve">, se </w:t>
      </w:r>
      <w:r w:rsidR="000B099A">
        <w:t>crea</w:t>
      </w:r>
      <w:r w:rsidR="00366553">
        <w:t xml:space="preserve"> un repositorio</w:t>
      </w:r>
      <w:r w:rsidR="000B099A">
        <w:t>, el cual se usará para publicar la aplicación y todo el código concerniente al proyecto</w:t>
      </w:r>
      <w:r w:rsidR="00366553">
        <w:t>.</w:t>
      </w:r>
    </w:p>
    <w:p w14:paraId="27D7D098" w14:textId="2860E2BD" w:rsidR="00CE7BAA" w:rsidRDefault="000B099A" w:rsidP="00B0512E">
      <w:pPr>
        <w:pStyle w:val="Prrafodelista"/>
        <w:numPr>
          <w:ilvl w:val="0"/>
          <w:numId w:val="18"/>
        </w:numPr>
        <w:ind w:left="1068"/>
      </w:pPr>
      <w:r w:rsidRPr="000B099A">
        <w:t>Para utilizar Google Colab en el proceso de entrenamiento de redes neuronales, es necesario contar con una cuenta de Google. Esta plataforma permite ejecutar código en la nube de manera gratuita, facilitando el desarrollo de modelos de aprendizaje automático sin requerir una infraestructura local. Sin embargo, debido a sus políticas de uso, es importante optimizar al máximo el tiempo disponible, ya que el uso prolongado y continuo puede conllevar a restricciones temporales. En este proyecto se empleará la configuración con GPU Tesla T4, la cual está disponible en la versión gratuita de Colab y ofrece un buen rendimiento para el entrenamiento de modelos de redes neuronales</w:t>
      </w:r>
      <w:r w:rsidR="00CE7BAA">
        <w:t>.</w:t>
      </w:r>
    </w:p>
    <w:p w14:paraId="450EAF2A" w14:textId="6733BFE7" w:rsidR="00CE7BAA" w:rsidRDefault="00B0512E" w:rsidP="00B0512E">
      <w:pPr>
        <w:pStyle w:val="Prrafodelista"/>
        <w:numPr>
          <w:ilvl w:val="0"/>
          <w:numId w:val="18"/>
        </w:numPr>
        <w:ind w:left="1068"/>
      </w:pPr>
      <w:r w:rsidRPr="00B0512E">
        <w:t xml:space="preserve">Para el desarrollo del proyecto, es necesario instalar Python en el ordenador. La instalación puede realizarse desde el sitio web oficial: </w:t>
      </w:r>
      <w:hyperlink r:id="rId42" w:history="1">
        <w:r w:rsidRPr="00585F20">
          <w:rPr>
            <w:rStyle w:val="Hipervnculo"/>
          </w:rPr>
          <w:t>https://www.python.org/</w:t>
        </w:r>
      </w:hyperlink>
      <w:r w:rsidRPr="00B0512E">
        <w:t>.</w:t>
      </w:r>
      <w:r>
        <w:t xml:space="preserve"> </w:t>
      </w:r>
      <w:r w:rsidRPr="00B0512E">
        <w:t xml:space="preserve"> En este caso, se utilizará la versión 3.8.0, seleccionada por su alta compatibilidad con diversos entornos de desarrollo, especialmente en proyectos vinculados al ecosistema Android y herramientas como TensorFlow, TensorFlow Lite y otras bibliotecas relacionadas con inteligencia artificial</w:t>
      </w:r>
      <w:r w:rsidR="00366553">
        <w:t>.</w:t>
      </w:r>
    </w:p>
    <w:p w14:paraId="216406AD" w14:textId="4ACF5531" w:rsidR="00EE4D01" w:rsidRDefault="00B0512E" w:rsidP="00B0512E">
      <w:pPr>
        <w:pStyle w:val="Prrafodelista"/>
        <w:numPr>
          <w:ilvl w:val="0"/>
          <w:numId w:val="18"/>
        </w:numPr>
        <w:ind w:left="1068"/>
      </w:pPr>
      <w:r w:rsidRPr="00B0512E">
        <w:lastRenderedPageBreak/>
        <w:t>Para el desarrollo y prueba de la aplicación móvil, se utilizará Android Studio, el entorno de desarrollo oficial proporcionado por Google. Puede descargarse desde el sitio oficial: https://developer.android.com/. Esta herramienta permitirá compilar, depurar y ejecutar la aplicación directamente en emuladores o dispositivos físicos. El lenguaje de programación utilizado será Kotlin, debido a su integración nativa con Android y su creciente adopción como estándar para el desarrollo de aplicaciones en esta plataforma</w:t>
      </w:r>
      <w:r>
        <w:t>.</w:t>
      </w:r>
    </w:p>
    <w:p w14:paraId="21233576" w14:textId="34B8B660" w:rsidR="00EE4D01" w:rsidRDefault="00EE4D01" w:rsidP="00B0512E">
      <w:r>
        <w:t>Tecnologías base</w:t>
      </w:r>
      <w:r w:rsidR="00CA61C3">
        <w:t xml:space="preserve"> de la aplicación</w:t>
      </w:r>
      <w:r>
        <w:t>:</w:t>
      </w:r>
    </w:p>
    <w:p w14:paraId="4816DA0A" w14:textId="70DAF6DF" w:rsidR="00EE4D01" w:rsidRDefault="00EE4D01" w:rsidP="00B0512E">
      <w:pPr>
        <w:pStyle w:val="Prrafodelista"/>
        <w:numPr>
          <w:ilvl w:val="0"/>
          <w:numId w:val="19"/>
        </w:numPr>
        <w:ind w:left="1428"/>
      </w:pPr>
      <w:r>
        <w:t xml:space="preserve">Fronted: </w:t>
      </w:r>
      <w:r w:rsidR="00EA7831">
        <w:t>kotlin</w:t>
      </w:r>
    </w:p>
    <w:p w14:paraId="7132408D" w14:textId="13A6B4FD" w:rsidR="00EE4D01" w:rsidRDefault="00EE4D01" w:rsidP="00B0512E">
      <w:pPr>
        <w:pStyle w:val="Prrafodelista"/>
        <w:numPr>
          <w:ilvl w:val="0"/>
          <w:numId w:val="19"/>
        </w:numPr>
        <w:ind w:left="1428"/>
      </w:pPr>
      <w:r>
        <w:t>Backend Local: almacenamiento</w:t>
      </w:r>
      <w:r w:rsidR="00490322">
        <w:t xml:space="preserve"> SqLite</w:t>
      </w:r>
    </w:p>
    <w:p w14:paraId="49AAAC77" w14:textId="6AE40903" w:rsidR="00EE4D01" w:rsidRDefault="00490322" w:rsidP="00B0512E">
      <w:pPr>
        <w:pStyle w:val="Prrafodelista"/>
        <w:numPr>
          <w:ilvl w:val="0"/>
          <w:numId w:val="19"/>
        </w:numPr>
        <w:ind w:left="1428"/>
      </w:pPr>
      <w:r>
        <w:t>DL</w:t>
      </w:r>
      <w:r w:rsidR="00EE4D01">
        <w:t>: Tensorflow lite para CRNN, YoloV5</w:t>
      </w:r>
    </w:p>
    <w:p w14:paraId="017F76A3" w14:textId="6D16E7A2" w:rsidR="00790E70" w:rsidRDefault="00EE4D01" w:rsidP="004C33F6">
      <w:pPr>
        <w:pStyle w:val="Prrafodelista"/>
        <w:numPr>
          <w:ilvl w:val="0"/>
          <w:numId w:val="19"/>
        </w:numPr>
        <w:ind w:left="1428"/>
      </w:pPr>
      <w:r>
        <w:t>Librerías: OpenCv, TFLite, YoloV5</w:t>
      </w:r>
      <w:r w:rsidR="00490322">
        <w:t>, TesseractOcr, Numpy, Pandas, Matplotlib, TensorFlow.</w:t>
      </w:r>
    </w:p>
    <w:p w14:paraId="0739B73D" w14:textId="7A2E8D16" w:rsidR="00EE4D01" w:rsidRDefault="00EE4D01" w:rsidP="00B0512E">
      <w:r>
        <w:t>Herramientas:</w:t>
      </w:r>
    </w:p>
    <w:p w14:paraId="66E7796E" w14:textId="484174A1" w:rsidR="00EE4D01" w:rsidRDefault="00EE4D01" w:rsidP="00B0512E">
      <w:pPr>
        <w:pStyle w:val="Prrafodelista"/>
        <w:numPr>
          <w:ilvl w:val="0"/>
          <w:numId w:val="20"/>
        </w:numPr>
        <w:ind w:left="1428"/>
      </w:pPr>
      <w:r>
        <w:t>Entrenamiento: Google Colab</w:t>
      </w:r>
      <w:r w:rsidR="00FE0681">
        <w:t>,</w:t>
      </w:r>
      <w:r w:rsidR="00256983">
        <w:t>requiere cuenta Google gratuita,</w:t>
      </w:r>
      <w:r w:rsidR="00FE0681">
        <w:t xml:space="preserve"> requiere</w:t>
      </w:r>
      <w:r w:rsidR="004C33F6">
        <w:t xml:space="preserve"> conexión </w:t>
      </w:r>
      <w:r w:rsidR="00BB2799">
        <w:t>a internet,</w:t>
      </w:r>
      <w:r w:rsidR="004C33F6">
        <w:t xml:space="preserve"> un navegador y una </w:t>
      </w:r>
      <w:r>
        <w:t>PC local</w:t>
      </w:r>
    </w:p>
    <w:p w14:paraId="35F1274A" w14:textId="12242C91" w:rsidR="00EE4D01" w:rsidRDefault="00EE4D01" w:rsidP="00B0512E">
      <w:pPr>
        <w:pStyle w:val="Prrafodelista"/>
        <w:numPr>
          <w:ilvl w:val="0"/>
          <w:numId w:val="20"/>
        </w:numPr>
        <w:ind w:left="1428"/>
      </w:pPr>
      <w:r>
        <w:t xml:space="preserve">Dataset: 1500 imágenes etiquetadas primera detección, segunda detección 6000 imágenes áreas, </w:t>
      </w:r>
      <w:r w:rsidR="005F4B9F">
        <w:t>tercera detección palabras 24000.</w:t>
      </w:r>
    </w:p>
    <w:p w14:paraId="1AD00A0A" w14:textId="1F08770F" w:rsidR="005F4B9F" w:rsidRDefault="005F4B9F" w:rsidP="00B0512E">
      <w:pPr>
        <w:pStyle w:val="Prrafodelista"/>
        <w:numPr>
          <w:ilvl w:val="0"/>
          <w:numId w:val="20"/>
        </w:numPr>
        <w:ind w:left="1428"/>
      </w:pPr>
      <w:r>
        <w:t>Exportación: TFLite para ejecución en dispositivos móviles.</w:t>
      </w:r>
    </w:p>
    <w:p w14:paraId="614C3EF8" w14:textId="6DBEC62E" w:rsidR="00EE4D01" w:rsidRDefault="00EE4D01" w:rsidP="00DE0866">
      <w:pPr>
        <w:pStyle w:val="Ttulo3"/>
      </w:pPr>
      <w:bookmarkStart w:id="641" w:name="_Toc199518031"/>
      <w:bookmarkStart w:id="642" w:name="_Toc199533436"/>
      <w:bookmarkStart w:id="643" w:name="_Toc199587846"/>
      <w:bookmarkStart w:id="644" w:name="_Toc201090316"/>
      <w:r>
        <w:lastRenderedPageBreak/>
        <w:t xml:space="preserve">Planificación </w:t>
      </w:r>
      <w:r w:rsidR="008F304D">
        <w:t xml:space="preserve">De </w:t>
      </w:r>
      <w:r>
        <w:t>Fases</w:t>
      </w:r>
      <w:r w:rsidR="008F304D">
        <w:t>.</w:t>
      </w:r>
      <w:bookmarkEnd w:id="641"/>
      <w:bookmarkEnd w:id="642"/>
      <w:bookmarkEnd w:id="643"/>
      <w:bookmarkEnd w:id="644"/>
    </w:p>
    <w:p w14:paraId="4AC5B1F2" w14:textId="1548EAEB" w:rsidR="00256983" w:rsidRPr="00256983" w:rsidRDefault="00256983" w:rsidP="00256983">
      <w:r w:rsidRPr="00256983">
        <w:t>En esta etapa se establecen las fases a desarrollar, las iteraciones que se llevarán a cabo y los procesos necesarios para cumplir con cada una de ellas dentro de la metodología Mobile-D.</w:t>
      </w:r>
    </w:p>
    <w:p w14:paraId="775B530F" w14:textId="2CD71CF3" w:rsidR="004F7CA4" w:rsidRDefault="004F7CA4" w:rsidP="008545FD">
      <w:pPr>
        <w:pStyle w:val="Esetilofigura"/>
      </w:pPr>
      <w:bookmarkStart w:id="645" w:name="_Toc201090434"/>
      <w:r w:rsidRPr="004F7CA4">
        <w:t xml:space="preserve">Tabla </w:t>
      </w:r>
      <w:r w:rsidR="00133DB9">
        <w:fldChar w:fldCharType="begin"/>
      </w:r>
      <w:r w:rsidR="00133DB9">
        <w:instrText xml:space="preserve"> SEQ Tabla \* ARABIC </w:instrText>
      </w:r>
      <w:r w:rsidR="00133DB9">
        <w:fldChar w:fldCharType="separate"/>
      </w:r>
      <w:r w:rsidR="00C9395B">
        <w:rPr>
          <w:noProof/>
        </w:rPr>
        <w:t>1</w:t>
      </w:r>
      <w:r w:rsidR="00133DB9">
        <w:rPr>
          <w:noProof/>
        </w:rPr>
        <w:fldChar w:fldCharType="end"/>
      </w:r>
      <w:r>
        <w:br/>
      </w:r>
      <w:r w:rsidRPr="00D02705">
        <w:rPr>
          <w:b w:val="0"/>
          <w:bCs w:val="0"/>
          <w:i/>
          <w:iCs/>
        </w:rPr>
        <w:t>Diseño Mobile-D</w:t>
      </w:r>
      <w:bookmarkEnd w:id="645"/>
    </w:p>
    <w:tbl>
      <w:tblPr>
        <w:tblStyle w:val="EstiloTablaApa7"/>
        <w:tblW w:w="9209" w:type="dxa"/>
        <w:tblLook w:val="04A0" w:firstRow="1" w:lastRow="0" w:firstColumn="1" w:lastColumn="0" w:noHBand="0" w:noVBand="1"/>
      </w:tblPr>
      <w:tblGrid>
        <w:gridCol w:w="1576"/>
        <w:gridCol w:w="1415"/>
        <w:gridCol w:w="4380"/>
        <w:gridCol w:w="1838"/>
      </w:tblGrid>
      <w:tr w:rsidR="00FA0C98" w14:paraId="2A325168" w14:textId="2E5DF59F" w:rsidTr="00D259E3">
        <w:trPr>
          <w:cnfStyle w:val="100000000000" w:firstRow="1" w:lastRow="0" w:firstColumn="0" w:lastColumn="0" w:oddVBand="0" w:evenVBand="0" w:oddHBand="0" w:evenHBand="0" w:firstRowFirstColumn="0" w:firstRowLastColumn="0" w:lastRowFirstColumn="0" w:lastRowLastColumn="0"/>
          <w:trHeight w:val="317"/>
        </w:trPr>
        <w:tc>
          <w:tcPr>
            <w:tcW w:w="1576" w:type="dxa"/>
            <w:vAlign w:val="top"/>
          </w:tcPr>
          <w:p w14:paraId="0C354F6E" w14:textId="2EF563BB" w:rsidR="00FA0C98" w:rsidRPr="005A3E64" w:rsidRDefault="00FA0C98" w:rsidP="00D259E3">
            <w:pPr>
              <w:ind w:firstLine="0"/>
              <w:rPr>
                <w:b/>
                <w:bCs/>
              </w:rPr>
            </w:pPr>
            <w:r>
              <w:rPr>
                <w:b/>
                <w:bCs/>
              </w:rPr>
              <w:t>Fase</w:t>
            </w:r>
          </w:p>
        </w:tc>
        <w:tc>
          <w:tcPr>
            <w:tcW w:w="1415" w:type="dxa"/>
            <w:vAlign w:val="top"/>
          </w:tcPr>
          <w:p w14:paraId="7434EBBA" w14:textId="308AC59E" w:rsidR="00FA0C98" w:rsidRPr="005A3E64" w:rsidRDefault="00FA0C98" w:rsidP="00D259E3">
            <w:pPr>
              <w:ind w:firstLine="0"/>
              <w:rPr>
                <w:b/>
                <w:bCs/>
              </w:rPr>
            </w:pPr>
            <w:r>
              <w:rPr>
                <w:b/>
                <w:bCs/>
              </w:rPr>
              <w:t>Iteración</w:t>
            </w:r>
          </w:p>
        </w:tc>
        <w:tc>
          <w:tcPr>
            <w:tcW w:w="4380" w:type="dxa"/>
            <w:vAlign w:val="top"/>
          </w:tcPr>
          <w:p w14:paraId="2D442453" w14:textId="6A3022DA" w:rsidR="00FA0C98" w:rsidRPr="005A3E64" w:rsidRDefault="00FA0C98" w:rsidP="00D259E3">
            <w:pPr>
              <w:ind w:firstLine="0"/>
              <w:rPr>
                <w:b/>
                <w:bCs/>
              </w:rPr>
            </w:pPr>
            <w:r>
              <w:rPr>
                <w:b/>
                <w:bCs/>
              </w:rPr>
              <w:t>Descripción</w:t>
            </w:r>
          </w:p>
        </w:tc>
        <w:tc>
          <w:tcPr>
            <w:tcW w:w="1838" w:type="dxa"/>
            <w:vAlign w:val="top"/>
          </w:tcPr>
          <w:p w14:paraId="65A4B199" w14:textId="7C5A7F7D" w:rsidR="00FA0C98" w:rsidRDefault="007E02D7" w:rsidP="00D259E3">
            <w:pPr>
              <w:ind w:firstLine="0"/>
              <w:rPr>
                <w:b/>
                <w:bCs/>
              </w:rPr>
            </w:pPr>
            <w:r>
              <w:rPr>
                <w:b/>
                <w:bCs/>
              </w:rPr>
              <w:t xml:space="preserve">Semana </w:t>
            </w:r>
          </w:p>
        </w:tc>
      </w:tr>
      <w:tr w:rsidR="00FA0C98" w14:paraId="0C76E714" w14:textId="7A3E1671" w:rsidTr="00D259E3">
        <w:tc>
          <w:tcPr>
            <w:tcW w:w="1576" w:type="dxa"/>
            <w:vAlign w:val="top"/>
          </w:tcPr>
          <w:p w14:paraId="6769C0AC" w14:textId="7AC29ACA" w:rsidR="00FA0C98" w:rsidRDefault="00FA0C98" w:rsidP="00D259E3">
            <w:pPr>
              <w:ind w:firstLine="0"/>
            </w:pPr>
            <w:r>
              <w:t xml:space="preserve">Exploración </w:t>
            </w:r>
          </w:p>
        </w:tc>
        <w:tc>
          <w:tcPr>
            <w:tcW w:w="1415" w:type="dxa"/>
            <w:vAlign w:val="top"/>
          </w:tcPr>
          <w:p w14:paraId="5F1161AC" w14:textId="5E8B4239" w:rsidR="00FA0C98" w:rsidRDefault="00FA0C98" w:rsidP="00D259E3">
            <w:pPr>
              <w:ind w:firstLine="0"/>
            </w:pPr>
            <w:r>
              <w:t>Iteración 0</w:t>
            </w:r>
          </w:p>
        </w:tc>
        <w:tc>
          <w:tcPr>
            <w:tcW w:w="4380" w:type="dxa"/>
            <w:vAlign w:val="top"/>
          </w:tcPr>
          <w:p w14:paraId="240E6E80" w14:textId="77777777" w:rsidR="00FA0C98" w:rsidRDefault="00FA0C98" w:rsidP="00D259E3">
            <w:pPr>
              <w:pStyle w:val="Prrafodelista"/>
              <w:numPr>
                <w:ilvl w:val="0"/>
                <w:numId w:val="21"/>
              </w:numPr>
              <w:ind w:left="460"/>
            </w:pPr>
            <w:r>
              <w:t>Establecimiento del proyecto.</w:t>
            </w:r>
          </w:p>
          <w:p w14:paraId="195A95C1" w14:textId="77777777" w:rsidR="00FA0C98" w:rsidRDefault="00FA0C98" w:rsidP="00D259E3">
            <w:pPr>
              <w:pStyle w:val="Prrafodelista"/>
              <w:numPr>
                <w:ilvl w:val="0"/>
                <w:numId w:val="21"/>
              </w:numPr>
              <w:ind w:left="460"/>
            </w:pPr>
            <w:r>
              <w:t>Establecimiento de grupos de interés.</w:t>
            </w:r>
          </w:p>
          <w:p w14:paraId="354CF792" w14:textId="77777777" w:rsidR="00FA0C98" w:rsidRDefault="00FA0C98" w:rsidP="00D259E3">
            <w:pPr>
              <w:pStyle w:val="Prrafodelista"/>
              <w:numPr>
                <w:ilvl w:val="0"/>
                <w:numId w:val="21"/>
              </w:numPr>
              <w:ind w:left="460"/>
            </w:pPr>
            <w:r>
              <w:t>Limitaciones y alcances</w:t>
            </w:r>
          </w:p>
          <w:p w14:paraId="38DCDF7F" w14:textId="4959A333" w:rsidR="00FA0C98" w:rsidRDefault="00FA0C98" w:rsidP="00D259E3">
            <w:pPr>
              <w:pStyle w:val="Prrafodelista"/>
              <w:numPr>
                <w:ilvl w:val="0"/>
                <w:numId w:val="21"/>
              </w:numPr>
              <w:ind w:left="460"/>
            </w:pPr>
            <w:r>
              <w:t>Establecimiento de tecnologías.</w:t>
            </w:r>
          </w:p>
        </w:tc>
        <w:tc>
          <w:tcPr>
            <w:tcW w:w="1838" w:type="dxa"/>
            <w:vAlign w:val="top"/>
          </w:tcPr>
          <w:p w14:paraId="3AEFE16A" w14:textId="77777777" w:rsidR="00FA0C98" w:rsidRDefault="00FA0C98" w:rsidP="00D259E3"/>
        </w:tc>
      </w:tr>
      <w:tr w:rsidR="00FA0C98" w14:paraId="695D6321" w14:textId="1FA77CCC" w:rsidTr="00D259E3">
        <w:tc>
          <w:tcPr>
            <w:tcW w:w="1576" w:type="dxa"/>
            <w:vAlign w:val="top"/>
          </w:tcPr>
          <w:p w14:paraId="488B98DF" w14:textId="4349C2B8" w:rsidR="00FA0C98" w:rsidRDefault="00FA0C98" w:rsidP="00D259E3">
            <w:pPr>
              <w:ind w:firstLine="0"/>
            </w:pPr>
            <w:r>
              <w:t>Inicialización</w:t>
            </w:r>
          </w:p>
        </w:tc>
        <w:tc>
          <w:tcPr>
            <w:tcW w:w="1415" w:type="dxa"/>
            <w:vAlign w:val="top"/>
          </w:tcPr>
          <w:p w14:paraId="2E747C1A" w14:textId="5C7F5FCA" w:rsidR="00FA0C98" w:rsidRDefault="00FA0C98" w:rsidP="00D259E3">
            <w:pPr>
              <w:ind w:firstLine="0"/>
            </w:pPr>
            <w:r>
              <w:t>Iteración 0</w:t>
            </w:r>
          </w:p>
        </w:tc>
        <w:tc>
          <w:tcPr>
            <w:tcW w:w="4380" w:type="dxa"/>
            <w:vAlign w:val="top"/>
          </w:tcPr>
          <w:p w14:paraId="383016B1" w14:textId="29DD34B8" w:rsidR="00FA0C98" w:rsidRDefault="00FA0C98" w:rsidP="00D259E3">
            <w:pPr>
              <w:pStyle w:val="Prrafodelista"/>
              <w:numPr>
                <w:ilvl w:val="0"/>
                <w:numId w:val="22"/>
              </w:numPr>
              <w:ind w:left="460"/>
            </w:pPr>
            <w:r>
              <w:t>Análisis y requisitos iniciales.</w:t>
            </w:r>
          </w:p>
          <w:p w14:paraId="1FD02B76" w14:textId="77777777" w:rsidR="00FA0C98" w:rsidRDefault="00FA0C98" w:rsidP="00D259E3">
            <w:pPr>
              <w:pStyle w:val="Prrafodelista"/>
              <w:numPr>
                <w:ilvl w:val="0"/>
                <w:numId w:val="22"/>
              </w:numPr>
              <w:ind w:left="460"/>
            </w:pPr>
            <w:r>
              <w:t xml:space="preserve">Selección de herramientas </w:t>
            </w:r>
          </w:p>
          <w:p w14:paraId="45C9CA29" w14:textId="582D755B" w:rsidR="00FA0C98" w:rsidRDefault="00FA0C98" w:rsidP="00D259E3">
            <w:pPr>
              <w:pStyle w:val="Prrafodelista"/>
              <w:numPr>
                <w:ilvl w:val="0"/>
                <w:numId w:val="22"/>
              </w:numPr>
              <w:ind w:left="460"/>
            </w:pPr>
            <w:r>
              <w:t>Planificación de dataset y pruebas.</w:t>
            </w:r>
          </w:p>
        </w:tc>
        <w:tc>
          <w:tcPr>
            <w:tcW w:w="1838" w:type="dxa"/>
            <w:vAlign w:val="top"/>
          </w:tcPr>
          <w:p w14:paraId="776B570D" w14:textId="77777777" w:rsidR="00FA0C98" w:rsidRDefault="00FA0C98" w:rsidP="00D259E3"/>
        </w:tc>
      </w:tr>
      <w:tr w:rsidR="002B5623" w14:paraId="2116D7FE" w14:textId="6BF78FB9" w:rsidTr="00D259E3">
        <w:tc>
          <w:tcPr>
            <w:tcW w:w="1576" w:type="dxa"/>
            <w:vMerge w:val="restart"/>
            <w:vAlign w:val="top"/>
          </w:tcPr>
          <w:p w14:paraId="3EB0D9D5" w14:textId="185EF7E2" w:rsidR="002B5623" w:rsidRDefault="002B5623" w:rsidP="00D259E3">
            <w:pPr>
              <w:ind w:firstLine="0"/>
            </w:pPr>
            <w:r>
              <w:t xml:space="preserve">Producción </w:t>
            </w:r>
          </w:p>
        </w:tc>
        <w:tc>
          <w:tcPr>
            <w:tcW w:w="1415" w:type="dxa"/>
            <w:vAlign w:val="top"/>
          </w:tcPr>
          <w:p w14:paraId="21A188FD" w14:textId="5EC50838" w:rsidR="002B5623" w:rsidRDefault="002B5623" w:rsidP="00D259E3">
            <w:pPr>
              <w:ind w:firstLine="0"/>
            </w:pPr>
            <w:r>
              <w:t>Iteración 1</w:t>
            </w:r>
          </w:p>
        </w:tc>
        <w:tc>
          <w:tcPr>
            <w:tcW w:w="4380" w:type="dxa"/>
            <w:vAlign w:val="top"/>
          </w:tcPr>
          <w:p w14:paraId="560C1A57" w14:textId="77777777" w:rsidR="002B5623" w:rsidRDefault="002B5623" w:rsidP="00D259E3">
            <w:pPr>
              <w:pStyle w:val="Prrafodelista"/>
              <w:numPr>
                <w:ilvl w:val="0"/>
                <w:numId w:val="23"/>
              </w:numPr>
              <w:ind w:left="460"/>
            </w:pPr>
            <w:r>
              <w:t>Captura de las notas de ventas, para crear los dataset.</w:t>
            </w:r>
          </w:p>
          <w:p w14:paraId="4D1105C3" w14:textId="27BE6502" w:rsidR="002B5623" w:rsidRDefault="002B5623" w:rsidP="00D259E3">
            <w:pPr>
              <w:pStyle w:val="Prrafodelista"/>
              <w:numPr>
                <w:ilvl w:val="0"/>
                <w:numId w:val="23"/>
              </w:numPr>
              <w:ind w:left="460"/>
            </w:pPr>
            <w:r>
              <w:t>Creación de códigos en Python para</w:t>
            </w:r>
            <w:r w:rsidR="00DD585C">
              <w:t xml:space="preserve"> generar dataset.</w:t>
            </w:r>
            <w:r>
              <w:t xml:space="preserve"> </w:t>
            </w:r>
          </w:p>
        </w:tc>
        <w:tc>
          <w:tcPr>
            <w:tcW w:w="1838" w:type="dxa"/>
            <w:vAlign w:val="top"/>
          </w:tcPr>
          <w:p w14:paraId="13518BBE" w14:textId="77777777" w:rsidR="002B5623" w:rsidRDefault="002B5623" w:rsidP="00D259E3">
            <w:pPr>
              <w:ind w:firstLine="0"/>
            </w:pPr>
          </w:p>
        </w:tc>
      </w:tr>
      <w:tr w:rsidR="002B5623" w14:paraId="6C5BF430" w14:textId="3A6AC247" w:rsidTr="00D259E3">
        <w:tc>
          <w:tcPr>
            <w:tcW w:w="1576" w:type="dxa"/>
            <w:vMerge/>
            <w:vAlign w:val="top"/>
          </w:tcPr>
          <w:p w14:paraId="0468F010" w14:textId="77777777" w:rsidR="002B5623" w:rsidRDefault="002B5623" w:rsidP="00D259E3">
            <w:pPr>
              <w:ind w:firstLine="0"/>
            </w:pPr>
          </w:p>
        </w:tc>
        <w:tc>
          <w:tcPr>
            <w:tcW w:w="1415" w:type="dxa"/>
            <w:vAlign w:val="top"/>
          </w:tcPr>
          <w:p w14:paraId="48CE3F8C" w14:textId="7FEF60FC" w:rsidR="002B5623" w:rsidRDefault="002B5623" w:rsidP="00D259E3">
            <w:pPr>
              <w:ind w:firstLine="0"/>
            </w:pPr>
            <w:r>
              <w:t>Iteración 2</w:t>
            </w:r>
          </w:p>
        </w:tc>
        <w:tc>
          <w:tcPr>
            <w:tcW w:w="4380" w:type="dxa"/>
            <w:vAlign w:val="top"/>
          </w:tcPr>
          <w:p w14:paraId="2BCB0195" w14:textId="77777777" w:rsidR="002B5623" w:rsidRDefault="002B5623" w:rsidP="00D259E3">
            <w:pPr>
              <w:pStyle w:val="Prrafodelista"/>
              <w:numPr>
                <w:ilvl w:val="0"/>
                <w:numId w:val="23"/>
              </w:numPr>
              <w:ind w:left="460"/>
            </w:pPr>
            <w:r>
              <w:t>Creación de códigos en Python para tratar las imágenes.</w:t>
            </w:r>
          </w:p>
          <w:p w14:paraId="2B68BE5E" w14:textId="7D026A80" w:rsidR="002B5623" w:rsidRDefault="002B5623" w:rsidP="00D259E3">
            <w:pPr>
              <w:pStyle w:val="Prrafodelista"/>
              <w:numPr>
                <w:ilvl w:val="0"/>
                <w:numId w:val="23"/>
              </w:numPr>
              <w:ind w:left="460"/>
            </w:pPr>
            <w:r>
              <w:t>Detección de áreas en las notas ventas con YoloV5</w:t>
            </w:r>
            <w:r w:rsidR="00DD585C">
              <w:t>, mediante colab</w:t>
            </w:r>
            <w:r>
              <w:t>.</w:t>
            </w:r>
          </w:p>
        </w:tc>
        <w:tc>
          <w:tcPr>
            <w:tcW w:w="1838" w:type="dxa"/>
            <w:vAlign w:val="top"/>
          </w:tcPr>
          <w:p w14:paraId="2CABF7DC" w14:textId="77777777" w:rsidR="002B5623" w:rsidRDefault="002B5623" w:rsidP="00D259E3">
            <w:pPr>
              <w:ind w:firstLine="0"/>
            </w:pPr>
          </w:p>
        </w:tc>
      </w:tr>
      <w:tr w:rsidR="002B5623" w14:paraId="4AF99053" w14:textId="5C507322" w:rsidTr="00D259E3">
        <w:tc>
          <w:tcPr>
            <w:tcW w:w="1576" w:type="dxa"/>
            <w:vMerge/>
            <w:vAlign w:val="top"/>
          </w:tcPr>
          <w:p w14:paraId="1EB3BFB0" w14:textId="77777777" w:rsidR="002B5623" w:rsidRDefault="002B5623" w:rsidP="00D259E3">
            <w:pPr>
              <w:ind w:firstLine="0"/>
            </w:pPr>
          </w:p>
        </w:tc>
        <w:tc>
          <w:tcPr>
            <w:tcW w:w="1415" w:type="dxa"/>
            <w:vAlign w:val="top"/>
          </w:tcPr>
          <w:p w14:paraId="70CD8C4A" w14:textId="5C96CE3E" w:rsidR="002B5623" w:rsidRDefault="002B5623" w:rsidP="00D259E3">
            <w:pPr>
              <w:ind w:firstLine="0"/>
            </w:pPr>
            <w:r>
              <w:t>Iteración 3</w:t>
            </w:r>
          </w:p>
        </w:tc>
        <w:tc>
          <w:tcPr>
            <w:tcW w:w="4380" w:type="dxa"/>
            <w:vAlign w:val="top"/>
          </w:tcPr>
          <w:p w14:paraId="790A318B" w14:textId="77777777" w:rsidR="002B5623" w:rsidRDefault="002B5623" w:rsidP="00D259E3">
            <w:pPr>
              <w:pStyle w:val="Prrafodelista"/>
              <w:numPr>
                <w:ilvl w:val="0"/>
                <w:numId w:val="23"/>
              </w:numPr>
              <w:ind w:left="460"/>
            </w:pPr>
            <w:r>
              <w:t>Incremento de captura de imágenes para incrementar la confianza en la detección de áreas.</w:t>
            </w:r>
          </w:p>
          <w:p w14:paraId="7029AC19" w14:textId="77777777" w:rsidR="002B5623" w:rsidRDefault="002B5623" w:rsidP="00D259E3">
            <w:pPr>
              <w:pStyle w:val="Prrafodelista"/>
              <w:numPr>
                <w:ilvl w:val="0"/>
                <w:numId w:val="23"/>
              </w:numPr>
              <w:ind w:left="460"/>
            </w:pPr>
            <w:r>
              <w:t>Mejorando el código Python, para etiquetar datos en YoloV5.</w:t>
            </w:r>
          </w:p>
          <w:p w14:paraId="188BEC6B" w14:textId="2F66ECE6" w:rsidR="002B5623" w:rsidRDefault="002B5623" w:rsidP="00D259E3">
            <w:pPr>
              <w:pStyle w:val="Prrafodelista"/>
              <w:numPr>
                <w:ilvl w:val="0"/>
                <w:numId w:val="23"/>
              </w:numPr>
              <w:ind w:left="460"/>
            </w:pPr>
            <w:r>
              <w:t xml:space="preserve">Detección de áreas en subsección en nota de venta en el área detalle </w:t>
            </w:r>
          </w:p>
        </w:tc>
        <w:tc>
          <w:tcPr>
            <w:tcW w:w="1838" w:type="dxa"/>
            <w:vAlign w:val="top"/>
          </w:tcPr>
          <w:p w14:paraId="155DD2BE" w14:textId="77777777" w:rsidR="002B5623" w:rsidRDefault="002B5623" w:rsidP="00D259E3">
            <w:pPr>
              <w:ind w:firstLine="0"/>
            </w:pPr>
          </w:p>
        </w:tc>
      </w:tr>
      <w:tr w:rsidR="00D259E3" w:rsidRPr="00212A13" w14:paraId="1C35C481" w14:textId="77777777" w:rsidTr="00D259E3">
        <w:tc>
          <w:tcPr>
            <w:tcW w:w="1576" w:type="dxa"/>
            <w:vMerge/>
            <w:vAlign w:val="top"/>
          </w:tcPr>
          <w:p w14:paraId="40E4E58D" w14:textId="77777777" w:rsidR="00D259E3" w:rsidRDefault="00D259E3" w:rsidP="00D259E3">
            <w:pPr>
              <w:ind w:firstLine="0"/>
            </w:pPr>
          </w:p>
        </w:tc>
        <w:tc>
          <w:tcPr>
            <w:tcW w:w="1415" w:type="dxa"/>
            <w:vMerge w:val="restart"/>
            <w:vAlign w:val="top"/>
          </w:tcPr>
          <w:p w14:paraId="284736A1" w14:textId="2ED04F6F" w:rsidR="00D259E3" w:rsidRDefault="00D259E3" w:rsidP="00D259E3">
            <w:pPr>
              <w:ind w:firstLine="0"/>
            </w:pPr>
            <w:r>
              <w:t>Iteración 4</w:t>
            </w:r>
          </w:p>
        </w:tc>
        <w:tc>
          <w:tcPr>
            <w:tcW w:w="4380" w:type="dxa"/>
            <w:vMerge w:val="restart"/>
            <w:vAlign w:val="top"/>
          </w:tcPr>
          <w:p w14:paraId="597D0D0B" w14:textId="4971DFE4" w:rsidR="00D259E3" w:rsidRDefault="00D259E3" w:rsidP="00D259E3">
            <w:pPr>
              <w:pStyle w:val="Prrafodelista"/>
              <w:numPr>
                <w:ilvl w:val="0"/>
                <w:numId w:val="23"/>
              </w:numPr>
              <w:ind w:left="460"/>
            </w:pPr>
            <w:r>
              <w:t>Códigos Python para generar el dataset para el CRNN</w:t>
            </w:r>
          </w:p>
          <w:p w14:paraId="4F078140" w14:textId="63980177" w:rsidR="00D259E3" w:rsidRPr="00212A13" w:rsidRDefault="00D259E3" w:rsidP="00D259E3">
            <w:pPr>
              <w:pStyle w:val="Prrafodelista"/>
              <w:numPr>
                <w:ilvl w:val="0"/>
                <w:numId w:val="23"/>
              </w:numPr>
              <w:ind w:left="460"/>
            </w:pPr>
            <w:r>
              <w:t>Integración de CRNN para detección y extracción de texto manuscrito por áreas.</w:t>
            </w:r>
          </w:p>
        </w:tc>
        <w:tc>
          <w:tcPr>
            <w:tcW w:w="1838" w:type="dxa"/>
            <w:vAlign w:val="top"/>
          </w:tcPr>
          <w:p w14:paraId="6DF64804" w14:textId="77777777" w:rsidR="00D259E3" w:rsidRPr="00212A13" w:rsidRDefault="00D259E3" w:rsidP="00D259E3">
            <w:pPr>
              <w:ind w:firstLine="0"/>
            </w:pPr>
          </w:p>
        </w:tc>
      </w:tr>
      <w:tr w:rsidR="00D259E3" w:rsidRPr="00212A13" w14:paraId="428EE392" w14:textId="77777777" w:rsidTr="00D259E3">
        <w:tc>
          <w:tcPr>
            <w:tcW w:w="1576" w:type="dxa"/>
            <w:vMerge/>
            <w:vAlign w:val="top"/>
          </w:tcPr>
          <w:p w14:paraId="0356635B" w14:textId="77777777" w:rsidR="00D259E3" w:rsidRPr="00212A13" w:rsidRDefault="00D259E3" w:rsidP="00D259E3">
            <w:pPr>
              <w:ind w:firstLine="0"/>
            </w:pPr>
          </w:p>
        </w:tc>
        <w:tc>
          <w:tcPr>
            <w:tcW w:w="1415" w:type="dxa"/>
            <w:vMerge/>
            <w:vAlign w:val="top"/>
          </w:tcPr>
          <w:p w14:paraId="242E3A6E" w14:textId="402B9FFC" w:rsidR="00D259E3" w:rsidRPr="00212A13" w:rsidRDefault="00D259E3" w:rsidP="00D259E3">
            <w:pPr>
              <w:ind w:firstLine="0"/>
            </w:pPr>
          </w:p>
        </w:tc>
        <w:tc>
          <w:tcPr>
            <w:tcW w:w="4380" w:type="dxa"/>
            <w:vMerge/>
            <w:vAlign w:val="top"/>
          </w:tcPr>
          <w:p w14:paraId="1C84536C" w14:textId="6B8F35B0" w:rsidR="00D259E3" w:rsidRPr="00212A13" w:rsidRDefault="00D259E3" w:rsidP="00D259E3">
            <w:pPr>
              <w:pStyle w:val="Prrafodelista"/>
              <w:numPr>
                <w:ilvl w:val="0"/>
                <w:numId w:val="23"/>
              </w:numPr>
              <w:ind w:left="460"/>
            </w:pPr>
          </w:p>
        </w:tc>
        <w:tc>
          <w:tcPr>
            <w:tcW w:w="1838" w:type="dxa"/>
            <w:vAlign w:val="top"/>
          </w:tcPr>
          <w:p w14:paraId="1B811853" w14:textId="77777777" w:rsidR="00D259E3" w:rsidRPr="00212A13" w:rsidRDefault="00D259E3" w:rsidP="00D259E3">
            <w:pPr>
              <w:ind w:firstLine="0"/>
            </w:pPr>
          </w:p>
        </w:tc>
      </w:tr>
      <w:tr w:rsidR="002B5623" w:rsidRPr="00212A13" w14:paraId="4B7038DE" w14:textId="77777777" w:rsidTr="00D259E3">
        <w:tc>
          <w:tcPr>
            <w:tcW w:w="1576" w:type="dxa"/>
            <w:vMerge/>
            <w:vAlign w:val="top"/>
          </w:tcPr>
          <w:p w14:paraId="7CF8B626" w14:textId="77777777" w:rsidR="002B5623" w:rsidRPr="00212A13" w:rsidRDefault="002B5623" w:rsidP="00D259E3">
            <w:pPr>
              <w:ind w:firstLine="0"/>
            </w:pPr>
          </w:p>
        </w:tc>
        <w:tc>
          <w:tcPr>
            <w:tcW w:w="1415" w:type="dxa"/>
            <w:vAlign w:val="top"/>
          </w:tcPr>
          <w:p w14:paraId="6C70D733" w14:textId="03FEDE04" w:rsidR="002B5623" w:rsidRPr="00212A13" w:rsidRDefault="00912AA9" w:rsidP="00D259E3">
            <w:pPr>
              <w:ind w:firstLine="0"/>
            </w:pPr>
            <w:r>
              <w:t xml:space="preserve">Iteración </w:t>
            </w:r>
            <w:r w:rsidR="00D259E3">
              <w:t>5</w:t>
            </w:r>
          </w:p>
        </w:tc>
        <w:tc>
          <w:tcPr>
            <w:tcW w:w="4380" w:type="dxa"/>
            <w:vAlign w:val="top"/>
          </w:tcPr>
          <w:p w14:paraId="7286F3C0" w14:textId="7672EC1E" w:rsidR="002B5623" w:rsidRDefault="006312E4" w:rsidP="00D259E3">
            <w:pPr>
              <w:pStyle w:val="Prrafodelista"/>
              <w:numPr>
                <w:ilvl w:val="0"/>
                <w:numId w:val="23"/>
              </w:numPr>
              <w:ind w:left="460"/>
            </w:pPr>
            <w:r>
              <w:t>Corrección semántica haciendo uso de diccionario de palabras.</w:t>
            </w:r>
          </w:p>
          <w:p w14:paraId="3FFCA20F" w14:textId="4EF1ED78" w:rsidR="006312E4" w:rsidRPr="00212A13" w:rsidRDefault="006312E4" w:rsidP="00D259E3">
            <w:pPr>
              <w:pStyle w:val="Prrafodelista"/>
              <w:numPr>
                <w:ilvl w:val="0"/>
                <w:numId w:val="23"/>
              </w:numPr>
              <w:ind w:left="460"/>
            </w:pPr>
            <w:r>
              <w:t>Estructura de notas digitales mediante la posición detectadas por yoloV5 en la iteración anterior.</w:t>
            </w:r>
          </w:p>
        </w:tc>
        <w:tc>
          <w:tcPr>
            <w:tcW w:w="1838" w:type="dxa"/>
            <w:vAlign w:val="top"/>
          </w:tcPr>
          <w:p w14:paraId="59E1EDE4" w14:textId="77777777" w:rsidR="002B5623" w:rsidRPr="00212A13" w:rsidRDefault="002B5623" w:rsidP="00D259E3">
            <w:pPr>
              <w:ind w:firstLine="0"/>
            </w:pPr>
          </w:p>
        </w:tc>
      </w:tr>
      <w:tr w:rsidR="00BC636A" w:rsidRPr="00212A13" w14:paraId="787F5628" w14:textId="77777777" w:rsidTr="00D259E3">
        <w:tc>
          <w:tcPr>
            <w:tcW w:w="1576" w:type="dxa"/>
            <w:vMerge w:val="restart"/>
            <w:vAlign w:val="top"/>
          </w:tcPr>
          <w:p w14:paraId="3E4FDA3A" w14:textId="18C99AA5" w:rsidR="00BC636A" w:rsidRPr="00212A13" w:rsidRDefault="00BC636A" w:rsidP="00D259E3">
            <w:pPr>
              <w:ind w:firstLine="0"/>
            </w:pPr>
            <w:r>
              <w:t xml:space="preserve">Estabilización </w:t>
            </w:r>
          </w:p>
        </w:tc>
        <w:tc>
          <w:tcPr>
            <w:tcW w:w="1415" w:type="dxa"/>
            <w:vAlign w:val="top"/>
          </w:tcPr>
          <w:p w14:paraId="1873B7BE" w14:textId="76BCFA9B" w:rsidR="00BC636A" w:rsidRPr="00212A13" w:rsidRDefault="00BC636A" w:rsidP="00D259E3">
            <w:pPr>
              <w:ind w:firstLine="0"/>
            </w:pPr>
            <w:r>
              <w:t xml:space="preserve">Iteración </w:t>
            </w:r>
            <w:r w:rsidR="006312E4">
              <w:t>6</w:t>
            </w:r>
          </w:p>
        </w:tc>
        <w:tc>
          <w:tcPr>
            <w:tcW w:w="4380" w:type="dxa"/>
            <w:vAlign w:val="top"/>
          </w:tcPr>
          <w:p w14:paraId="3D4B9590" w14:textId="77777777" w:rsidR="00BC636A" w:rsidRDefault="006312E4" w:rsidP="00D259E3">
            <w:pPr>
              <w:pStyle w:val="Prrafodelista"/>
              <w:numPr>
                <w:ilvl w:val="0"/>
                <w:numId w:val="23"/>
              </w:numPr>
              <w:ind w:left="460"/>
            </w:pPr>
            <w:r>
              <w:t>Conversión y optimización de modelos YoloV5 a TFLite.</w:t>
            </w:r>
          </w:p>
          <w:p w14:paraId="2A5CB13E" w14:textId="6A01A7C4" w:rsidR="006312E4" w:rsidRPr="00212A13" w:rsidRDefault="006312E4" w:rsidP="00D259E3">
            <w:pPr>
              <w:pStyle w:val="Prrafodelista"/>
              <w:numPr>
                <w:ilvl w:val="0"/>
                <w:numId w:val="23"/>
              </w:numPr>
              <w:ind w:left="460"/>
            </w:pPr>
            <w:r>
              <w:t>Conversión y optimización del modelo CRNN a TFLite.</w:t>
            </w:r>
          </w:p>
        </w:tc>
        <w:tc>
          <w:tcPr>
            <w:tcW w:w="1838" w:type="dxa"/>
            <w:vAlign w:val="top"/>
          </w:tcPr>
          <w:p w14:paraId="41085A5C" w14:textId="77777777" w:rsidR="00BC636A" w:rsidRPr="00212A13" w:rsidRDefault="00BC636A" w:rsidP="00D259E3">
            <w:pPr>
              <w:ind w:firstLine="0"/>
            </w:pPr>
          </w:p>
        </w:tc>
      </w:tr>
      <w:tr w:rsidR="00BC636A" w:rsidRPr="00212A13" w14:paraId="6A78AE04" w14:textId="77777777" w:rsidTr="00D259E3">
        <w:tc>
          <w:tcPr>
            <w:tcW w:w="1576" w:type="dxa"/>
            <w:vMerge/>
            <w:vAlign w:val="top"/>
          </w:tcPr>
          <w:p w14:paraId="4FC8DB50" w14:textId="77777777" w:rsidR="00BC636A" w:rsidRPr="00212A13" w:rsidRDefault="00BC636A" w:rsidP="00D259E3">
            <w:pPr>
              <w:ind w:firstLine="0"/>
            </w:pPr>
          </w:p>
        </w:tc>
        <w:tc>
          <w:tcPr>
            <w:tcW w:w="1415" w:type="dxa"/>
            <w:vAlign w:val="top"/>
          </w:tcPr>
          <w:p w14:paraId="67927C61" w14:textId="198D954F" w:rsidR="00BC636A" w:rsidRPr="00212A13" w:rsidRDefault="00BC636A" w:rsidP="00D259E3">
            <w:pPr>
              <w:ind w:firstLine="0"/>
            </w:pPr>
            <w:r>
              <w:t xml:space="preserve">Iteración </w:t>
            </w:r>
            <w:r w:rsidR="006312E4">
              <w:t>7</w:t>
            </w:r>
          </w:p>
        </w:tc>
        <w:tc>
          <w:tcPr>
            <w:tcW w:w="4380" w:type="dxa"/>
            <w:vAlign w:val="top"/>
          </w:tcPr>
          <w:p w14:paraId="77357FB2" w14:textId="77777777" w:rsidR="00BC636A" w:rsidRDefault="006312E4" w:rsidP="00D259E3">
            <w:pPr>
              <w:pStyle w:val="Prrafodelista"/>
              <w:numPr>
                <w:ilvl w:val="0"/>
                <w:numId w:val="23"/>
              </w:numPr>
              <w:ind w:left="460"/>
            </w:pPr>
            <w:r>
              <w:t>Diseño de aplicación en Kotlin</w:t>
            </w:r>
          </w:p>
          <w:p w14:paraId="201AFA50" w14:textId="77777777" w:rsidR="006312E4" w:rsidRDefault="006312E4" w:rsidP="00D259E3">
            <w:pPr>
              <w:pStyle w:val="Prrafodelista"/>
              <w:numPr>
                <w:ilvl w:val="0"/>
                <w:numId w:val="23"/>
              </w:numPr>
              <w:ind w:left="460"/>
            </w:pPr>
            <w:r>
              <w:lastRenderedPageBreak/>
              <w:t>Implementación de TFLite optimizados en código.</w:t>
            </w:r>
          </w:p>
          <w:p w14:paraId="79BA79CA" w14:textId="1508A8B1" w:rsidR="006312E4" w:rsidRPr="00212A13" w:rsidRDefault="006312E4" w:rsidP="00D259E3">
            <w:pPr>
              <w:pStyle w:val="Prrafodelista"/>
              <w:numPr>
                <w:ilvl w:val="0"/>
                <w:numId w:val="23"/>
              </w:numPr>
              <w:ind w:left="460"/>
            </w:pPr>
            <w:r>
              <w:t>Manejo de datos tras captura.</w:t>
            </w:r>
          </w:p>
        </w:tc>
        <w:tc>
          <w:tcPr>
            <w:tcW w:w="1838" w:type="dxa"/>
            <w:vAlign w:val="top"/>
          </w:tcPr>
          <w:p w14:paraId="01DF3173" w14:textId="77777777" w:rsidR="00BC636A" w:rsidRPr="00212A13" w:rsidRDefault="00BC636A" w:rsidP="00D259E3">
            <w:pPr>
              <w:ind w:firstLine="0"/>
            </w:pPr>
          </w:p>
        </w:tc>
      </w:tr>
      <w:tr w:rsidR="00BC636A" w:rsidRPr="00212A13" w14:paraId="13906AAD" w14:textId="77777777" w:rsidTr="00D259E3">
        <w:tc>
          <w:tcPr>
            <w:tcW w:w="1576" w:type="dxa"/>
            <w:vAlign w:val="top"/>
          </w:tcPr>
          <w:p w14:paraId="172CDAEF" w14:textId="4F886168" w:rsidR="00BC636A" w:rsidRPr="00212A13" w:rsidRDefault="00BC636A" w:rsidP="00D259E3">
            <w:pPr>
              <w:ind w:firstLine="0"/>
            </w:pPr>
            <w:r>
              <w:t xml:space="preserve">Finalización </w:t>
            </w:r>
          </w:p>
        </w:tc>
        <w:tc>
          <w:tcPr>
            <w:tcW w:w="1415" w:type="dxa"/>
            <w:vAlign w:val="top"/>
          </w:tcPr>
          <w:p w14:paraId="2ED7B481" w14:textId="58A4DA87" w:rsidR="00BC636A" w:rsidRDefault="00BC636A" w:rsidP="00D259E3">
            <w:pPr>
              <w:ind w:firstLine="0"/>
            </w:pPr>
            <w:r>
              <w:t xml:space="preserve">Iteración </w:t>
            </w:r>
            <w:r w:rsidR="006312E4">
              <w:t>8</w:t>
            </w:r>
          </w:p>
        </w:tc>
        <w:tc>
          <w:tcPr>
            <w:tcW w:w="4380" w:type="dxa"/>
            <w:vAlign w:val="top"/>
          </w:tcPr>
          <w:p w14:paraId="4EF828CE" w14:textId="77777777" w:rsidR="00BC636A" w:rsidRDefault="00BC636A" w:rsidP="00D259E3">
            <w:pPr>
              <w:pStyle w:val="Prrafodelista"/>
              <w:numPr>
                <w:ilvl w:val="0"/>
                <w:numId w:val="23"/>
              </w:numPr>
              <w:ind w:left="460"/>
            </w:pPr>
            <w:r>
              <w:t>Versión instalable APK.</w:t>
            </w:r>
          </w:p>
          <w:p w14:paraId="243493C1" w14:textId="49077404" w:rsidR="00BC636A" w:rsidRDefault="00BC636A" w:rsidP="00D259E3">
            <w:pPr>
              <w:pStyle w:val="Prrafodelista"/>
              <w:numPr>
                <w:ilvl w:val="0"/>
                <w:numId w:val="23"/>
              </w:numPr>
              <w:ind w:left="460"/>
            </w:pPr>
            <w:r>
              <w:t>Pruebas de usabilidad.</w:t>
            </w:r>
          </w:p>
        </w:tc>
        <w:tc>
          <w:tcPr>
            <w:tcW w:w="1838" w:type="dxa"/>
            <w:vAlign w:val="top"/>
          </w:tcPr>
          <w:p w14:paraId="10151341" w14:textId="77777777" w:rsidR="00BC636A" w:rsidRPr="00212A13" w:rsidRDefault="00BC636A" w:rsidP="00D259E3">
            <w:pPr>
              <w:ind w:firstLine="0"/>
            </w:pPr>
          </w:p>
        </w:tc>
      </w:tr>
    </w:tbl>
    <w:p w14:paraId="0CD72223" w14:textId="37BE09C7" w:rsidR="00A5071E" w:rsidRDefault="00A5071E" w:rsidP="00DE0866">
      <w:pPr>
        <w:pStyle w:val="Ttulo3"/>
      </w:pPr>
      <w:bookmarkStart w:id="646" w:name="_Toc199518032"/>
      <w:bookmarkStart w:id="647" w:name="_Toc199533437"/>
      <w:bookmarkStart w:id="648" w:name="_Toc199587847"/>
      <w:bookmarkStart w:id="649" w:name="_Toc201090317"/>
      <w:r>
        <w:t xml:space="preserve">Diseño </w:t>
      </w:r>
      <w:r w:rsidR="008F304D">
        <w:t>De Aplicación.</w:t>
      </w:r>
      <w:bookmarkEnd w:id="646"/>
      <w:bookmarkEnd w:id="647"/>
      <w:bookmarkEnd w:id="648"/>
      <w:bookmarkEnd w:id="649"/>
    </w:p>
    <w:p w14:paraId="41195EBF" w14:textId="142D9285" w:rsidR="00875003" w:rsidRPr="00212A13" w:rsidRDefault="001501FA" w:rsidP="00875003">
      <w:r w:rsidRPr="001501FA">
        <w:t xml:space="preserve">La aplicación está diseñada con un enfoque </w:t>
      </w:r>
      <w:r w:rsidR="004C33F6">
        <w:t>MVVM (Model – View- ModelView)</w:t>
      </w:r>
      <w:r w:rsidRPr="001501FA">
        <w:t xml:space="preserve"> y basado en capas, integrando tecnologías de Deep Learning (DL) para el reconocimiento de escritura manuscrita y la digitalización de recibos. El sistema combina componentes de detección de regiones</w:t>
      </w:r>
      <w:r w:rsidR="004C33F6">
        <w:t xml:space="preserve"> en dos fases la </w:t>
      </w:r>
      <w:r w:rsidR="007C5925">
        <w:t>primera área generales</w:t>
      </w:r>
      <w:r w:rsidR="004C33F6">
        <w:t xml:space="preserve"> de la nota de venta y las </w:t>
      </w:r>
      <w:r w:rsidR="007C5925">
        <w:t>segundas celdas</w:t>
      </w:r>
      <w:r w:rsidR="004C33F6">
        <w:t xml:space="preserve"> del área de detalle</w:t>
      </w:r>
      <w:r w:rsidRPr="001501FA">
        <w:t xml:space="preserve">, reconocimiento de texto </w:t>
      </w:r>
      <w:r w:rsidR="004C33F6">
        <w:t xml:space="preserve">de las celdas detectadas </w:t>
      </w:r>
      <w:r w:rsidRPr="001501FA">
        <w:t>y almacenamiento estructurado de datos.</w:t>
      </w:r>
    </w:p>
    <w:p w14:paraId="328F3490" w14:textId="6337DE77" w:rsidR="004C33F6" w:rsidRPr="00875003" w:rsidRDefault="00875003" w:rsidP="00256983">
      <w:r>
        <w:t xml:space="preserve">Podemos aprecias los diferentes procesos simplificados en la </w:t>
      </w:r>
      <w:r>
        <w:fldChar w:fldCharType="begin"/>
      </w:r>
      <w:r>
        <w:instrText xml:space="preserve"> REF _Ref197847865 \h </w:instrText>
      </w:r>
      <w:r>
        <w:fldChar w:fldCharType="separate"/>
      </w:r>
      <w:r w:rsidR="00C9395B" w:rsidRPr="00A23A9A">
        <w:t xml:space="preserve">Figura </w:t>
      </w:r>
      <w:r w:rsidR="00C9395B">
        <w:rPr>
          <w:noProof/>
        </w:rPr>
        <w:t>24</w:t>
      </w:r>
      <w:r>
        <w:fldChar w:fldCharType="end"/>
      </w:r>
      <w:r>
        <w:t>.</w:t>
      </w:r>
      <w:r w:rsidR="002A7E0C">
        <w:t xml:space="preserve"> La imagen es capturada mediante el móvil Android</w:t>
      </w:r>
      <w:r w:rsidR="004C33F6">
        <w:t xml:space="preserve"> desde su cámara trasera</w:t>
      </w:r>
      <w:r w:rsidR="002A7E0C">
        <w:t>, esta luego es procesada por la primera capa YoloV5 que detecta las áreas generales, posterior a esa</w:t>
      </w:r>
      <w:r w:rsidR="004C33F6">
        <w:t>,</w:t>
      </w:r>
      <w:r w:rsidR="002A7E0C">
        <w:t xml:space="preserve"> esta </w:t>
      </w:r>
      <w:r w:rsidR="004C33F6">
        <w:t xml:space="preserve">obtiene el </w:t>
      </w:r>
      <w:r w:rsidR="002A7E0C">
        <w:t xml:space="preserve">área </w:t>
      </w:r>
      <w:r w:rsidR="004C33F6">
        <w:t xml:space="preserve">de </w:t>
      </w:r>
      <w:r w:rsidR="002A7E0C">
        <w:t>detalle es</w:t>
      </w:r>
      <w:r w:rsidR="004C33F6">
        <w:t>ta es</w:t>
      </w:r>
      <w:r w:rsidR="002A7E0C">
        <w:t xml:space="preserve"> enviada a </w:t>
      </w:r>
      <w:r w:rsidR="00092B3B">
        <w:t>otra</w:t>
      </w:r>
      <w:r w:rsidR="002A7E0C">
        <w:t xml:space="preserve"> capa YoloV5 donde esta es subdividida en subsecciones, cantidad, detalle, precioUnit y precioTotal, celda por celda, </w:t>
      </w:r>
      <w:r w:rsidR="004C33F6">
        <w:t xml:space="preserve">estas celdas son </w:t>
      </w:r>
      <w:r w:rsidR="002A7E0C">
        <w:t xml:space="preserve">enviadas a la CRNN para la detección del texto manuscrito </w:t>
      </w:r>
      <w:r w:rsidR="004C33F6">
        <w:t>y devuelta como datos digitales</w:t>
      </w:r>
      <w:r w:rsidR="002A7E0C">
        <w:t xml:space="preserve">, </w:t>
      </w:r>
      <w:r w:rsidR="004C33F6">
        <w:t xml:space="preserve">este se envía a </w:t>
      </w:r>
      <w:r w:rsidR="002A7E0C">
        <w:t xml:space="preserve"> un diccionario de palabras para la corrección de las palabras, y </w:t>
      </w:r>
      <w:r w:rsidR="004C33F6">
        <w:t xml:space="preserve">aprovechamos la detección de Yolov5 de las coordenadas </w:t>
      </w:r>
      <w:r w:rsidR="002A7E0C">
        <w:t xml:space="preserve">usando </w:t>
      </w:r>
      <w:r w:rsidR="004C33F6">
        <w:t xml:space="preserve">promedios se generan </w:t>
      </w:r>
      <w:r w:rsidR="002A7E0C">
        <w:t xml:space="preserve">las posiciones </w:t>
      </w:r>
      <w:r w:rsidR="004C33F6">
        <w:t>una vez se determina el las posiciones estas se almacenan en una matriz</w:t>
      </w:r>
      <w:r w:rsidR="002A7E0C">
        <w:t>, para su posterior almacenamiento en SQLite.</w:t>
      </w:r>
    </w:p>
    <w:p w14:paraId="51D2D700" w14:textId="77CB739C" w:rsidR="004F1762" w:rsidRPr="004F1762" w:rsidRDefault="004F1762" w:rsidP="008545FD">
      <w:pPr>
        <w:pStyle w:val="Esetilofigura"/>
      </w:pPr>
      <w:bookmarkStart w:id="650" w:name="_Ref197847865"/>
      <w:bookmarkStart w:id="651" w:name="_Toc199533487"/>
      <w:bookmarkStart w:id="652" w:name="_Toc201090388"/>
      <w:r w:rsidRPr="00A23A9A">
        <w:lastRenderedPageBreak/>
        <w:t xml:space="preserve">Figura </w:t>
      </w:r>
      <w:r w:rsidR="00133DB9">
        <w:fldChar w:fldCharType="begin"/>
      </w:r>
      <w:r w:rsidR="00133DB9">
        <w:instrText xml:space="preserve"> SEQ Figura \* ARABIC </w:instrText>
      </w:r>
      <w:r w:rsidR="00133DB9">
        <w:fldChar w:fldCharType="separate"/>
      </w:r>
      <w:r w:rsidR="00C9395B">
        <w:rPr>
          <w:noProof/>
        </w:rPr>
        <w:t>24</w:t>
      </w:r>
      <w:r w:rsidR="00133DB9">
        <w:rPr>
          <w:noProof/>
        </w:rPr>
        <w:fldChar w:fldCharType="end"/>
      </w:r>
      <w:bookmarkEnd w:id="650"/>
      <w:r w:rsidRPr="004F1762">
        <w:br/>
      </w:r>
      <w:r w:rsidRPr="00D02705">
        <w:rPr>
          <w:b w:val="0"/>
          <w:bCs w:val="0"/>
          <w:i/>
          <w:iCs/>
        </w:rPr>
        <w:t>Diseño de aplicación</w:t>
      </w:r>
      <w:bookmarkEnd w:id="651"/>
      <w:bookmarkEnd w:id="652"/>
    </w:p>
    <w:tbl>
      <w:tblPr>
        <w:tblStyle w:val="Tablaconcuadrcula"/>
        <w:tblpPr w:leftFromText="141" w:rightFromText="141" w:vertAnchor="text" w:horzAnchor="page" w:tblpXSpec="center" w:tblpYSpec="bottom"/>
        <w:tblW w:w="0" w:type="auto"/>
        <w:tblLook w:val="04A0" w:firstRow="1" w:lastRow="0" w:firstColumn="1" w:lastColumn="0" w:noHBand="0" w:noVBand="1"/>
      </w:tblPr>
      <w:tblGrid>
        <w:gridCol w:w="8935"/>
      </w:tblGrid>
      <w:tr w:rsidR="00886A3A" w14:paraId="7BDEC81B" w14:textId="77777777" w:rsidTr="00821D74">
        <w:trPr>
          <w:trHeight w:val="6241"/>
        </w:trPr>
        <w:tc>
          <w:tcPr>
            <w:tcW w:w="8935" w:type="dxa"/>
          </w:tcPr>
          <w:p w14:paraId="4BC75A86" w14:textId="2ECA1F75" w:rsidR="00886A3A" w:rsidRDefault="00886A3A" w:rsidP="00886A3A">
            <w:pPr>
              <w:ind w:firstLine="0"/>
            </w:pPr>
            <w:r>
              <w:rPr>
                <w:noProof/>
              </w:rPr>
              <mc:AlternateContent>
                <mc:Choice Requires="wps">
                  <w:drawing>
                    <wp:anchor distT="0" distB="0" distL="114300" distR="114300" simplePos="0" relativeHeight="251660288" behindDoc="0" locked="0" layoutInCell="1" allowOverlap="1" wp14:anchorId="3821BD99" wp14:editId="1AE0878E">
                      <wp:simplePos x="0" y="0"/>
                      <wp:positionH relativeFrom="column">
                        <wp:posOffset>2445385</wp:posOffset>
                      </wp:positionH>
                      <wp:positionV relativeFrom="paragraph">
                        <wp:posOffset>339725</wp:posOffset>
                      </wp:positionV>
                      <wp:extent cx="281940" cy="243840"/>
                      <wp:effectExtent l="0" t="19050" r="41910" b="41910"/>
                      <wp:wrapNone/>
                      <wp:docPr id="29" name="Flecha: a la derecha 29"/>
                      <wp:cNvGraphicFramePr/>
                      <a:graphic xmlns:a="http://schemas.openxmlformats.org/drawingml/2006/main">
                        <a:graphicData uri="http://schemas.microsoft.com/office/word/2010/wordprocessingShape">
                          <wps:wsp>
                            <wps:cNvSpPr/>
                            <wps:spPr>
                              <a:xfrm>
                                <a:off x="0" y="0"/>
                                <a:ext cx="281940" cy="2438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92F99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9" o:spid="_x0000_s1026" type="#_x0000_t13" style="position:absolute;margin-left:192.55pt;margin-top:26.75pt;width:22.2pt;height:19.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" adj="12259" fillcolor="#4472c4 [3204]" strokecolor="#1f3763 [1604]" strokeweight="1pt"/>
                  </w:pict>
                </mc:Fallback>
              </mc:AlternateContent>
            </w:r>
            <w:r>
              <w:t xml:space="preserve">                     </w:t>
            </w:r>
          </w:p>
          <w:p w14:paraId="39E896EE" w14:textId="60F1FCC5" w:rsidR="00886A3A" w:rsidRDefault="00821D74" w:rsidP="00886A3A">
            <w:pPr>
              <w:ind w:firstLine="0"/>
              <w:rPr>
                <w:noProof/>
              </w:rPr>
            </w:pPr>
            <w:r>
              <w:rPr>
                <w:noProof/>
              </w:rPr>
              <w:drawing>
                <wp:anchor distT="0" distB="0" distL="114300" distR="114300" simplePos="0" relativeHeight="251663360" behindDoc="0" locked="0" layoutInCell="1" allowOverlap="1" wp14:anchorId="2CAFB19D" wp14:editId="40AB1866">
                  <wp:simplePos x="0" y="0"/>
                  <wp:positionH relativeFrom="column">
                    <wp:posOffset>1824816</wp:posOffset>
                  </wp:positionH>
                  <wp:positionV relativeFrom="paragraph">
                    <wp:posOffset>79375</wp:posOffset>
                  </wp:positionV>
                  <wp:extent cx="1208867" cy="1208867"/>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208867" cy="120886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464A9E49" wp14:editId="38343AF0">
                  <wp:simplePos x="0" y="0"/>
                  <wp:positionH relativeFrom="column">
                    <wp:posOffset>3751061</wp:posOffset>
                  </wp:positionH>
                  <wp:positionV relativeFrom="paragraph">
                    <wp:posOffset>114242</wp:posOffset>
                  </wp:positionV>
                  <wp:extent cx="1572669" cy="928254"/>
                  <wp:effectExtent l="0" t="0" r="8890" b="5715"/>
                  <wp:wrapNone/>
                  <wp:docPr id="30" name="Imagen 30" descr="Redes neuronales o el arte de imitar el cerebro humano – magiquo creamos  intelig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des neuronales o el arte de imitar el cerebro humano – magiquo creamos  inteligencia"/>
                          <pic:cNvPicPr>
                            <a:picLocks noChangeAspect="1" noChangeArrowheads="1"/>
                          </pic:cNvPicPr>
                        </pic:nvPicPr>
                        <pic:blipFill rotWithShape="1">
                          <a:blip r:embed="rId44">
                            <a:extLst>
                              <a:ext uri="{28A0092B-C50C-407E-A947-70E740481C1C}">
                                <a14:useLocalDpi xmlns:a14="http://schemas.microsoft.com/office/drawing/2010/main" val="0"/>
                              </a:ext>
                            </a:extLst>
                          </a:blip>
                          <a:srcRect t="47177"/>
                          <a:stretch/>
                        </pic:blipFill>
                        <pic:spPr bwMode="auto">
                          <a:xfrm>
                            <a:off x="0" y="0"/>
                            <a:ext cx="1572669" cy="92825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C33F6">
              <w:rPr>
                <w:noProof/>
              </w:rPr>
              <w:drawing>
                <wp:anchor distT="0" distB="0" distL="114300" distR="114300" simplePos="0" relativeHeight="251661312" behindDoc="0" locked="0" layoutInCell="1" allowOverlap="1" wp14:anchorId="2133F660" wp14:editId="4AC0F729">
                  <wp:simplePos x="0" y="0"/>
                  <wp:positionH relativeFrom="column">
                    <wp:posOffset>10583</wp:posOffset>
                  </wp:positionH>
                  <wp:positionV relativeFrom="paragraph">
                    <wp:posOffset>281517</wp:posOffset>
                  </wp:positionV>
                  <wp:extent cx="1244918" cy="828463"/>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244918" cy="8284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F2F08B" w14:textId="5F1E7FCC" w:rsidR="00886A3A" w:rsidRDefault="004C33F6" w:rsidP="00886A3A">
            <w:pPr>
              <w:ind w:firstLine="0"/>
            </w:pPr>
            <w:r>
              <w:rPr>
                <w:noProof/>
              </w:rPr>
              <w:drawing>
                <wp:anchor distT="0" distB="0" distL="114300" distR="114300" simplePos="0" relativeHeight="251671552" behindDoc="0" locked="0" layoutInCell="1" allowOverlap="1" wp14:anchorId="382959DB" wp14:editId="7AE26394">
                  <wp:simplePos x="0" y="0"/>
                  <wp:positionH relativeFrom="column">
                    <wp:posOffset>3358515</wp:posOffset>
                  </wp:positionH>
                  <wp:positionV relativeFrom="paragraph">
                    <wp:posOffset>77999</wp:posOffset>
                  </wp:positionV>
                  <wp:extent cx="237490" cy="243840"/>
                  <wp:effectExtent l="0" t="3175" r="6985" b="6985"/>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rot="16200000">
                            <a:off x="0" y="0"/>
                            <a:ext cx="237490" cy="243840"/>
                          </a:xfrm>
                          <a:prstGeom prst="rect">
                            <a:avLst/>
                          </a:prstGeom>
                          <a:noFill/>
                        </pic:spPr>
                      </pic:pic>
                    </a:graphicData>
                  </a:graphic>
                  <wp14:sizeRelH relativeFrom="page">
                    <wp14:pctWidth>0</wp14:pctWidth>
                  </wp14:sizeRelH>
                  <wp14:sizeRelV relativeFrom="page">
                    <wp14:pctHeight>0</wp14:pctHeight>
                  </wp14:sizeRelV>
                </wp:anchor>
              </w:drawing>
            </w:r>
            <w:r w:rsidR="001501FA">
              <w:rPr>
                <w:noProof/>
              </w:rPr>
              <mc:AlternateContent>
                <mc:Choice Requires="wps">
                  <w:drawing>
                    <wp:anchor distT="0" distB="0" distL="114300" distR="114300" simplePos="0" relativeHeight="251670528" behindDoc="0" locked="0" layoutInCell="1" allowOverlap="1" wp14:anchorId="487E412A" wp14:editId="34E402A4">
                      <wp:simplePos x="0" y="0"/>
                      <wp:positionH relativeFrom="column">
                        <wp:posOffset>1350645</wp:posOffset>
                      </wp:positionH>
                      <wp:positionV relativeFrom="paragraph">
                        <wp:posOffset>23495</wp:posOffset>
                      </wp:positionV>
                      <wp:extent cx="251460" cy="213360"/>
                      <wp:effectExtent l="0" t="19050" r="34290" b="34290"/>
                      <wp:wrapNone/>
                      <wp:docPr id="27" name="Flecha: a la derecha 27"/>
                      <wp:cNvGraphicFramePr/>
                      <a:graphic xmlns:a="http://schemas.openxmlformats.org/drawingml/2006/main">
                        <a:graphicData uri="http://schemas.microsoft.com/office/word/2010/wordprocessingShape">
                          <wps:wsp>
                            <wps:cNvSpPr/>
                            <wps:spPr>
                              <a:xfrm>
                                <a:off x="0" y="0"/>
                                <a:ext cx="251460" cy="2133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8C73C9" id="Flecha: a la derecha 27" o:spid="_x0000_s1026" type="#_x0000_t13" style="position:absolute;margin-left:106.35pt;margin-top:1.85pt;width:19.8pt;height:16.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" adj="12436" fillcolor="#4472c4 [3204]" strokecolor="#1f3763 [1604]" strokeweight="1pt"/>
                  </w:pict>
                </mc:Fallback>
              </mc:AlternateContent>
            </w:r>
          </w:p>
          <w:p w14:paraId="4502D44B" w14:textId="4CFAE00F" w:rsidR="00886A3A" w:rsidRDefault="00886A3A" w:rsidP="00886A3A">
            <w:pPr>
              <w:ind w:firstLine="0"/>
            </w:pPr>
          </w:p>
          <w:p w14:paraId="18972C3F" w14:textId="4F728BA5" w:rsidR="00886A3A" w:rsidRDefault="004C33F6" w:rsidP="00333634">
            <w:pPr>
              <w:ind w:firstLine="0"/>
              <w:jc w:val="center"/>
            </w:pPr>
            <w:r>
              <w:rPr>
                <w:noProof/>
              </w:rPr>
              <mc:AlternateContent>
                <mc:Choice Requires="wps">
                  <w:drawing>
                    <wp:anchor distT="0" distB="0" distL="114300" distR="114300" simplePos="0" relativeHeight="251664384" behindDoc="0" locked="0" layoutInCell="1" allowOverlap="1" wp14:anchorId="1BFC1A74" wp14:editId="279ED430">
                      <wp:simplePos x="0" y="0"/>
                      <wp:positionH relativeFrom="column">
                        <wp:posOffset>4165600</wp:posOffset>
                      </wp:positionH>
                      <wp:positionV relativeFrom="paragraph">
                        <wp:posOffset>294524</wp:posOffset>
                      </wp:positionV>
                      <wp:extent cx="198120" cy="223520"/>
                      <wp:effectExtent l="19050" t="0" r="11430" b="43180"/>
                      <wp:wrapNone/>
                      <wp:docPr id="31" name="Flecha: hacia abajo 31"/>
                      <wp:cNvGraphicFramePr/>
                      <a:graphic xmlns:a="http://schemas.openxmlformats.org/drawingml/2006/main">
                        <a:graphicData uri="http://schemas.microsoft.com/office/word/2010/wordprocessingShape">
                          <wps:wsp>
                            <wps:cNvSpPr/>
                            <wps:spPr>
                              <a:xfrm>
                                <a:off x="0" y="0"/>
                                <a:ext cx="198120" cy="2235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A5DB5E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31" o:spid="_x0000_s1026" type="#_x0000_t67" style="position:absolute;margin-left:328pt;margin-top:23.2pt;width:15.6pt;height:17.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" adj="12027" fillcolor="#4472c4 [3204]" strokecolor="#1f3763 [1604]" strokeweight="1pt"/>
                  </w:pict>
                </mc:Fallback>
              </mc:AlternateContent>
            </w:r>
          </w:p>
          <w:p w14:paraId="7A892F0C" w14:textId="0159AE70" w:rsidR="00886A3A" w:rsidRDefault="00821D74" w:rsidP="00886A3A">
            <w:pPr>
              <w:ind w:firstLine="0"/>
            </w:pPr>
            <w:r>
              <w:rPr>
                <w:noProof/>
              </w:rPr>
              <mc:AlternateContent>
                <mc:Choice Requires="wps">
                  <w:drawing>
                    <wp:anchor distT="0" distB="0" distL="114300" distR="114300" simplePos="0" relativeHeight="251668480" behindDoc="0" locked="0" layoutInCell="1" allowOverlap="1" wp14:anchorId="37770949" wp14:editId="5092FB1F">
                      <wp:simplePos x="0" y="0"/>
                      <wp:positionH relativeFrom="column">
                        <wp:posOffset>439708</wp:posOffset>
                      </wp:positionH>
                      <wp:positionV relativeFrom="paragraph">
                        <wp:posOffset>120649</wp:posOffset>
                      </wp:positionV>
                      <wp:extent cx="464820" cy="553720"/>
                      <wp:effectExtent l="12700" t="25400" r="24130" b="24130"/>
                      <wp:wrapNone/>
                      <wp:docPr id="35" name="Flecha: doblada 35"/>
                      <wp:cNvGraphicFramePr/>
                      <a:graphic xmlns:a="http://schemas.openxmlformats.org/drawingml/2006/main">
                        <a:graphicData uri="http://schemas.microsoft.com/office/word/2010/wordprocessingShape">
                          <wps:wsp>
                            <wps:cNvSpPr/>
                            <wps:spPr>
                              <a:xfrm rot="16200000">
                                <a:off x="0" y="0"/>
                                <a:ext cx="464820" cy="553720"/>
                              </a:xfrm>
                              <a:prstGeom prst="ben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062FDF" id="Flecha: doblada 35" o:spid="_x0000_s1026" style="position:absolute;margin-left:34.6pt;margin-top:9.5pt;width:36.6pt;height:43.6pt;rotation:-90;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464820,553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" path="m,553720l,261461c,149149,91047,58102,203359,58102r145256,1l348615,,464820,116205,348615,232410r,-58102l203359,174308v-48134,,-87154,39020,-87154,87154l116205,553720,,553720xe" fillcolor="#4472c4 [3204]" strokecolor="#1f3763 [1604]" strokeweight="1pt">
                      <v:stroke joinstyle="miter"/>
                      <v:path arrowok="t" o:connecttype="custom" o:connectlocs="0,553720;0,261461;203359,58102;348615,58103;348615,0;464820,116205;348615,232410;348615,174308;203359,174308;116205,261462;116205,553720;0,553720" o:connectangles="0,0,0,0,0,0,0,0,0,0,0,0"/>
                    </v:shape>
                  </w:pict>
                </mc:Fallback>
              </mc:AlternateContent>
            </w:r>
            <w:r>
              <w:rPr>
                <w:noProof/>
              </w:rPr>
              <w:drawing>
                <wp:anchor distT="0" distB="0" distL="114300" distR="114300" simplePos="0" relativeHeight="251666432" behindDoc="0" locked="0" layoutInCell="1" allowOverlap="1" wp14:anchorId="490BB6CC" wp14:editId="52D4831E">
                  <wp:simplePos x="0" y="0"/>
                  <wp:positionH relativeFrom="column">
                    <wp:posOffset>1137574</wp:posOffset>
                  </wp:positionH>
                  <wp:positionV relativeFrom="paragraph">
                    <wp:posOffset>222539</wp:posOffset>
                  </wp:positionV>
                  <wp:extent cx="1463653" cy="1543930"/>
                  <wp:effectExtent l="0" t="0" r="381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463653" cy="15439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2BE688C" wp14:editId="35ECDCA4">
                  <wp:simplePos x="0" y="0"/>
                  <wp:positionH relativeFrom="column">
                    <wp:posOffset>3457863</wp:posOffset>
                  </wp:positionH>
                  <wp:positionV relativeFrom="paragraph">
                    <wp:posOffset>521682</wp:posOffset>
                  </wp:positionV>
                  <wp:extent cx="1200785" cy="1111353"/>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4604" b="39743"/>
                          <a:stretch/>
                        </pic:blipFill>
                        <pic:spPr bwMode="auto">
                          <a:xfrm>
                            <a:off x="0" y="0"/>
                            <a:ext cx="1200785" cy="111135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C33F6">
              <w:rPr>
                <w:noProof/>
              </w:rPr>
              <mc:AlternateContent>
                <mc:Choice Requires="wps">
                  <w:drawing>
                    <wp:anchor distT="0" distB="0" distL="114300" distR="114300" simplePos="0" relativeHeight="251667456" behindDoc="0" locked="0" layoutInCell="1" allowOverlap="1" wp14:anchorId="6F20D2B7" wp14:editId="7A658FE9">
                      <wp:simplePos x="0" y="0"/>
                      <wp:positionH relativeFrom="column">
                        <wp:posOffset>2724785</wp:posOffset>
                      </wp:positionH>
                      <wp:positionV relativeFrom="paragraph">
                        <wp:posOffset>407247</wp:posOffset>
                      </wp:positionV>
                      <wp:extent cx="274320" cy="243840"/>
                      <wp:effectExtent l="19050" t="19050" r="11430" b="41910"/>
                      <wp:wrapNone/>
                      <wp:docPr id="34" name="Flecha: hacia la izquierda 34"/>
                      <wp:cNvGraphicFramePr/>
                      <a:graphic xmlns:a="http://schemas.openxmlformats.org/drawingml/2006/main">
                        <a:graphicData uri="http://schemas.microsoft.com/office/word/2010/wordprocessingShape">
                          <wps:wsp>
                            <wps:cNvSpPr/>
                            <wps:spPr>
                              <a:xfrm>
                                <a:off x="0" y="0"/>
                                <a:ext cx="274320" cy="24384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CA219A9"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34" o:spid="_x0000_s1026" type="#_x0000_t66" style="position:absolute;margin-left:214.55pt;margin-top:32.05pt;width:21.6pt;height:19.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" adj="9600" fillcolor="#4472c4 [3204]" strokecolor="#1f3763 [1604]" strokeweight="1pt"/>
                  </w:pict>
                </mc:Fallback>
              </mc:AlternateContent>
            </w:r>
          </w:p>
        </w:tc>
      </w:tr>
    </w:tbl>
    <w:p w14:paraId="5FD4270B" w14:textId="318AA67A" w:rsidR="00233F21" w:rsidRDefault="00233F21" w:rsidP="009D4DDE">
      <w:pPr>
        <w:pStyle w:val="Ttulo2"/>
      </w:pPr>
      <w:bookmarkStart w:id="653" w:name="_Toc199518033"/>
      <w:bookmarkStart w:id="654" w:name="_Toc199533438"/>
      <w:bookmarkStart w:id="655" w:name="_Toc199587848"/>
      <w:bookmarkStart w:id="656" w:name="_Toc201090318"/>
      <w:r>
        <w:t>FASE DE PRODUCCION</w:t>
      </w:r>
      <w:bookmarkEnd w:id="653"/>
      <w:bookmarkEnd w:id="654"/>
      <w:bookmarkEnd w:id="655"/>
      <w:bookmarkEnd w:id="656"/>
    </w:p>
    <w:p w14:paraId="63330842" w14:textId="52131E17" w:rsidR="00541C65" w:rsidRDefault="00541C65" w:rsidP="001501FA">
      <w:r>
        <w:t>En esta fase se lleva a cabo el desarrollo funcional completo de la aplicación móvil, aplicando todos los requisitos funcionales y no funcionales definidos en las entapas previas.</w:t>
      </w:r>
    </w:p>
    <w:p w14:paraId="42763B30" w14:textId="42666BA1" w:rsidR="00541C65" w:rsidRDefault="00541C65" w:rsidP="001501FA">
      <w:r>
        <w:t>Durante esta fase, se implementa tanto las funcionalidades esenciales como las complementarias del sistema, entre ellas destacan la captura de notas manuscritas a través de la cámara, la detección automática de secciones clave con YOLOv5, el reconocimiento de texto manuscrito mediante CRNN, el almacenamiento mediante SQLite y generación de reportes y notas de venta exportables.</w:t>
      </w:r>
    </w:p>
    <w:p w14:paraId="3E67B40F" w14:textId="51A32236" w:rsidR="00C71DAC" w:rsidRDefault="00C71DAC" w:rsidP="00DE0866">
      <w:pPr>
        <w:pStyle w:val="Ttulo3"/>
      </w:pPr>
      <w:bookmarkStart w:id="657" w:name="_Toc199518034"/>
      <w:bookmarkStart w:id="658" w:name="_Toc199533439"/>
      <w:bookmarkStart w:id="659" w:name="_Toc199587849"/>
      <w:bookmarkStart w:id="660" w:name="_Toc201090319"/>
      <w:r>
        <w:lastRenderedPageBreak/>
        <w:t xml:space="preserve">Iteración </w:t>
      </w:r>
      <w:r w:rsidR="008F304D">
        <w:t>1.</w:t>
      </w:r>
      <w:bookmarkEnd w:id="657"/>
      <w:bookmarkEnd w:id="658"/>
      <w:bookmarkEnd w:id="659"/>
      <w:bookmarkEnd w:id="660"/>
    </w:p>
    <w:p w14:paraId="2D81183B" w14:textId="6F23DA63" w:rsidR="00C71DAC" w:rsidRDefault="005811F9" w:rsidP="000E514B">
      <w:pPr>
        <w:pStyle w:val="Ttulo4"/>
      </w:pPr>
      <w:bookmarkStart w:id="661" w:name="_Toc199587850"/>
      <w:bookmarkStart w:id="662" w:name="_Toc201090320"/>
      <w:r>
        <w:t xml:space="preserve">Captura </w:t>
      </w:r>
      <w:r w:rsidR="008F304D">
        <w:t xml:space="preserve">De </w:t>
      </w:r>
      <w:r w:rsidR="00F04C4F">
        <w:t>Datos</w:t>
      </w:r>
      <w:r w:rsidR="008F304D">
        <w:t>.</w:t>
      </w:r>
      <w:bookmarkEnd w:id="661"/>
      <w:bookmarkEnd w:id="662"/>
    </w:p>
    <w:p w14:paraId="242AB926" w14:textId="6337C83E" w:rsidR="009F5716" w:rsidRPr="009F5716" w:rsidRDefault="009F5716" w:rsidP="009F5716">
      <w:r w:rsidRPr="009F5716">
        <w:t>En esta etapa se procede a la recolección de la mayor cantidad posible de notas de venta manuscritas</w:t>
      </w:r>
      <w:r w:rsidR="00092B3B">
        <w:t xml:space="preserve"> como se ve en la </w:t>
      </w:r>
      <w:r w:rsidR="00092B3B">
        <w:fldChar w:fldCharType="begin"/>
      </w:r>
      <w:r w:rsidR="00092B3B">
        <w:instrText xml:space="preserve"> REF _Ref197847946 \h </w:instrText>
      </w:r>
      <w:r w:rsidR="00092B3B">
        <w:fldChar w:fldCharType="separate"/>
      </w:r>
      <w:r w:rsidR="00C9395B" w:rsidRPr="00A23A9A">
        <w:t xml:space="preserve">Figura </w:t>
      </w:r>
      <w:r w:rsidR="00C9395B">
        <w:rPr>
          <w:noProof/>
        </w:rPr>
        <w:t>25</w:t>
      </w:r>
      <w:r w:rsidR="00092B3B">
        <w:fldChar w:fldCharType="end"/>
      </w:r>
      <w:r w:rsidRPr="009F5716">
        <w:t>, que servirán como base para el entrenamiento del modelo de reconocimiento de texto.</w:t>
      </w:r>
    </w:p>
    <w:p w14:paraId="3194E720" w14:textId="241BFAA3" w:rsidR="00875003" w:rsidRPr="00875003" w:rsidRDefault="009F5716" w:rsidP="00092B3B">
      <w:r w:rsidRPr="009F5716">
        <w:t>Las notas recolectadas serán digitalizadas y etiquetadas adecuadamente para su posterior uso en el proceso de entrenamiento. Este conjunto de datos representa una parte crucial del proyecto, ya que impacta directamente en la capacidad del sistema para generalizar ante nuevas entradas.</w:t>
      </w:r>
    </w:p>
    <w:p w14:paraId="5C68EB0C" w14:textId="3B2104A8" w:rsidR="00846418" w:rsidRPr="00846418" w:rsidRDefault="00846418" w:rsidP="008545FD">
      <w:pPr>
        <w:pStyle w:val="Esetilofigura"/>
      </w:pPr>
      <w:bookmarkStart w:id="663" w:name="_Ref197847946"/>
      <w:bookmarkStart w:id="664" w:name="_Toc199533488"/>
      <w:bookmarkStart w:id="665" w:name="_Toc201090389"/>
      <w:r w:rsidRPr="00A23A9A">
        <w:t xml:space="preserve">Figura </w:t>
      </w:r>
      <w:r w:rsidR="00133DB9">
        <w:fldChar w:fldCharType="begin"/>
      </w:r>
      <w:r w:rsidR="00133DB9">
        <w:instrText xml:space="preserve"> SEQ Figura \* ARABIC </w:instrText>
      </w:r>
      <w:r w:rsidR="00133DB9">
        <w:fldChar w:fldCharType="separate"/>
      </w:r>
      <w:r w:rsidR="00C9395B">
        <w:rPr>
          <w:noProof/>
        </w:rPr>
        <w:t>25</w:t>
      </w:r>
      <w:r w:rsidR="00133DB9">
        <w:rPr>
          <w:noProof/>
        </w:rPr>
        <w:fldChar w:fldCharType="end"/>
      </w:r>
      <w:bookmarkEnd w:id="663"/>
      <w:r w:rsidRPr="00846418">
        <w:br/>
      </w:r>
      <w:r w:rsidRPr="00D02705">
        <w:rPr>
          <w:b w:val="0"/>
          <w:bCs w:val="0"/>
          <w:i/>
          <w:iCs/>
        </w:rPr>
        <w:t>Notas de venta</w:t>
      </w:r>
      <w:bookmarkEnd w:id="664"/>
      <w:r w:rsidR="00F04C4F" w:rsidRPr="00D02705">
        <w:rPr>
          <w:b w:val="0"/>
          <w:bCs w:val="0"/>
          <w:i/>
          <w:iCs/>
        </w:rPr>
        <w:t>, recibos de venta</w:t>
      </w:r>
      <w:bookmarkEnd w:id="665"/>
    </w:p>
    <w:p w14:paraId="01C1F052" w14:textId="2707EBFA" w:rsidR="002F0BA9" w:rsidRDefault="005811F9" w:rsidP="00092B3B">
      <w:pPr>
        <w:spacing w:after="0" w:line="240" w:lineRule="auto"/>
        <w:ind w:firstLine="0"/>
        <w:jc w:val="center"/>
        <w:rPr>
          <w:noProof/>
        </w:rPr>
      </w:pPr>
      <w:r>
        <w:rPr>
          <w:noProof/>
        </w:rPr>
        <w:drawing>
          <wp:inline distT="0" distB="0" distL="0" distR="0" wp14:anchorId="0182F310" wp14:editId="14FE026F">
            <wp:extent cx="3544011" cy="3249930"/>
            <wp:effectExtent l="152400" t="114300" r="151765" b="14097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9">
                      <a:extLst>
                        <a:ext uri="{28A0092B-C50C-407E-A947-70E740481C1C}">
                          <a14:useLocalDpi xmlns:a14="http://schemas.microsoft.com/office/drawing/2010/main" val="0"/>
                        </a:ext>
                      </a:extLst>
                    </a:blip>
                    <a:srcRect t="27960" b="20456"/>
                    <a:stretch/>
                  </pic:blipFill>
                  <pic:spPr bwMode="auto">
                    <a:xfrm>
                      <a:off x="0" y="0"/>
                      <a:ext cx="3570733" cy="32744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F151595" w14:textId="21ACA39C" w:rsidR="007708D4" w:rsidRDefault="007708D4" w:rsidP="007708D4">
      <w:pPr>
        <w:rPr>
          <w:noProof/>
        </w:rPr>
      </w:pPr>
      <w:r>
        <w:rPr>
          <w:noProof/>
        </w:rPr>
        <w:lastRenderedPageBreak/>
        <w:t>Las imágenes capturadas fueron organizadas de manera sistemática en una carpeta específica, con el propósito de facilitar su procesamiento y posterior etiquetado. Esta organización permite una mejor gestión del dataset durante las fases de entrenamiento, validación y prueba del modelo de Deep Learning.</w:t>
      </w:r>
    </w:p>
    <w:p w14:paraId="4573EC86" w14:textId="3FCCE23A" w:rsidR="005811F9" w:rsidRDefault="007708D4" w:rsidP="007708D4">
      <w:pPr>
        <w:rPr>
          <w:noProof/>
        </w:rPr>
      </w:pPr>
      <w:r>
        <w:rPr>
          <w:noProof/>
        </w:rPr>
        <w:t xml:space="preserve">En la </w:t>
      </w:r>
      <w:r>
        <w:rPr>
          <w:noProof/>
        </w:rPr>
        <w:fldChar w:fldCharType="begin"/>
      </w:r>
      <w:r>
        <w:rPr>
          <w:noProof/>
        </w:rPr>
        <w:instrText xml:space="preserve"> REF _Ref197847977 \h </w:instrText>
      </w:r>
      <w:r>
        <w:rPr>
          <w:noProof/>
        </w:rPr>
      </w:r>
      <w:r>
        <w:rPr>
          <w:noProof/>
        </w:rPr>
        <w:fldChar w:fldCharType="separate"/>
      </w:r>
      <w:r w:rsidR="00C9395B" w:rsidRPr="00A23A9A">
        <w:t xml:space="preserve">Figura </w:t>
      </w:r>
      <w:r w:rsidR="00C9395B">
        <w:rPr>
          <w:noProof/>
        </w:rPr>
        <w:t>26</w:t>
      </w:r>
      <w:r>
        <w:rPr>
          <w:noProof/>
        </w:rPr>
        <w:fldChar w:fldCharType="end"/>
      </w:r>
      <w:r>
        <w:rPr>
          <w:noProof/>
        </w:rPr>
        <w:t xml:space="preserve"> se puede observar una vista general de la estructura de la carpeta que contiene las imágenes recopiladas</w:t>
      </w:r>
      <w:r w:rsidR="00F04C4F">
        <w:rPr>
          <w:noProof/>
        </w:rPr>
        <w:t>, la mayor</w:t>
      </w:r>
      <w:r w:rsidR="00A9045F">
        <w:rPr>
          <w:noProof/>
        </w:rPr>
        <w:t>í</w:t>
      </w:r>
      <w:r w:rsidR="00F04C4F">
        <w:rPr>
          <w:noProof/>
        </w:rPr>
        <w:t>a de los recibos eran las copias, se efectu</w:t>
      </w:r>
      <w:r w:rsidR="00A9045F">
        <w:rPr>
          <w:noProof/>
        </w:rPr>
        <w:t>ó</w:t>
      </w:r>
      <w:r w:rsidR="00F04C4F">
        <w:rPr>
          <w:noProof/>
        </w:rPr>
        <w:t xml:space="preserve"> una edicion con filtros para documentos que añaden mas claridad a letras, con fondos mas claros y se recorto el area de interes, tambien se redimensiono a 960</w:t>
      </w:r>
      <w:r w:rsidR="00A9045F">
        <w:rPr>
          <w:noProof/>
        </w:rPr>
        <w:t xml:space="preserve"> x </w:t>
      </w:r>
      <w:r w:rsidR="00F04C4F">
        <w:rPr>
          <w:noProof/>
        </w:rPr>
        <w:t>960 para un tamaño ideal para la generaci</w:t>
      </w:r>
      <w:r w:rsidR="00D30D4F">
        <w:rPr>
          <w:noProof/>
        </w:rPr>
        <w:t>ó</w:t>
      </w:r>
      <w:r w:rsidR="00F04C4F">
        <w:rPr>
          <w:noProof/>
        </w:rPr>
        <w:t>n del dataset, se excluyeron aquellas que ten</w:t>
      </w:r>
      <w:r w:rsidR="00D30D4F">
        <w:rPr>
          <w:noProof/>
        </w:rPr>
        <w:t>í</w:t>
      </w:r>
      <w:r w:rsidR="00F04C4F">
        <w:rPr>
          <w:noProof/>
        </w:rPr>
        <w:t xml:space="preserve">an letras ilegibles </w:t>
      </w:r>
      <w:r w:rsidR="00D30D4F">
        <w:rPr>
          <w:noProof/>
        </w:rPr>
        <w:t>a simple vista</w:t>
      </w:r>
      <w:r w:rsidR="00F04C4F">
        <w:rPr>
          <w:noProof/>
        </w:rPr>
        <w:t>, y tenian colores de tinta muy dificiles de contrastar con los filtros y los que tenian manchas muy fuertes en gran parte del recibo</w:t>
      </w:r>
      <w:r w:rsidR="00C9101E">
        <w:rPr>
          <w:noProof/>
        </w:rPr>
        <w:t>, tambien se excluyo a los que no tenian las colum</w:t>
      </w:r>
      <w:r w:rsidR="00D30D4F">
        <w:rPr>
          <w:noProof/>
        </w:rPr>
        <w:t>na</w:t>
      </w:r>
      <w:r w:rsidR="00C9101E">
        <w:rPr>
          <w:noProof/>
        </w:rPr>
        <w:t xml:space="preserve">s completas o </w:t>
      </w:r>
      <w:r w:rsidR="00C9101E">
        <w:t>carec</w:t>
      </w:r>
      <w:r w:rsidR="00D30D4F">
        <w:t>í</w:t>
      </w:r>
      <w:r w:rsidR="00C9101E">
        <w:t>an</w:t>
      </w:r>
      <w:r w:rsidR="00C9101E">
        <w:rPr>
          <w:noProof/>
        </w:rPr>
        <w:t xml:space="preserve"> de datos manuscritos</w:t>
      </w:r>
      <w:r>
        <w:rPr>
          <w:noProof/>
        </w:rPr>
        <w:t>.</w:t>
      </w:r>
    </w:p>
    <w:p w14:paraId="1119002B" w14:textId="1298C1AE" w:rsidR="00A23A9A" w:rsidRDefault="00A23A9A" w:rsidP="008545FD">
      <w:pPr>
        <w:pStyle w:val="Esetilofigura"/>
        <w:rPr>
          <w:i/>
          <w:iCs/>
        </w:rPr>
      </w:pPr>
      <w:bookmarkStart w:id="666" w:name="_Ref197847977"/>
      <w:bookmarkStart w:id="667" w:name="_Toc199533489"/>
      <w:bookmarkStart w:id="668" w:name="_Toc201090390"/>
      <w:r w:rsidRPr="00A23A9A">
        <w:t xml:space="preserve">Figura </w:t>
      </w:r>
      <w:r w:rsidR="00133DB9">
        <w:fldChar w:fldCharType="begin"/>
      </w:r>
      <w:r w:rsidR="00133DB9">
        <w:instrText xml:space="preserve"> SEQ Figura \* ARABIC </w:instrText>
      </w:r>
      <w:r w:rsidR="00133DB9">
        <w:fldChar w:fldCharType="separate"/>
      </w:r>
      <w:r w:rsidR="00C9395B">
        <w:rPr>
          <w:noProof/>
        </w:rPr>
        <w:t>26</w:t>
      </w:r>
      <w:r w:rsidR="00133DB9">
        <w:rPr>
          <w:noProof/>
        </w:rPr>
        <w:fldChar w:fldCharType="end"/>
      </w:r>
      <w:bookmarkEnd w:id="666"/>
      <w:r w:rsidRPr="00846418">
        <w:br/>
      </w:r>
      <w:r w:rsidRPr="00D02705">
        <w:rPr>
          <w:b w:val="0"/>
          <w:bCs w:val="0"/>
          <w:i/>
          <w:iCs/>
        </w:rPr>
        <w:t>Notas de venta capturadas</w:t>
      </w:r>
      <w:bookmarkEnd w:id="667"/>
      <w:bookmarkEnd w:id="668"/>
    </w:p>
    <w:p w14:paraId="2F9E5E77" w14:textId="66B43F59" w:rsidR="005811F9" w:rsidRPr="002F0BA9" w:rsidRDefault="00A23A9A" w:rsidP="00D02705">
      <w:pPr>
        <w:pStyle w:val="Esetilofigura"/>
        <w:jc w:val="center"/>
      </w:pPr>
      <w:r>
        <w:rPr>
          <w:noProof/>
        </w:rPr>
        <w:drawing>
          <wp:inline distT="0" distB="0" distL="0" distR="0" wp14:anchorId="6193B98A" wp14:editId="4064A870">
            <wp:extent cx="3724063" cy="2383872"/>
            <wp:effectExtent l="190500" t="171450" r="200660" b="18796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r="2637"/>
                    <a:stretch/>
                  </pic:blipFill>
                  <pic:spPr bwMode="auto">
                    <a:xfrm>
                      <a:off x="0" y="0"/>
                      <a:ext cx="3752064" cy="240179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39D7D694" w14:textId="5F6E7FBB" w:rsidR="00C02F76" w:rsidRDefault="00C02F76" w:rsidP="000E514B">
      <w:pPr>
        <w:pStyle w:val="Ttulo4"/>
      </w:pPr>
      <w:bookmarkStart w:id="669" w:name="_Toc199587851"/>
      <w:bookmarkStart w:id="670" w:name="_Toc201090321"/>
      <w:r>
        <w:lastRenderedPageBreak/>
        <w:t xml:space="preserve">Códigos Python </w:t>
      </w:r>
      <w:r w:rsidR="008F304D">
        <w:t>Para Tratar Las Capturas.</w:t>
      </w:r>
      <w:bookmarkEnd w:id="669"/>
      <w:bookmarkEnd w:id="670"/>
    </w:p>
    <w:p w14:paraId="4C5AA949" w14:textId="7D556F4B" w:rsidR="00875003" w:rsidRPr="00875003" w:rsidRDefault="00875003" w:rsidP="00875003">
      <w:pPr>
        <w:rPr>
          <w:noProof/>
        </w:rPr>
      </w:pPr>
      <w:r>
        <w:rPr>
          <w:noProof/>
        </w:rPr>
        <w:t>Se diseñ</w:t>
      </w:r>
      <w:r w:rsidR="00A81451">
        <w:rPr>
          <w:noProof/>
        </w:rPr>
        <w:t>a</w:t>
      </w:r>
      <w:r>
        <w:rPr>
          <w:noProof/>
        </w:rPr>
        <w:t xml:space="preserve"> un código que permita capturar las áreas de interes para el entrenamiento de YoloV5 para reducir consumo y potencia de computo como </w:t>
      </w:r>
      <w:r w:rsidR="00A81451">
        <w:rPr>
          <w:noProof/>
        </w:rPr>
        <w:t>muestra</w:t>
      </w:r>
      <w:r>
        <w:rPr>
          <w:noProof/>
        </w:rPr>
        <w:t xml:space="preserve"> en la </w:t>
      </w:r>
      <w:r>
        <w:rPr>
          <w:noProof/>
        </w:rPr>
        <w:fldChar w:fldCharType="begin"/>
      </w:r>
      <w:r>
        <w:rPr>
          <w:noProof/>
        </w:rPr>
        <w:instrText xml:space="preserve"> REF _Ref197848013 \h </w:instrText>
      </w:r>
      <w:r>
        <w:rPr>
          <w:noProof/>
        </w:rPr>
      </w:r>
      <w:r>
        <w:rPr>
          <w:noProof/>
        </w:rPr>
        <w:fldChar w:fldCharType="separate"/>
      </w:r>
      <w:r w:rsidR="00C9395B" w:rsidRPr="00A23A9A">
        <w:t xml:space="preserve">Figura </w:t>
      </w:r>
      <w:r w:rsidR="00C9395B">
        <w:rPr>
          <w:noProof/>
        </w:rPr>
        <w:t>27</w:t>
      </w:r>
      <w:r>
        <w:rPr>
          <w:noProof/>
        </w:rPr>
        <w:fldChar w:fldCharType="end"/>
      </w:r>
      <w:r w:rsidR="00A81451">
        <w:rPr>
          <w:noProof/>
        </w:rPr>
        <w:t xml:space="preserve">. Son cuatro áreas de interes, </w:t>
      </w:r>
      <w:r w:rsidR="00C9101E">
        <w:rPr>
          <w:noProof/>
        </w:rPr>
        <w:t>fecha</w:t>
      </w:r>
      <w:r w:rsidR="00A81451">
        <w:rPr>
          <w:noProof/>
        </w:rPr>
        <w:t xml:space="preserve">, el numero de serie que llevan impreso en la nota de venta, </w:t>
      </w:r>
      <w:r w:rsidR="00C9101E">
        <w:rPr>
          <w:noProof/>
        </w:rPr>
        <w:t>cliente referido en la nota de venta</w:t>
      </w:r>
      <w:r w:rsidR="00A81451">
        <w:rPr>
          <w:noProof/>
        </w:rPr>
        <w:t xml:space="preserve"> y el area mas importante </w:t>
      </w:r>
      <w:r w:rsidR="00C9101E">
        <w:rPr>
          <w:noProof/>
        </w:rPr>
        <w:t>de</w:t>
      </w:r>
      <w:r w:rsidR="00A81451">
        <w:rPr>
          <w:noProof/>
        </w:rPr>
        <w:t xml:space="preserve"> detalla la venta,</w:t>
      </w:r>
      <w:r w:rsidR="00C9101E">
        <w:rPr>
          <w:noProof/>
        </w:rPr>
        <w:t xml:space="preserve"> donde se encuentra</w:t>
      </w:r>
      <w:r w:rsidR="00A81451">
        <w:rPr>
          <w:noProof/>
        </w:rPr>
        <w:t xml:space="preserve"> la cantidad, nombre del producto, su precio unitario y su precio de cobro</w:t>
      </w:r>
      <w:r w:rsidR="00C9101E">
        <w:rPr>
          <w:noProof/>
        </w:rPr>
        <w:t>, haciendo uso del lenguaje python generamos recuadros que se caputan para generar las áreas los boundingbox para el entrenamiento, las áreas capturadas son las que contiene algun valor, se excluyo las áreas sin informacion.</w:t>
      </w:r>
    </w:p>
    <w:p w14:paraId="6FF21257" w14:textId="0784961C" w:rsidR="00A23A9A" w:rsidRDefault="00A23A9A" w:rsidP="008545FD">
      <w:pPr>
        <w:pStyle w:val="Esetilofigura"/>
      </w:pPr>
      <w:bookmarkStart w:id="671" w:name="_Ref197848013"/>
      <w:bookmarkStart w:id="672" w:name="_Toc199533490"/>
      <w:bookmarkStart w:id="673" w:name="_Toc201090391"/>
      <w:r w:rsidRPr="00A23A9A">
        <w:t xml:space="preserve">Figura </w:t>
      </w:r>
      <w:r w:rsidR="00133DB9">
        <w:fldChar w:fldCharType="begin"/>
      </w:r>
      <w:r w:rsidR="00133DB9">
        <w:instrText xml:space="preserve"> SEQ Figura \* ARABIC </w:instrText>
      </w:r>
      <w:r w:rsidR="00133DB9">
        <w:fldChar w:fldCharType="separate"/>
      </w:r>
      <w:r w:rsidR="00C9395B">
        <w:rPr>
          <w:noProof/>
        </w:rPr>
        <w:t>27</w:t>
      </w:r>
      <w:r w:rsidR="00133DB9">
        <w:rPr>
          <w:noProof/>
        </w:rPr>
        <w:fldChar w:fldCharType="end"/>
      </w:r>
      <w:bookmarkEnd w:id="671"/>
      <w:r w:rsidRPr="00846418">
        <w:br/>
      </w:r>
      <w:r w:rsidRPr="00D02705">
        <w:rPr>
          <w:b w:val="0"/>
          <w:bCs w:val="0"/>
          <w:i/>
          <w:iCs/>
        </w:rPr>
        <w:t>Notas de venta</w:t>
      </w:r>
      <w:r w:rsidR="000D0A7D" w:rsidRPr="00D02705">
        <w:rPr>
          <w:b w:val="0"/>
          <w:bCs w:val="0"/>
          <w:i/>
          <w:iCs/>
        </w:rPr>
        <w:t xml:space="preserve"> generación de</w:t>
      </w:r>
      <w:r w:rsidRPr="00D02705">
        <w:rPr>
          <w:b w:val="0"/>
          <w:bCs w:val="0"/>
          <w:i/>
          <w:iCs/>
        </w:rPr>
        <w:t xml:space="preserve"> </w:t>
      </w:r>
      <w:r w:rsidR="000D0A7D" w:rsidRPr="00D02705">
        <w:rPr>
          <w:b w:val="0"/>
          <w:bCs w:val="0"/>
          <w:i/>
          <w:iCs/>
        </w:rPr>
        <w:t>bundingbox para el dataset</w:t>
      </w:r>
      <w:bookmarkEnd w:id="672"/>
      <w:bookmarkEnd w:id="673"/>
    </w:p>
    <w:p w14:paraId="3E7C734B" w14:textId="526C7639" w:rsidR="00DF642D" w:rsidRPr="002F0BA9" w:rsidRDefault="00A23A9A" w:rsidP="00D02705">
      <w:pPr>
        <w:pStyle w:val="Esetilofigura"/>
        <w:jc w:val="center"/>
      </w:pPr>
      <w:r>
        <w:rPr>
          <w:noProof/>
        </w:rPr>
        <w:drawing>
          <wp:inline distT="0" distB="0" distL="0" distR="0" wp14:anchorId="5DEBB0B5" wp14:editId="0AB99A02">
            <wp:extent cx="4174846" cy="3446780"/>
            <wp:effectExtent l="190500" t="190500" r="187960" b="19177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229537" cy="349193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B178D82" w14:textId="5903F76E" w:rsidR="005D3223" w:rsidRDefault="005D3223" w:rsidP="005D3223">
      <w:pPr>
        <w:rPr>
          <w:noProof/>
        </w:rPr>
      </w:pPr>
      <w:r>
        <w:rPr>
          <w:noProof/>
        </w:rPr>
        <w:lastRenderedPageBreak/>
        <w:t>El código carga la carpeta de imágenes y crear un archivo csv</w:t>
      </w:r>
      <w:r w:rsidR="002067FF">
        <w:rPr>
          <w:noProof/>
        </w:rPr>
        <w:t xml:space="preserve"> con las coordenadas </w:t>
      </w:r>
      <w:r>
        <w:rPr>
          <w:noProof/>
        </w:rPr>
        <w:t xml:space="preserve"> </w:t>
      </w:r>
      <w:r w:rsidR="00875003">
        <w:rPr>
          <w:noProof/>
        </w:rPr>
        <w:t xml:space="preserve">como se </w:t>
      </w:r>
      <w:r w:rsidR="002067FF">
        <w:rPr>
          <w:noProof/>
        </w:rPr>
        <w:t>muestra</w:t>
      </w:r>
      <w:r w:rsidR="00875003">
        <w:rPr>
          <w:noProof/>
        </w:rPr>
        <w:t xml:space="preserve"> en</w:t>
      </w:r>
      <w:r w:rsidR="002067FF">
        <w:rPr>
          <w:noProof/>
        </w:rPr>
        <w:t xml:space="preserve"> la</w:t>
      </w:r>
      <w:r w:rsidR="00875003">
        <w:rPr>
          <w:noProof/>
        </w:rPr>
        <w:t xml:space="preserve"> </w:t>
      </w:r>
      <w:r w:rsidR="00875003">
        <w:rPr>
          <w:noProof/>
        </w:rPr>
        <w:fldChar w:fldCharType="begin"/>
      </w:r>
      <w:r w:rsidR="00875003">
        <w:rPr>
          <w:noProof/>
        </w:rPr>
        <w:instrText xml:space="preserve"> REF _Ref197848032 \h </w:instrText>
      </w:r>
      <w:r w:rsidR="00875003">
        <w:rPr>
          <w:noProof/>
        </w:rPr>
      </w:r>
      <w:r w:rsidR="00875003">
        <w:rPr>
          <w:noProof/>
        </w:rPr>
        <w:fldChar w:fldCharType="separate"/>
      </w:r>
      <w:r w:rsidR="00C9395B" w:rsidRPr="000D0A7D">
        <w:rPr>
          <w:lang w:val="pt-BR"/>
        </w:rPr>
        <w:t xml:space="preserve">Figura </w:t>
      </w:r>
      <w:r w:rsidR="00C9395B">
        <w:rPr>
          <w:noProof/>
          <w:lang w:val="pt-BR"/>
        </w:rPr>
        <w:t>28</w:t>
      </w:r>
      <w:r w:rsidR="00875003">
        <w:rPr>
          <w:noProof/>
        </w:rPr>
        <w:fldChar w:fldCharType="end"/>
      </w:r>
      <w:r w:rsidR="00875003">
        <w:rPr>
          <w:noProof/>
        </w:rPr>
        <w:t xml:space="preserve">, </w:t>
      </w:r>
      <w:r>
        <w:rPr>
          <w:noProof/>
        </w:rPr>
        <w:t>que</w:t>
      </w:r>
      <w:r w:rsidR="002067FF">
        <w:rPr>
          <w:noProof/>
        </w:rPr>
        <w:t xml:space="preserve"> </w:t>
      </w:r>
      <w:r w:rsidR="00875003">
        <w:rPr>
          <w:noProof/>
        </w:rPr>
        <w:t>posteriormente</w:t>
      </w:r>
      <w:r>
        <w:rPr>
          <w:noProof/>
        </w:rPr>
        <w:t xml:space="preserve"> se utilizara para generar áreas </w:t>
      </w:r>
      <w:r w:rsidR="002067FF">
        <w:rPr>
          <w:noProof/>
        </w:rPr>
        <w:t>a detectar</w:t>
      </w:r>
      <w:r>
        <w:rPr>
          <w:noProof/>
        </w:rPr>
        <w:t>, para el entrenamiento</w:t>
      </w:r>
      <w:r w:rsidR="002067FF">
        <w:rPr>
          <w:noProof/>
        </w:rPr>
        <w:t xml:space="preserve"> en la deteccion de areas</w:t>
      </w:r>
      <w:r>
        <w:rPr>
          <w:noProof/>
        </w:rPr>
        <w:t>, con el respectivo nombre de la imagen.</w:t>
      </w:r>
    </w:p>
    <w:p w14:paraId="36E0D1E8" w14:textId="04E10A1A" w:rsidR="00A23A9A" w:rsidRPr="000D0A7D" w:rsidRDefault="00A23A9A" w:rsidP="008545FD">
      <w:pPr>
        <w:pStyle w:val="Esetilofigura"/>
        <w:rPr>
          <w:lang w:val="pt-BR"/>
        </w:rPr>
      </w:pPr>
      <w:bookmarkStart w:id="674" w:name="_Ref197848032"/>
      <w:bookmarkStart w:id="675" w:name="_Toc199533491"/>
      <w:bookmarkStart w:id="676" w:name="_Toc201090392"/>
      <w:r w:rsidRPr="000D0A7D">
        <w:rPr>
          <w:lang w:val="pt-BR"/>
        </w:rPr>
        <w:t xml:space="preserve">Figura </w:t>
      </w:r>
      <w:r w:rsidRPr="00A23A9A">
        <w:fldChar w:fldCharType="begin"/>
      </w:r>
      <w:r w:rsidRPr="000D0A7D">
        <w:rPr>
          <w:lang w:val="pt-BR"/>
        </w:rPr>
        <w:instrText xml:space="preserve"> SEQ Figura \* ARABIC </w:instrText>
      </w:r>
      <w:r w:rsidRPr="00A23A9A">
        <w:fldChar w:fldCharType="separate"/>
      </w:r>
      <w:r w:rsidR="00C9395B">
        <w:rPr>
          <w:noProof/>
          <w:lang w:val="pt-BR"/>
        </w:rPr>
        <w:t>28</w:t>
      </w:r>
      <w:r w:rsidRPr="00A23A9A">
        <w:fldChar w:fldCharType="end"/>
      </w:r>
      <w:bookmarkEnd w:id="674"/>
      <w:r w:rsidRPr="000D0A7D">
        <w:rPr>
          <w:lang w:val="pt-BR"/>
        </w:rPr>
        <w:br/>
      </w:r>
      <w:r w:rsidR="000D0A7D" w:rsidRPr="00D02705">
        <w:rPr>
          <w:b w:val="0"/>
          <w:bCs w:val="0"/>
          <w:i/>
          <w:iCs/>
          <w:lang w:val="pt-BR"/>
        </w:rPr>
        <w:t>boundingbox csv de áreas para el dataset</w:t>
      </w:r>
      <w:bookmarkEnd w:id="675"/>
      <w:bookmarkEnd w:id="676"/>
    </w:p>
    <w:p w14:paraId="1D68F545" w14:textId="0573F2D3" w:rsidR="005D3223" w:rsidRPr="002F0BA9" w:rsidRDefault="00A23A9A" w:rsidP="00D02705">
      <w:pPr>
        <w:pStyle w:val="Esetilofigura"/>
        <w:jc w:val="center"/>
      </w:pPr>
      <w:r>
        <w:rPr>
          <w:noProof/>
        </w:rPr>
        <w:drawing>
          <wp:inline distT="0" distB="0" distL="0" distR="0" wp14:anchorId="77D74950" wp14:editId="608A04CD">
            <wp:extent cx="5694023" cy="2836718"/>
            <wp:effectExtent l="114300" t="114300" r="116840" b="15430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41154" cy="28601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6005B5" w14:textId="02EB18ED" w:rsidR="005D3223" w:rsidRDefault="00F30EDE" w:rsidP="005D3223">
      <w:pPr>
        <w:rPr>
          <w:noProof/>
        </w:rPr>
      </w:pPr>
      <w:r>
        <w:rPr>
          <w:noProof/>
        </w:rPr>
        <w:t xml:space="preserve">Posteriormente a esto se diseño otro </w:t>
      </w:r>
      <w:r w:rsidR="002067FF">
        <w:rPr>
          <w:noProof/>
        </w:rPr>
        <w:t>script</w:t>
      </w:r>
      <w:r w:rsidR="002067FF">
        <w:rPr>
          <w:rStyle w:val="Refdenotaalpie"/>
          <w:noProof/>
        </w:rPr>
        <w:footnoteReference w:id="20"/>
      </w:r>
      <w:r>
        <w:rPr>
          <w:noProof/>
        </w:rPr>
        <w:t xml:space="preserve"> en python para generar</w:t>
      </w:r>
      <w:r w:rsidR="006B3176">
        <w:rPr>
          <w:noProof/>
        </w:rPr>
        <w:t>, organizar</w:t>
      </w:r>
      <w:r>
        <w:rPr>
          <w:noProof/>
        </w:rPr>
        <w:t xml:space="preserve"> el dataset para el entrenamiento de la red neuronal</w:t>
      </w:r>
      <w:r w:rsidR="00875003">
        <w:rPr>
          <w:noProof/>
        </w:rPr>
        <w:t xml:space="preserve"> como se aprecia en </w:t>
      </w:r>
      <w:r w:rsidR="00875003">
        <w:rPr>
          <w:noProof/>
        </w:rPr>
        <w:fldChar w:fldCharType="begin"/>
      </w:r>
      <w:r w:rsidR="00875003">
        <w:rPr>
          <w:noProof/>
        </w:rPr>
        <w:instrText xml:space="preserve"> REF _Ref197848067 \h </w:instrText>
      </w:r>
      <w:r w:rsidR="00875003">
        <w:rPr>
          <w:noProof/>
        </w:rPr>
      </w:r>
      <w:r w:rsidR="00875003">
        <w:rPr>
          <w:noProof/>
        </w:rPr>
        <w:fldChar w:fldCharType="separate"/>
      </w:r>
      <w:r w:rsidR="00C9395B" w:rsidRPr="00A23A9A">
        <w:t xml:space="preserve">Figura </w:t>
      </w:r>
      <w:r w:rsidR="00C9395B">
        <w:rPr>
          <w:noProof/>
        </w:rPr>
        <w:t>30</w:t>
      </w:r>
      <w:r w:rsidR="00875003">
        <w:rPr>
          <w:noProof/>
        </w:rPr>
        <w:fldChar w:fldCharType="end"/>
      </w:r>
      <w:r w:rsidR="00C9101E">
        <w:rPr>
          <w:noProof/>
        </w:rPr>
        <w:t xml:space="preserve">, el script cuenta con dos partes la primera convierte las cordenadas x1, x2, y1, y2, capturadas estas tiene que convertirse a valores utilizables para los boundiboxes </w:t>
      </w:r>
      <w:r w:rsidR="0059112E">
        <w:rPr>
          <w:noProof/>
        </w:rPr>
        <w:t>como se ve en la ec</w:t>
      </w:r>
      <w:r w:rsidR="009E4CBB">
        <w:rPr>
          <w:noProof/>
        </w:rPr>
        <w:t xml:space="preserve">uacion </w:t>
      </w:r>
      <w:r w:rsidR="009E4CBB">
        <w:rPr>
          <w:noProof/>
        </w:rPr>
        <w:fldChar w:fldCharType="begin"/>
      </w:r>
      <w:r w:rsidR="009E4CBB">
        <w:rPr>
          <w:noProof/>
        </w:rPr>
        <w:instrText xml:space="preserve"> REF _Ref200216313 \h </w:instrText>
      </w:r>
      <w:r w:rsidR="009E4CBB">
        <w:rPr>
          <w:noProof/>
        </w:rPr>
      </w:r>
      <w:r w:rsidR="009E4CBB">
        <w:rPr>
          <w:noProof/>
        </w:rPr>
        <w:fldChar w:fldCharType="separate"/>
      </w:r>
      <w:r w:rsidR="00C9395B">
        <w:t>(</w:t>
      </w:r>
      <w:r w:rsidR="00C9395B">
        <w:rPr>
          <w:noProof/>
        </w:rPr>
        <w:t>9</w:t>
      </w:r>
      <w:r w:rsidR="00C9395B">
        <w:t>)</w:t>
      </w:r>
      <w:r w:rsidR="009E4CBB">
        <w:rPr>
          <w:noProof/>
        </w:rPr>
        <w:fldChar w:fldCharType="end"/>
      </w:r>
      <w:r w:rsidR="009E4CBB">
        <w:rPr>
          <w:noProof/>
        </w:rPr>
        <w:t xml:space="preserve"> y la </w:t>
      </w:r>
      <w:r w:rsidR="009E4CBB">
        <w:rPr>
          <w:noProof/>
        </w:rPr>
        <w:fldChar w:fldCharType="begin"/>
      </w:r>
      <w:r w:rsidR="009E4CBB">
        <w:rPr>
          <w:noProof/>
        </w:rPr>
        <w:instrText xml:space="preserve"> REF _Ref200216387 \h </w:instrText>
      </w:r>
      <w:r w:rsidR="009E4CBB">
        <w:rPr>
          <w:noProof/>
        </w:rPr>
      </w:r>
      <w:r w:rsidR="009E4CBB">
        <w:rPr>
          <w:noProof/>
        </w:rPr>
        <w:fldChar w:fldCharType="separate"/>
      </w:r>
      <w:r w:rsidR="00C9395B">
        <w:t xml:space="preserve">Figura </w:t>
      </w:r>
      <w:r w:rsidR="00C9395B">
        <w:rPr>
          <w:noProof/>
        </w:rPr>
        <w:t>29</w:t>
      </w:r>
      <w:r w:rsidR="009E4CBB">
        <w:rPr>
          <w:noProof/>
        </w:rPr>
        <w:fldChar w:fldCharType="end"/>
      </w:r>
      <w:r w:rsidR="0059112E">
        <w:rPr>
          <w:noProof/>
        </w:rPr>
        <w:t>,</w:t>
      </w:r>
      <w:r w:rsidR="009E4CBB">
        <w:rPr>
          <w:noProof/>
        </w:rPr>
        <w:t xml:space="preserve"> </w:t>
      </w:r>
      <w:r w:rsidR="0059112E">
        <w:rPr>
          <w:noProof/>
        </w:rPr>
        <w:t xml:space="preserve">donde se </w:t>
      </w:r>
      <w:r w:rsidR="0059112E">
        <w:rPr>
          <w:noProof/>
        </w:rPr>
        <w:lastRenderedPageBreak/>
        <w:t>creara txt con las el mismo nombre de la imgen y dentro tendran la clase</w:t>
      </w:r>
      <w:r w:rsidR="00201B0A">
        <w:rPr>
          <w:noProof/>
        </w:rPr>
        <w:t xml:space="preserve"> C</w:t>
      </w:r>
      <w:r w:rsidR="0059112E">
        <w:rPr>
          <w:noProof/>
        </w:rPr>
        <w:t>, Xcenter, Ycenter, ancho y altura</w:t>
      </w:r>
      <w:r>
        <w:rPr>
          <w:noProof/>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59112E" w14:paraId="2B8912F5" w14:textId="77777777" w:rsidTr="00FC5888">
        <w:tc>
          <w:tcPr>
            <w:tcW w:w="500" w:type="pct"/>
          </w:tcPr>
          <w:p w14:paraId="74BD6A8B" w14:textId="77777777" w:rsidR="0059112E" w:rsidRDefault="0059112E" w:rsidP="00FC5888">
            <w:pPr>
              <w:ind w:firstLine="0"/>
            </w:pPr>
          </w:p>
        </w:tc>
        <w:tc>
          <w:tcPr>
            <w:tcW w:w="4000" w:type="pct"/>
          </w:tcPr>
          <w:p w14:paraId="21AD5786" w14:textId="1F0E15A5" w:rsidR="0059112E" w:rsidRDefault="0059112E" w:rsidP="00FC5888">
            <w:pPr>
              <w:ind w:firstLine="0"/>
            </w:pPr>
            <m:oMathPara>
              <m:oMath>
                <m:r>
                  <m:rPr>
                    <m:sty m:val="b"/>
                  </m:rPr>
                  <w:rPr>
                    <w:rFonts w:ascii="Cambria Math" w:eastAsia="Times New Roman" w:hAnsi="Cambria Math" w:cs="Calibri"/>
                    <w:sz w:val="22"/>
                    <w:lang w:eastAsia="es-BO"/>
                  </w:rPr>
                  <m:t xml:space="preserve">(class C, </m:t>
                </m:r>
                <m:sSub>
                  <m:sSubPr>
                    <m:ctrlPr>
                      <w:rPr>
                        <w:rFonts w:ascii="Cambria Math" w:eastAsia="Times New Roman" w:hAnsi="Cambria Math" w:cs="Calibri"/>
                        <w:b/>
                        <w:sz w:val="22"/>
                        <w:lang w:eastAsia="es-BO"/>
                      </w:rPr>
                    </m:ctrlPr>
                  </m:sSub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center</m:t>
                    </m:r>
                  </m:sub>
                </m:sSub>
                <m:r>
                  <m:rPr>
                    <m:sty m:val="b"/>
                  </m:rPr>
                  <w:rPr>
                    <w:rFonts w:ascii="Cambria Math" w:eastAsia="Times New Roman" w:hAnsi="Cambria Math" w:cs="Calibri"/>
                    <w:sz w:val="22"/>
                    <w:lang w:eastAsia="es-BO"/>
                  </w:rPr>
                  <m:t>,</m:t>
                </m:r>
                <m:sSub>
                  <m:sSubPr>
                    <m:ctrlPr>
                      <w:rPr>
                        <w:rFonts w:ascii="Cambria Math" w:eastAsia="Times New Roman" w:hAnsi="Cambria Math" w:cs="Calibri"/>
                        <w:b/>
                        <w:sz w:val="22"/>
                        <w:lang w:eastAsia="es-BO"/>
                      </w:rPr>
                    </m:ctrlPr>
                  </m:sSubPr>
                  <m:e>
                    <m:r>
                      <m:rPr>
                        <m:sty m:val="bi"/>
                      </m:rPr>
                      <w:rPr>
                        <w:rFonts w:ascii="Cambria Math" w:eastAsia="Times New Roman" w:hAnsi="Cambria Math" w:cs="Calibri"/>
                        <w:sz w:val="22"/>
                        <w:lang w:eastAsia="es-BO"/>
                      </w:rPr>
                      <m:t>Y</m:t>
                    </m:r>
                  </m:e>
                  <m:sub>
                    <m:r>
                      <m:rPr>
                        <m:sty m:val="bi"/>
                      </m:rPr>
                      <w:rPr>
                        <w:rFonts w:ascii="Cambria Math" w:eastAsia="Times New Roman" w:hAnsi="Cambria Math" w:cs="Calibri"/>
                        <w:sz w:val="22"/>
                        <w:lang w:eastAsia="es-BO"/>
                      </w:rPr>
                      <m:t>center</m:t>
                    </m:r>
                  </m:sub>
                </m:sSub>
                <m:r>
                  <m:rPr>
                    <m:sty m:val="b"/>
                  </m:rPr>
                  <w:rPr>
                    <w:rFonts w:ascii="Cambria Math" w:eastAsia="Times New Roman" w:hAnsi="Cambria Math" w:cs="Calibri"/>
                    <w:sz w:val="22"/>
                    <w:lang w:eastAsia="es-BO"/>
                  </w:rPr>
                  <m:t>,Width, Height)</m:t>
                </m:r>
              </m:oMath>
            </m:oMathPara>
          </w:p>
        </w:tc>
        <w:tc>
          <w:tcPr>
            <w:tcW w:w="500" w:type="pct"/>
          </w:tcPr>
          <w:p w14:paraId="1203816E" w14:textId="04DABC2C" w:rsidR="0059112E" w:rsidRDefault="0059112E" w:rsidP="00FC5888">
            <w:pPr>
              <w:ind w:firstLine="0"/>
            </w:pPr>
            <w:bookmarkStart w:id="677" w:name="_Ref200216313"/>
            <w:r>
              <w:t>(</w:t>
            </w:r>
            <w:r w:rsidR="00133DB9">
              <w:fldChar w:fldCharType="begin"/>
            </w:r>
            <w:r w:rsidR="00133DB9">
              <w:instrText xml:space="preserve"> SEQ Ecuación \* ARABIC </w:instrText>
            </w:r>
            <w:r w:rsidR="00133DB9">
              <w:fldChar w:fldCharType="separate"/>
            </w:r>
            <w:r w:rsidR="00C9395B">
              <w:rPr>
                <w:noProof/>
              </w:rPr>
              <w:t>9</w:t>
            </w:r>
            <w:r w:rsidR="00133DB9">
              <w:rPr>
                <w:noProof/>
              </w:rPr>
              <w:fldChar w:fldCharType="end"/>
            </w:r>
            <w:r>
              <w:t>)</w:t>
            </w:r>
            <w:bookmarkEnd w:id="677"/>
          </w:p>
        </w:tc>
      </w:tr>
    </w:tbl>
    <w:p w14:paraId="640C34D7" w14:textId="5D683D0B" w:rsidR="009E4CBB" w:rsidRPr="009E4CBB" w:rsidRDefault="009E4CBB" w:rsidP="008545FD">
      <w:pPr>
        <w:pStyle w:val="Esetilofigura"/>
      </w:pPr>
      <w:bookmarkStart w:id="678" w:name="_Ref200216387"/>
      <w:bookmarkStart w:id="679" w:name="_Toc201090393"/>
      <w:r>
        <w:t xml:space="preserve">Figura </w:t>
      </w:r>
      <w:r w:rsidR="00133DB9">
        <w:fldChar w:fldCharType="begin"/>
      </w:r>
      <w:r w:rsidR="00133DB9">
        <w:instrText xml:space="preserve"> SEQ Figura \* ARABIC </w:instrText>
      </w:r>
      <w:r w:rsidR="00133DB9">
        <w:fldChar w:fldCharType="separate"/>
      </w:r>
      <w:r w:rsidR="00C9395B">
        <w:rPr>
          <w:noProof/>
        </w:rPr>
        <w:t>29</w:t>
      </w:r>
      <w:r w:rsidR="00133DB9">
        <w:rPr>
          <w:noProof/>
        </w:rPr>
        <w:fldChar w:fldCharType="end"/>
      </w:r>
      <w:bookmarkEnd w:id="678"/>
      <w:r>
        <w:br/>
      </w:r>
      <w:r w:rsidRPr="00D02705">
        <w:rPr>
          <w:b w:val="0"/>
          <w:bCs w:val="0"/>
          <w:i/>
          <w:iCs/>
        </w:rPr>
        <w:t>Script conversión áreas para boundingbox</w:t>
      </w:r>
      <w:bookmarkEnd w:id="679"/>
    </w:p>
    <w:p w14:paraId="6D47948C" w14:textId="7949FEB8" w:rsidR="007829B9" w:rsidRDefault="007829B9" w:rsidP="00D02705">
      <w:pPr>
        <w:ind w:firstLine="0"/>
        <w:jc w:val="center"/>
        <w:rPr>
          <w:noProof/>
        </w:rPr>
      </w:pPr>
      <w:r>
        <w:rPr>
          <w:noProof/>
        </w:rPr>
        <w:drawing>
          <wp:inline distT="0" distB="0" distL="0" distR="0" wp14:anchorId="26BDDA3F" wp14:editId="5592AFB0">
            <wp:extent cx="5321793" cy="4426527"/>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37933" cy="4439952"/>
                    </a:xfrm>
                    <a:prstGeom prst="rect">
                      <a:avLst/>
                    </a:prstGeom>
                  </pic:spPr>
                </pic:pic>
              </a:graphicData>
            </a:graphic>
          </wp:inline>
        </w:drawing>
      </w:r>
    </w:p>
    <w:p w14:paraId="6DF87713" w14:textId="2F9E1650" w:rsidR="0059112E" w:rsidRDefault="0059112E" w:rsidP="005D3223">
      <w:pPr>
        <w:rPr>
          <w:noProof/>
        </w:rPr>
      </w:pPr>
      <w:r>
        <w:rPr>
          <w:noProof/>
        </w:rPr>
        <w:t>La siguiente parte del scrip ordena el dataset en dos carpetas principales; images y labels, en images estan las imágenes y labe</w:t>
      </w:r>
      <w:r w:rsidR="00253CC3">
        <w:rPr>
          <w:noProof/>
        </w:rPr>
        <w:t>ls los txt con los boundiboxes para el entrenamiento dentro de cada carpeta se ecuentra organizada</w:t>
      </w:r>
      <w:r>
        <w:rPr>
          <w:noProof/>
        </w:rPr>
        <w:t xml:space="preserve"> tres carpetas: val, train, test, </w:t>
      </w:r>
      <w:r w:rsidR="00253CC3">
        <w:rPr>
          <w:noProof/>
        </w:rPr>
        <w:t>los cuales se uso una regla del 100% de dataset, 75% para train, 15% val, 10, test</w:t>
      </w:r>
      <w:r w:rsidR="009E4CBB">
        <w:rPr>
          <w:noProof/>
        </w:rPr>
        <w:t xml:space="preserve">, para finalizar se crea el archivo con la </w:t>
      </w:r>
      <w:r w:rsidR="009E4CBB">
        <w:rPr>
          <w:noProof/>
        </w:rPr>
        <w:lastRenderedPageBreak/>
        <w:t xml:space="preserve">extension yaml como se obserba en la </w:t>
      </w:r>
      <w:r w:rsidR="009E4CBB">
        <w:rPr>
          <w:noProof/>
        </w:rPr>
        <w:fldChar w:fldCharType="begin"/>
      </w:r>
      <w:r w:rsidR="009E4CBB">
        <w:rPr>
          <w:noProof/>
        </w:rPr>
        <w:instrText xml:space="preserve"> REF _Ref197848067 \h </w:instrText>
      </w:r>
      <w:r w:rsidR="009E4CBB">
        <w:rPr>
          <w:noProof/>
        </w:rPr>
      </w:r>
      <w:r w:rsidR="009E4CBB">
        <w:rPr>
          <w:noProof/>
        </w:rPr>
        <w:fldChar w:fldCharType="separate"/>
      </w:r>
      <w:r w:rsidR="00C9395B" w:rsidRPr="00A23A9A">
        <w:t xml:space="preserve">Figura </w:t>
      </w:r>
      <w:r w:rsidR="00C9395B">
        <w:rPr>
          <w:noProof/>
        </w:rPr>
        <w:t>30</w:t>
      </w:r>
      <w:r w:rsidR="009E4CBB">
        <w:rPr>
          <w:noProof/>
        </w:rPr>
        <w:fldChar w:fldCharType="end"/>
      </w:r>
      <w:r w:rsidR="009E4CBB">
        <w:rPr>
          <w:noProof/>
        </w:rPr>
        <w:t>, la cual tiene la distribucion de las carpetas, tamb</w:t>
      </w:r>
      <w:r w:rsidR="00D30D4F">
        <w:rPr>
          <w:noProof/>
        </w:rPr>
        <w:t>ie</w:t>
      </w:r>
      <w:r w:rsidR="009E4CBB">
        <w:rPr>
          <w:noProof/>
        </w:rPr>
        <w:t>n la cantidad de clases a entrenar y el nombre de las clases en una vector, este se encontrara con las carpetas images y labels, sera compimida en un archivo *.ZIP para su manejo.</w:t>
      </w:r>
    </w:p>
    <w:p w14:paraId="2161863D" w14:textId="2FE87D6F" w:rsidR="00A23A9A" w:rsidRDefault="00A23A9A" w:rsidP="008545FD">
      <w:pPr>
        <w:pStyle w:val="Esetilofigura"/>
      </w:pPr>
      <w:bookmarkStart w:id="680" w:name="_Ref197848067"/>
      <w:bookmarkStart w:id="681" w:name="_Toc199533492"/>
      <w:bookmarkStart w:id="682" w:name="_Toc201090394"/>
      <w:r w:rsidRPr="00A23A9A">
        <w:t xml:space="preserve">Figura </w:t>
      </w:r>
      <w:r w:rsidR="00133DB9">
        <w:fldChar w:fldCharType="begin"/>
      </w:r>
      <w:r w:rsidR="00133DB9">
        <w:instrText xml:space="preserve"> SEQ Figura \* ARABIC </w:instrText>
      </w:r>
      <w:r w:rsidR="00133DB9">
        <w:fldChar w:fldCharType="separate"/>
      </w:r>
      <w:r w:rsidR="00C9395B">
        <w:rPr>
          <w:noProof/>
        </w:rPr>
        <w:t>30</w:t>
      </w:r>
      <w:r w:rsidR="00133DB9">
        <w:rPr>
          <w:noProof/>
        </w:rPr>
        <w:fldChar w:fldCharType="end"/>
      </w:r>
      <w:bookmarkEnd w:id="680"/>
      <w:r w:rsidRPr="00846418">
        <w:br/>
      </w:r>
      <w:r w:rsidR="000D0A7D" w:rsidRPr="00D02705">
        <w:rPr>
          <w:b w:val="0"/>
          <w:bCs w:val="0"/>
        </w:rPr>
        <w:t>formato de dataset de las notas de ventas</w:t>
      </w:r>
      <w:bookmarkEnd w:id="681"/>
      <w:bookmarkEnd w:id="682"/>
    </w:p>
    <w:p w14:paraId="150C86DF" w14:textId="1136B446" w:rsidR="00F30EDE" w:rsidRDefault="00A23A9A" w:rsidP="00D02705">
      <w:pPr>
        <w:pStyle w:val="Esetilofigura"/>
        <w:jc w:val="center"/>
        <w:rPr>
          <w:noProof/>
        </w:rPr>
      </w:pPr>
      <w:r>
        <w:rPr>
          <w:noProof/>
        </w:rPr>
        <w:drawing>
          <wp:inline distT="0" distB="0" distL="0" distR="0" wp14:anchorId="50573891" wp14:editId="467DA9C8">
            <wp:extent cx="3247092" cy="1907963"/>
            <wp:effectExtent l="152400" t="114300" r="125095" b="16891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293148" cy="19350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94C0B3" w14:textId="18DE4EA6" w:rsidR="002E236A" w:rsidRDefault="002E236A" w:rsidP="00DE0866">
      <w:pPr>
        <w:pStyle w:val="Ttulo3"/>
      </w:pPr>
      <w:bookmarkStart w:id="683" w:name="_Toc199518035"/>
      <w:bookmarkStart w:id="684" w:name="_Toc199533440"/>
      <w:bookmarkStart w:id="685" w:name="_Toc199587852"/>
      <w:bookmarkStart w:id="686" w:name="_Toc201090322"/>
      <w:r>
        <w:t>Iteración 2</w:t>
      </w:r>
      <w:r w:rsidR="00DD45DA">
        <w:t>.</w:t>
      </w:r>
      <w:bookmarkEnd w:id="683"/>
      <w:bookmarkEnd w:id="684"/>
      <w:bookmarkEnd w:id="685"/>
      <w:bookmarkEnd w:id="686"/>
    </w:p>
    <w:p w14:paraId="199A555F" w14:textId="135086C4" w:rsidR="002E236A" w:rsidRDefault="002E236A" w:rsidP="000E514B">
      <w:pPr>
        <w:pStyle w:val="Ttulo4"/>
      </w:pPr>
      <w:bookmarkStart w:id="687" w:name="_Toc199587853"/>
      <w:bookmarkStart w:id="688" w:name="_Toc201090323"/>
      <w:r>
        <w:t xml:space="preserve">Entrenamiento </w:t>
      </w:r>
      <w:r w:rsidR="008F304D">
        <w:t>De Detección De Áreas Con Yolov5</w:t>
      </w:r>
      <w:r w:rsidR="001F0116">
        <w:t>.</w:t>
      </w:r>
      <w:bookmarkEnd w:id="687"/>
      <w:bookmarkEnd w:id="688"/>
    </w:p>
    <w:p w14:paraId="40F29DD5" w14:textId="2235C4F4" w:rsidR="002E236A" w:rsidRDefault="006B3176" w:rsidP="002E236A">
      <w:r w:rsidRPr="006B3176">
        <w:t>Para el entrenamiento del modelo de detección de áreas en notas de venta, se utilizó Google Colab como entorno de trabajo. Esta plataforma, ofrecida por Google, permite acceder gratuitamente a recursos computacionales avanzados, como GPUs Tesla T4, que superan significativamente la capacidad gráfica de un ordenador convencional. Gracias a estas prestaciones, es posible entrenar modelos de aprendizaje profundo con mayor eficiencia y en menor tiempo</w:t>
      </w:r>
      <w:r w:rsidR="002E236A">
        <w:t>.</w:t>
      </w:r>
    </w:p>
    <w:p w14:paraId="18586D49" w14:textId="0304C629" w:rsidR="006B31C6" w:rsidRDefault="006B31C6" w:rsidP="008545FD">
      <w:pPr>
        <w:pStyle w:val="Esetilofigura"/>
      </w:pPr>
      <w:bookmarkStart w:id="689" w:name="_Ref200217524"/>
      <w:bookmarkStart w:id="690" w:name="_Toc201090395"/>
      <w:r>
        <w:lastRenderedPageBreak/>
        <w:t xml:space="preserve">Figura </w:t>
      </w:r>
      <w:r w:rsidR="00133DB9">
        <w:fldChar w:fldCharType="begin"/>
      </w:r>
      <w:r w:rsidR="00133DB9">
        <w:instrText xml:space="preserve"> SEQ Figura \* ARABIC </w:instrText>
      </w:r>
      <w:r w:rsidR="00133DB9">
        <w:fldChar w:fldCharType="separate"/>
      </w:r>
      <w:r w:rsidR="00C9395B">
        <w:rPr>
          <w:noProof/>
        </w:rPr>
        <w:t>31</w:t>
      </w:r>
      <w:r w:rsidR="00133DB9">
        <w:rPr>
          <w:noProof/>
        </w:rPr>
        <w:fldChar w:fldCharType="end"/>
      </w:r>
      <w:bookmarkEnd w:id="689"/>
      <w:r>
        <w:br/>
      </w:r>
      <w:r w:rsidRPr="00D02705">
        <w:rPr>
          <w:b w:val="0"/>
          <w:bCs w:val="0"/>
          <w:i/>
          <w:iCs/>
        </w:rPr>
        <w:t>Instalación YOLOV5 y requisitos</w:t>
      </w:r>
      <w:bookmarkEnd w:id="690"/>
    </w:p>
    <w:p w14:paraId="1365495D" w14:textId="77777777" w:rsidR="006B31C6" w:rsidRDefault="006B31C6" w:rsidP="00D02705">
      <w:pPr>
        <w:ind w:firstLine="0"/>
        <w:jc w:val="center"/>
      </w:pPr>
      <w:r>
        <w:rPr>
          <w:noProof/>
        </w:rPr>
        <w:drawing>
          <wp:inline distT="0" distB="0" distL="0" distR="0" wp14:anchorId="2FBC1EF9" wp14:editId="6C1302D5">
            <wp:extent cx="5263610" cy="3059430"/>
            <wp:effectExtent l="0" t="0" r="0" b="762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13188" cy="3088247"/>
                    </a:xfrm>
                    <a:prstGeom prst="rect">
                      <a:avLst/>
                    </a:prstGeom>
                  </pic:spPr>
                </pic:pic>
              </a:graphicData>
            </a:graphic>
          </wp:inline>
        </w:drawing>
      </w:r>
    </w:p>
    <w:p w14:paraId="0F2FC518" w14:textId="490C0FB4" w:rsidR="00FA1DA5" w:rsidRDefault="00FA1DA5" w:rsidP="002E236A">
      <w:r>
        <w:t xml:space="preserve">En esta etapa se </w:t>
      </w:r>
      <w:r w:rsidR="006B31C6">
        <w:t>configurará</w:t>
      </w:r>
      <w:r>
        <w:t xml:space="preserve"> el entrenamiento se </w:t>
      </w:r>
      <w:r w:rsidR="00D30D4F">
        <w:t>subió</w:t>
      </w:r>
      <w:r>
        <w:t xml:space="preserve"> el dataset en colab, se descomprime e instala las dependencias como se ve en la </w:t>
      </w:r>
      <w:r>
        <w:fldChar w:fldCharType="begin"/>
      </w:r>
      <w:r>
        <w:instrText xml:space="preserve"> REF _Ref200217524 \h </w:instrText>
      </w:r>
      <w:r>
        <w:fldChar w:fldCharType="separate"/>
      </w:r>
      <w:r w:rsidR="00C9395B">
        <w:t xml:space="preserve">Figura </w:t>
      </w:r>
      <w:r w:rsidR="00C9395B">
        <w:rPr>
          <w:noProof/>
        </w:rPr>
        <w:t>31</w:t>
      </w:r>
      <w:r>
        <w:fldChar w:fldCharType="end"/>
      </w:r>
      <w:r>
        <w:t xml:space="preserve">, se </w:t>
      </w:r>
      <w:r w:rsidR="006B31C6">
        <w:t>creará</w:t>
      </w:r>
      <w:r>
        <w:t xml:space="preserve"> </w:t>
      </w:r>
      <w:r w:rsidR="006B31C6">
        <w:t>una carpeta</w:t>
      </w:r>
      <w:r>
        <w:t xml:space="preserve"> yolov5 y entrenamos el modelo con las siguientes configuraciones: yolov5 modelo s, colocamos en epochs 80, batch de 16, el data yaml que se </w:t>
      </w:r>
      <w:r w:rsidR="006B31C6">
        <w:t>creó</w:t>
      </w:r>
      <w:r>
        <w:t xml:space="preserve"> en el dataset</w:t>
      </w:r>
      <w:r w:rsidR="00A20365">
        <w:t>, esta configuración se determinó después de probar varias posibles llegando está a ser optima en resultados y tiempo</w:t>
      </w:r>
      <w:r w:rsidR="006B31C6">
        <w:t>.</w:t>
      </w:r>
    </w:p>
    <w:p w14:paraId="440B4961" w14:textId="4E35087B" w:rsidR="006B31C6" w:rsidRDefault="006B31C6" w:rsidP="002E236A">
      <w:r>
        <w:t xml:space="preserve">Una vez entrenado revisamos el entrenamiento se agregó una configuración donde se guarda dos pesos de entrenamiento best y last, donde se guarda el mejor y el ultimo y hacemos pruebas para determinar el valor de detección que </w:t>
      </w:r>
      <w:r w:rsidR="00D30D4F">
        <w:t>conseguimos</w:t>
      </w:r>
      <w:r>
        <w:t xml:space="preserve"> y si hay </w:t>
      </w:r>
      <w:r w:rsidRPr="006B31C6">
        <w:t>Overfitting</w:t>
      </w:r>
      <w:r>
        <w:t xml:space="preserve">, podemos observar los valores de entrenamiento en la </w:t>
      </w:r>
      <w:r>
        <w:fldChar w:fldCharType="begin"/>
      </w:r>
      <w:r>
        <w:instrText xml:space="preserve"> REF _Ref200218244 \h </w:instrText>
      </w:r>
      <w:r>
        <w:fldChar w:fldCharType="separate"/>
      </w:r>
      <w:r w:rsidR="00C9395B">
        <w:t xml:space="preserve">Figura </w:t>
      </w:r>
      <w:r w:rsidR="00C9395B">
        <w:rPr>
          <w:noProof/>
        </w:rPr>
        <w:t>32</w:t>
      </w:r>
      <w:r>
        <w:fldChar w:fldCharType="end"/>
      </w:r>
      <w:r>
        <w:t>.</w:t>
      </w:r>
    </w:p>
    <w:p w14:paraId="07F09FD6" w14:textId="5FED85E2" w:rsidR="006B31C6" w:rsidRDefault="006B31C6" w:rsidP="008545FD">
      <w:pPr>
        <w:pStyle w:val="Esetilofigura"/>
      </w:pPr>
      <w:bookmarkStart w:id="691" w:name="_Ref200218244"/>
      <w:bookmarkStart w:id="692" w:name="_Toc201090396"/>
      <w:r>
        <w:lastRenderedPageBreak/>
        <w:t xml:space="preserve">Figura </w:t>
      </w:r>
      <w:r w:rsidR="00133DB9">
        <w:fldChar w:fldCharType="begin"/>
      </w:r>
      <w:r w:rsidR="00133DB9">
        <w:instrText xml:space="preserve"> SEQ Figura \* ARABIC </w:instrText>
      </w:r>
      <w:r w:rsidR="00133DB9">
        <w:fldChar w:fldCharType="separate"/>
      </w:r>
      <w:r w:rsidR="00C9395B">
        <w:rPr>
          <w:noProof/>
        </w:rPr>
        <w:t>32</w:t>
      </w:r>
      <w:r w:rsidR="00133DB9">
        <w:rPr>
          <w:noProof/>
        </w:rPr>
        <w:fldChar w:fldCharType="end"/>
      </w:r>
      <w:bookmarkEnd w:id="691"/>
      <w:r>
        <w:br/>
      </w:r>
      <w:r w:rsidRPr="00D02705">
        <w:rPr>
          <w:b w:val="0"/>
          <w:bCs w:val="0"/>
          <w:i/>
          <w:iCs/>
        </w:rPr>
        <w:t>Valores de Entrenamiento</w:t>
      </w:r>
      <w:bookmarkEnd w:id="692"/>
    </w:p>
    <w:p w14:paraId="43FACF54" w14:textId="602360AA" w:rsidR="006B31C6" w:rsidRDefault="006B31C6" w:rsidP="006B31C6">
      <w:pPr>
        <w:ind w:firstLine="0"/>
        <w:jc w:val="center"/>
      </w:pPr>
      <w:r>
        <w:rPr>
          <w:noProof/>
        </w:rPr>
        <w:drawing>
          <wp:inline distT="0" distB="0" distL="0" distR="0" wp14:anchorId="23568D77" wp14:editId="0DDCFB33">
            <wp:extent cx="5653873" cy="1344930"/>
            <wp:effectExtent l="133350" t="114300" r="137795" b="16002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51712" cy="13682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0B89D0" w14:textId="5BFF3045" w:rsidR="006B3176" w:rsidRDefault="00E26B2F" w:rsidP="002E236A">
      <w:r w:rsidRPr="00E26B2F">
        <w:t xml:space="preserve">En esta </w:t>
      </w:r>
      <w:r w:rsidR="00131204">
        <w:t>parte</w:t>
      </w:r>
      <w:r w:rsidRPr="00E26B2F">
        <w:t xml:space="preserve"> del proyecto se </w:t>
      </w:r>
      <w:r w:rsidR="00A20365">
        <w:t>entrenó</w:t>
      </w:r>
      <w:r w:rsidR="00131204">
        <w:t xml:space="preserve"> varias veces hasta llegar a un entrenamiento optimo</w:t>
      </w:r>
      <w:r w:rsidR="00A20365">
        <w:t>, c</w:t>
      </w:r>
      <w:r w:rsidRPr="00E26B2F">
        <w:t xml:space="preserve">omo se muestra en la </w:t>
      </w:r>
      <w:r>
        <w:fldChar w:fldCharType="begin"/>
      </w:r>
      <w:r>
        <w:instrText xml:space="preserve"> REF _Ref197848361 \h </w:instrText>
      </w:r>
      <w:r>
        <w:fldChar w:fldCharType="separate"/>
      </w:r>
      <w:r w:rsidR="00C9395B" w:rsidRPr="00A23A9A">
        <w:t xml:space="preserve">Figura </w:t>
      </w:r>
      <w:r w:rsidR="00C9395B">
        <w:rPr>
          <w:noProof/>
        </w:rPr>
        <w:t>33</w:t>
      </w:r>
      <w:r>
        <w:fldChar w:fldCharType="end"/>
      </w:r>
      <w:r w:rsidRPr="00E26B2F">
        <w:t>, el modelo logra identificar las distintas áreas de interés en una nota de venta,</w:t>
      </w:r>
      <w:r w:rsidR="00A20365">
        <w:t xml:space="preserve"> de las cuatro clases: date, user, nro, detail</w:t>
      </w:r>
      <w:r w:rsidRPr="00E26B2F">
        <w:t xml:space="preserve"> </w:t>
      </w:r>
      <w:r w:rsidR="00A20365">
        <w:t>con porcentajes de confianza superior a 80% en todas las clases algunas alcanzando el 90% siendo satisfactorio</w:t>
      </w:r>
      <w:r w:rsidRPr="00E26B2F">
        <w:t>.</w:t>
      </w:r>
    </w:p>
    <w:p w14:paraId="00BC2FB5" w14:textId="0EE8BDDA" w:rsidR="00E42853" w:rsidRPr="00BC3CCB" w:rsidRDefault="00E42853" w:rsidP="008545FD">
      <w:pPr>
        <w:pStyle w:val="Esetilofigura"/>
      </w:pPr>
      <w:bookmarkStart w:id="693" w:name="_Ref197848361"/>
      <w:bookmarkStart w:id="694" w:name="_Toc199533493"/>
      <w:bookmarkStart w:id="695" w:name="_Toc201090397"/>
      <w:r w:rsidRPr="00A23A9A">
        <w:t xml:space="preserve">Figura </w:t>
      </w:r>
      <w:r w:rsidR="00133DB9">
        <w:fldChar w:fldCharType="begin"/>
      </w:r>
      <w:r w:rsidR="00133DB9">
        <w:instrText xml:space="preserve"> SEQ Figura \* ARABIC </w:instrText>
      </w:r>
      <w:r w:rsidR="00133DB9">
        <w:fldChar w:fldCharType="separate"/>
      </w:r>
      <w:r w:rsidR="00C9395B">
        <w:rPr>
          <w:noProof/>
        </w:rPr>
        <w:t>33</w:t>
      </w:r>
      <w:r w:rsidR="00133DB9">
        <w:rPr>
          <w:noProof/>
        </w:rPr>
        <w:fldChar w:fldCharType="end"/>
      </w:r>
      <w:bookmarkEnd w:id="693"/>
      <w:r w:rsidRPr="00846418">
        <w:br/>
      </w:r>
      <w:r w:rsidRPr="00D02705">
        <w:rPr>
          <w:b w:val="0"/>
          <w:bCs w:val="0"/>
          <w:i/>
          <w:iCs/>
        </w:rPr>
        <w:t>Detección con YoloV5 de nota de venta</w:t>
      </w:r>
      <w:bookmarkEnd w:id="694"/>
      <w:bookmarkEnd w:id="695"/>
    </w:p>
    <w:p w14:paraId="4379413A" w14:textId="5F1BCE8E" w:rsidR="00E42853" w:rsidRDefault="00E42853" w:rsidP="00D02705">
      <w:pPr>
        <w:pStyle w:val="Esetilofigura"/>
        <w:jc w:val="center"/>
      </w:pPr>
      <w:r>
        <w:rPr>
          <w:noProof/>
        </w:rPr>
        <w:drawing>
          <wp:inline distT="0" distB="0" distL="0" distR="0" wp14:anchorId="722E5B51" wp14:editId="7F14E17F">
            <wp:extent cx="3728297" cy="2761731"/>
            <wp:effectExtent l="133350" t="114300" r="139065" b="17208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46546" cy="27752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B2B183" w14:textId="762FC3E8" w:rsidR="00A20365" w:rsidRDefault="001A692E" w:rsidP="002E236A">
      <w:r>
        <w:lastRenderedPageBreak/>
        <w:t xml:space="preserve">Se aprovecho las imágenes en test que se dejaron </w:t>
      </w:r>
      <w:r w:rsidR="00591AD8">
        <w:t>la carpeta</w:t>
      </w:r>
      <w:r>
        <w:t xml:space="preserve"> dataset para hacer las pruebas de detección con los pesos seleccionados como mejor.</w:t>
      </w:r>
    </w:p>
    <w:p w14:paraId="607C1F66" w14:textId="0A10F1CE" w:rsidR="00E26B2F" w:rsidRDefault="00E26B2F" w:rsidP="00A01BA3">
      <w:r>
        <w:t>La calidad de las detecciones mejora directamente con el tamaño y la diversidad del conjunto de datos utilizado, así como con los ajustes realizados en los hiperparámetros del entrenamiento (como la tasa de aprendizaje, el número de épocas y el tamaño del lote). Si bien los resultados actuales son satisfactorios, se plantea la posibilidad de seguir ampliando el dataset o experimentar con diferentes configuraciones para incrementar aún más la precisión del modelo.</w:t>
      </w:r>
    </w:p>
    <w:p w14:paraId="1E5364EE" w14:textId="5296E460" w:rsidR="005A1F1F" w:rsidRDefault="00E26B2F" w:rsidP="00E26B2F">
      <w:r>
        <w:t xml:space="preserve">Una vez finalizado el entrenamiento, se exportan los pesos del modelo obtenidos. Estos archivos pueden utilizarse tanto para realizar pruebas locales como para continuar el proceso de refinamiento del modelo. En la </w:t>
      </w:r>
      <w:r>
        <w:fldChar w:fldCharType="begin"/>
      </w:r>
      <w:r>
        <w:instrText xml:space="preserve"> REF _Ref197848372 \h </w:instrText>
      </w:r>
      <w:r>
        <w:fldChar w:fldCharType="separate"/>
      </w:r>
      <w:r w:rsidR="00C9395B" w:rsidRPr="00A23A9A">
        <w:t xml:space="preserve">Figura </w:t>
      </w:r>
      <w:r w:rsidR="00C9395B">
        <w:rPr>
          <w:noProof/>
        </w:rPr>
        <w:t>34</w:t>
      </w:r>
      <w:r>
        <w:fldChar w:fldCharType="end"/>
      </w:r>
      <w:r>
        <w:t xml:space="preserve"> se ilustra cómo estos pesos se </w:t>
      </w:r>
      <w:r w:rsidR="00555226">
        <w:t>aplicarán</w:t>
      </w:r>
      <w:r>
        <w:t xml:space="preserve"> para validar el desempeño del modelo fuera del entorno de entrenamiento.</w:t>
      </w:r>
    </w:p>
    <w:p w14:paraId="2757CB3C" w14:textId="6C1BFFB9" w:rsidR="00A23A9A" w:rsidRDefault="00A23A9A" w:rsidP="008545FD">
      <w:pPr>
        <w:pStyle w:val="Esetilofigura"/>
      </w:pPr>
      <w:bookmarkStart w:id="696" w:name="_Ref197848372"/>
      <w:bookmarkStart w:id="697" w:name="_Toc199533494"/>
      <w:bookmarkStart w:id="698" w:name="_Toc201090398"/>
      <w:r w:rsidRPr="00A23A9A">
        <w:t xml:space="preserve">Figura </w:t>
      </w:r>
      <w:r w:rsidR="00133DB9">
        <w:fldChar w:fldCharType="begin"/>
      </w:r>
      <w:r w:rsidR="00133DB9">
        <w:instrText xml:space="preserve"> SEQ Figura \* ARABIC </w:instrText>
      </w:r>
      <w:r w:rsidR="00133DB9">
        <w:fldChar w:fldCharType="separate"/>
      </w:r>
      <w:r w:rsidR="00C9395B">
        <w:rPr>
          <w:noProof/>
        </w:rPr>
        <w:t>34</w:t>
      </w:r>
      <w:r w:rsidR="00133DB9">
        <w:rPr>
          <w:noProof/>
        </w:rPr>
        <w:fldChar w:fldCharType="end"/>
      </w:r>
      <w:bookmarkEnd w:id="696"/>
      <w:r w:rsidRPr="00846418">
        <w:br/>
      </w:r>
      <w:r w:rsidR="000D0A7D" w:rsidRPr="00D02705">
        <w:rPr>
          <w:b w:val="0"/>
          <w:bCs w:val="0"/>
          <w:i/>
          <w:iCs/>
        </w:rPr>
        <w:t xml:space="preserve">Pesos de entrenamiento de YoloV5 </w:t>
      </w:r>
      <w:r w:rsidR="002F0BA9" w:rsidRPr="00D02705">
        <w:rPr>
          <w:b w:val="0"/>
          <w:bCs w:val="0"/>
          <w:i/>
          <w:iCs/>
        </w:rPr>
        <w:t>áreas</w:t>
      </w:r>
      <w:bookmarkEnd w:id="697"/>
      <w:bookmarkEnd w:id="698"/>
    </w:p>
    <w:p w14:paraId="5ED2DA6E" w14:textId="49861450" w:rsidR="005A1F1F" w:rsidRPr="002F0BA9" w:rsidRDefault="00A23A9A" w:rsidP="00D02705">
      <w:pPr>
        <w:pStyle w:val="Esetilofigura"/>
        <w:jc w:val="center"/>
      </w:pPr>
      <w:r>
        <w:rPr>
          <w:noProof/>
        </w:rPr>
        <w:drawing>
          <wp:inline distT="0" distB="0" distL="0" distR="0" wp14:anchorId="56E2CB6F" wp14:editId="55A3541D">
            <wp:extent cx="2295238" cy="714286"/>
            <wp:effectExtent l="171450" t="171450" r="200660" b="20066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295238" cy="71428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7AF692F" w14:textId="162DC293" w:rsidR="00910A0F" w:rsidRDefault="00910A0F" w:rsidP="00DE0866">
      <w:pPr>
        <w:pStyle w:val="Ttulo3"/>
      </w:pPr>
      <w:bookmarkStart w:id="699" w:name="_Toc199518036"/>
      <w:bookmarkStart w:id="700" w:name="_Toc199533441"/>
      <w:bookmarkStart w:id="701" w:name="_Toc199587854"/>
      <w:bookmarkStart w:id="702" w:name="_Toc201090324"/>
      <w:r>
        <w:t>Iteración 3</w:t>
      </w:r>
      <w:r w:rsidR="00DD45DA">
        <w:t>.</w:t>
      </w:r>
      <w:bookmarkEnd w:id="699"/>
      <w:bookmarkEnd w:id="700"/>
      <w:bookmarkEnd w:id="701"/>
      <w:bookmarkEnd w:id="702"/>
    </w:p>
    <w:p w14:paraId="5329DB09" w14:textId="6CE369D7" w:rsidR="00910A0F" w:rsidRDefault="00910A0F" w:rsidP="000E514B">
      <w:pPr>
        <w:pStyle w:val="Ttulo4"/>
      </w:pPr>
      <w:bookmarkStart w:id="703" w:name="_Toc199587855"/>
      <w:bookmarkStart w:id="704" w:name="_Toc201090325"/>
      <w:r>
        <w:t xml:space="preserve">Códigos Python </w:t>
      </w:r>
      <w:r w:rsidR="008F304D">
        <w:t>Para Subsecciones Con Yolov5.</w:t>
      </w:r>
      <w:bookmarkEnd w:id="703"/>
      <w:bookmarkEnd w:id="704"/>
    </w:p>
    <w:p w14:paraId="0AF36987" w14:textId="0AF48E70" w:rsidR="00BA7ABE" w:rsidRDefault="00BA7ABE" w:rsidP="00BA7ABE">
      <w:r>
        <w:t xml:space="preserve">En esta iteración aprovecharemos las detecciones </w:t>
      </w:r>
      <w:r w:rsidR="00684C37">
        <w:t xml:space="preserve">del anterior entrenamiento para extraer las áreas detalle para el entrenamiento de esta iteración como vemos en la </w:t>
      </w:r>
      <w:r w:rsidR="00684C37">
        <w:fldChar w:fldCharType="begin"/>
      </w:r>
      <w:r w:rsidR="00684C37">
        <w:instrText xml:space="preserve"> REF _Ref200219514 \h </w:instrText>
      </w:r>
      <w:r w:rsidR="00684C37">
        <w:fldChar w:fldCharType="separate"/>
      </w:r>
      <w:r w:rsidR="00C9395B">
        <w:t xml:space="preserve">Figura </w:t>
      </w:r>
      <w:r w:rsidR="00C9395B">
        <w:rPr>
          <w:noProof/>
        </w:rPr>
        <w:t>35</w:t>
      </w:r>
      <w:r w:rsidR="00684C37">
        <w:fldChar w:fldCharType="end"/>
      </w:r>
      <w:r w:rsidR="00684C37">
        <w:t>.</w:t>
      </w:r>
    </w:p>
    <w:p w14:paraId="0A94CBA5" w14:textId="49D70443" w:rsidR="00684C37" w:rsidRPr="00684C37" w:rsidRDefault="00684C37" w:rsidP="008545FD">
      <w:pPr>
        <w:pStyle w:val="Esetilofigura"/>
        <w:rPr>
          <w:i/>
          <w:iCs/>
        </w:rPr>
      </w:pPr>
      <w:bookmarkStart w:id="705" w:name="_Ref200219514"/>
      <w:bookmarkStart w:id="706" w:name="_Toc201090399"/>
      <w:r>
        <w:lastRenderedPageBreak/>
        <w:t xml:space="preserve">Figura </w:t>
      </w:r>
      <w:r w:rsidR="00133DB9">
        <w:fldChar w:fldCharType="begin"/>
      </w:r>
      <w:r w:rsidR="00133DB9">
        <w:instrText xml:space="preserve"> SEQ Figura \* ARABIC </w:instrText>
      </w:r>
      <w:r w:rsidR="00133DB9">
        <w:fldChar w:fldCharType="separate"/>
      </w:r>
      <w:r w:rsidR="00C9395B">
        <w:rPr>
          <w:noProof/>
        </w:rPr>
        <w:t>35</w:t>
      </w:r>
      <w:r w:rsidR="00133DB9">
        <w:rPr>
          <w:noProof/>
        </w:rPr>
        <w:fldChar w:fldCharType="end"/>
      </w:r>
      <w:bookmarkEnd w:id="705"/>
      <w:r>
        <w:br/>
      </w:r>
      <w:r w:rsidRPr="00D02705">
        <w:rPr>
          <w:b w:val="0"/>
          <w:bCs w:val="0"/>
          <w:i/>
          <w:iCs/>
        </w:rPr>
        <w:t xml:space="preserve">Extraer </w:t>
      </w:r>
      <w:r w:rsidR="00756490" w:rsidRPr="00D02705">
        <w:rPr>
          <w:b w:val="0"/>
          <w:bCs w:val="0"/>
          <w:i/>
          <w:iCs/>
        </w:rPr>
        <w:t>Áreas</w:t>
      </w:r>
      <w:r w:rsidRPr="00D02705">
        <w:rPr>
          <w:b w:val="0"/>
          <w:bCs w:val="0"/>
          <w:i/>
          <w:iCs/>
        </w:rPr>
        <w:t xml:space="preserve"> Detectadas</w:t>
      </w:r>
      <w:bookmarkEnd w:id="706"/>
    </w:p>
    <w:p w14:paraId="755C7CF2" w14:textId="1E50AA43" w:rsidR="00684C37" w:rsidRPr="00BA7ABE" w:rsidRDefault="00684C37" w:rsidP="00684C37">
      <w:pPr>
        <w:ind w:firstLine="0"/>
        <w:jc w:val="center"/>
      </w:pPr>
      <w:r>
        <w:rPr>
          <w:noProof/>
        </w:rPr>
        <w:drawing>
          <wp:inline distT="0" distB="0" distL="0" distR="0" wp14:anchorId="17A09207" wp14:editId="22F048F3">
            <wp:extent cx="5755866" cy="3745230"/>
            <wp:effectExtent l="0" t="0" r="0" b="762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73785" cy="3756889"/>
                    </a:xfrm>
                    <a:prstGeom prst="rect">
                      <a:avLst/>
                    </a:prstGeom>
                  </pic:spPr>
                </pic:pic>
              </a:graphicData>
            </a:graphic>
          </wp:inline>
        </w:drawing>
      </w:r>
    </w:p>
    <w:p w14:paraId="73B3D8DA" w14:textId="168BF75E" w:rsidR="00555226" w:rsidRDefault="00684C37" w:rsidP="00992A89">
      <w:pPr>
        <w:rPr>
          <w:noProof/>
        </w:rPr>
      </w:pPr>
      <w:r>
        <w:rPr>
          <w:noProof/>
        </w:rPr>
        <w:t xml:space="preserve">Se </w:t>
      </w:r>
      <w:r w:rsidR="00555226">
        <w:rPr>
          <w:noProof/>
        </w:rPr>
        <w:t>diseña un script</w:t>
      </w:r>
      <w:r w:rsidR="009C0D0B">
        <w:rPr>
          <w:noProof/>
        </w:rPr>
        <w:t xml:space="preserve">, </w:t>
      </w:r>
      <w:r>
        <w:rPr>
          <w:noProof/>
        </w:rPr>
        <w:t xml:space="preserve">como </w:t>
      </w:r>
      <w:r w:rsidR="00555226">
        <w:rPr>
          <w:noProof/>
        </w:rPr>
        <w:t xml:space="preserve">en </w:t>
      </w:r>
      <w:r>
        <w:rPr>
          <w:noProof/>
        </w:rPr>
        <w:t>la</w:t>
      </w:r>
      <w:r w:rsidR="00555226">
        <w:rPr>
          <w:noProof/>
        </w:rPr>
        <w:t xml:space="preserve"> anterior iteracion </w:t>
      </w:r>
      <w:r w:rsidR="009C0D0B">
        <w:rPr>
          <w:noProof/>
        </w:rPr>
        <w:t>se</w:t>
      </w:r>
      <w:r w:rsidR="00555226">
        <w:rPr>
          <w:noProof/>
        </w:rPr>
        <w:t xml:space="preserve"> generar</w:t>
      </w:r>
      <w:r w:rsidR="009C0D0B">
        <w:rPr>
          <w:noProof/>
        </w:rPr>
        <w:t>o</w:t>
      </w:r>
      <w:r w:rsidR="00555226">
        <w:rPr>
          <w:noProof/>
        </w:rPr>
        <w:t xml:space="preserve"> boundiboxes para el entrenamiento de YoloV5</w:t>
      </w:r>
      <w:r w:rsidR="009C0D0B">
        <w:rPr>
          <w:noProof/>
        </w:rPr>
        <w:t>, para esta operación se utilizaran</w:t>
      </w:r>
      <w:r w:rsidR="00555226">
        <w:rPr>
          <w:noProof/>
        </w:rPr>
        <w:t xml:space="preserve"> la deteccion del area 3 que es la parte de detalle en la nota de venta manuscrita como se obserba en la </w:t>
      </w:r>
      <w:r w:rsidR="00555226">
        <w:rPr>
          <w:noProof/>
        </w:rPr>
        <w:fldChar w:fldCharType="begin"/>
      </w:r>
      <w:r w:rsidR="00555226">
        <w:rPr>
          <w:noProof/>
        </w:rPr>
        <w:instrText xml:space="preserve"> REF _Ref197848416 \h </w:instrText>
      </w:r>
      <w:r w:rsidR="00555226">
        <w:rPr>
          <w:noProof/>
        </w:rPr>
      </w:r>
      <w:r w:rsidR="00555226">
        <w:rPr>
          <w:noProof/>
        </w:rPr>
        <w:fldChar w:fldCharType="separate"/>
      </w:r>
      <w:r w:rsidR="00C9395B" w:rsidRPr="00A23A9A">
        <w:t xml:space="preserve">Figura </w:t>
      </w:r>
      <w:r w:rsidR="00C9395B">
        <w:rPr>
          <w:noProof/>
        </w:rPr>
        <w:t>36</w:t>
      </w:r>
      <w:r w:rsidR="00555226">
        <w:rPr>
          <w:noProof/>
        </w:rPr>
        <w:fldChar w:fldCharType="end"/>
      </w:r>
      <w:r w:rsidR="00555226">
        <w:rPr>
          <w:noProof/>
        </w:rPr>
        <w:t>, a diferencia de la anterior script est</w:t>
      </w:r>
      <w:r w:rsidR="00591AD8">
        <w:rPr>
          <w:noProof/>
        </w:rPr>
        <w:t>a</w:t>
      </w:r>
      <w:r w:rsidR="00555226">
        <w:rPr>
          <w:noProof/>
        </w:rPr>
        <w:t xml:space="preserve"> tendra </w:t>
      </w:r>
      <w:r w:rsidR="00591AD8">
        <w:rPr>
          <w:noProof/>
        </w:rPr>
        <w:t>cuatro clases a detectarse</w:t>
      </w:r>
      <w:r w:rsidR="009C0D0B">
        <w:rPr>
          <w:noProof/>
        </w:rPr>
        <w:t xml:space="preserve"> (cantitad, detalle, preciU y precioT)</w:t>
      </w:r>
      <w:r w:rsidR="00591AD8">
        <w:rPr>
          <w:noProof/>
        </w:rPr>
        <w:t>, que representan las columnas</w:t>
      </w:r>
      <w:r w:rsidR="009C0D0B">
        <w:rPr>
          <w:noProof/>
        </w:rPr>
        <w:t xml:space="preserve"> y tendra filas </w:t>
      </w:r>
      <w:r w:rsidR="00591AD8">
        <w:rPr>
          <w:noProof/>
        </w:rPr>
        <w:t xml:space="preserve"> que  representaran el producto comprado con su cantidad correspondiente precioU y precioT con un minimo de una fila valida y maximo de 19, maximo obserbado en los recibos</w:t>
      </w:r>
      <w:r w:rsidR="00A24658">
        <w:rPr>
          <w:noProof/>
        </w:rPr>
        <w:t>, se prefirio separar por celdas ya que las posiciones de escritura muchas veces sobrepasan las celdas impresas, invadiendo y conflictuando para la deteccion con varios trazos en todo direcci</w:t>
      </w:r>
      <w:r w:rsidR="00D30D4F">
        <w:rPr>
          <w:noProof/>
        </w:rPr>
        <w:t>ó</w:t>
      </w:r>
      <w:r w:rsidR="00A24658">
        <w:rPr>
          <w:noProof/>
        </w:rPr>
        <w:t>n</w:t>
      </w:r>
      <w:r w:rsidR="00591AD8">
        <w:rPr>
          <w:noProof/>
        </w:rPr>
        <w:t>.</w:t>
      </w:r>
    </w:p>
    <w:p w14:paraId="0E788718" w14:textId="0967B1CC" w:rsidR="00A23A9A" w:rsidRPr="00D02705" w:rsidRDefault="00A23A9A" w:rsidP="008545FD">
      <w:pPr>
        <w:pStyle w:val="Esetilofigura"/>
        <w:rPr>
          <w:i/>
          <w:iCs/>
        </w:rPr>
      </w:pPr>
      <w:bookmarkStart w:id="707" w:name="_Ref197848416"/>
      <w:bookmarkStart w:id="708" w:name="_Toc199533495"/>
      <w:bookmarkStart w:id="709" w:name="_Toc201090400"/>
      <w:r w:rsidRPr="00A23A9A">
        <w:lastRenderedPageBreak/>
        <w:t xml:space="preserve">Figura </w:t>
      </w:r>
      <w:r w:rsidR="00133DB9">
        <w:fldChar w:fldCharType="begin"/>
      </w:r>
      <w:r w:rsidR="00133DB9">
        <w:instrText xml:space="preserve"> SEQ Figura \* ARABIC </w:instrText>
      </w:r>
      <w:r w:rsidR="00133DB9">
        <w:fldChar w:fldCharType="separate"/>
      </w:r>
      <w:r w:rsidR="00C9395B">
        <w:rPr>
          <w:noProof/>
        </w:rPr>
        <w:t>36</w:t>
      </w:r>
      <w:r w:rsidR="00133DB9">
        <w:rPr>
          <w:noProof/>
        </w:rPr>
        <w:fldChar w:fldCharType="end"/>
      </w:r>
      <w:bookmarkEnd w:id="707"/>
      <w:r w:rsidRPr="00846418">
        <w:br/>
      </w:r>
      <w:r w:rsidRPr="00D02705">
        <w:rPr>
          <w:b w:val="0"/>
          <w:bCs w:val="0"/>
          <w:i/>
          <w:iCs/>
        </w:rPr>
        <w:t xml:space="preserve">Notas de venta </w:t>
      </w:r>
      <w:r w:rsidR="000D0A7D" w:rsidRPr="00D02705">
        <w:rPr>
          <w:b w:val="0"/>
          <w:bCs w:val="0"/>
          <w:i/>
          <w:iCs/>
        </w:rPr>
        <w:t>detección de celdas del área detalle</w:t>
      </w:r>
      <w:bookmarkEnd w:id="708"/>
      <w:bookmarkEnd w:id="709"/>
    </w:p>
    <w:p w14:paraId="40E367AE" w14:textId="1FF13539" w:rsidR="00A23A9A" w:rsidRPr="002F0BA9" w:rsidRDefault="00A23A9A" w:rsidP="00D02705">
      <w:pPr>
        <w:pStyle w:val="Esetilofigura"/>
        <w:jc w:val="center"/>
      </w:pPr>
      <w:r>
        <w:rPr>
          <w:noProof/>
        </w:rPr>
        <w:drawing>
          <wp:inline distT="0" distB="0" distL="0" distR="0" wp14:anchorId="20109918" wp14:editId="24B50ED9">
            <wp:extent cx="5716148" cy="3522518"/>
            <wp:effectExtent l="133350" t="114300" r="132715" b="17335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1003" cy="355015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9C070" w14:textId="097C7BB4" w:rsidR="00A23A9A" w:rsidRDefault="009C0D0B" w:rsidP="002F483E">
      <w:pPr>
        <w:rPr>
          <w:noProof/>
        </w:rPr>
      </w:pPr>
      <w:r>
        <w:rPr>
          <w:noProof/>
        </w:rPr>
        <w:t xml:space="preserve">En la </w:t>
      </w:r>
      <w:r w:rsidR="002F483E">
        <w:rPr>
          <w:noProof/>
        </w:rPr>
        <w:fldChar w:fldCharType="begin"/>
      </w:r>
      <w:r w:rsidR="002F483E">
        <w:rPr>
          <w:noProof/>
        </w:rPr>
        <w:instrText xml:space="preserve"> REF _Ref197848459 \h </w:instrText>
      </w:r>
      <w:r w:rsidR="002F483E">
        <w:rPr>
          <w:noProof/>
        </w:rPr>
      </w:r>
      <w:r w:rsidR="002F483E">
        <w:rPr>
          <w:noProof/>
        </w:rPr>
        <w:fldChar w:fldCharType="separate"/>
      </w:r>
      <w:r w:rsidR="00C9395B" w:rsidRPr="00A23A9A">
        <w:t xml:space="preserve">Figura </w:t>
      </w:r>
      <w:r w:rsidR="00C9395B">
        <w:rPr>
          <w:noProof/>
        </w:rPr>
        <w:t>37</w:t>
      </w:r>
      <w:r w:rsidR="002F483E">
        <w:rPr>
          <w:noProof/>
        </w:rPr>
        <w:fldChar w:fldCharType="end"/>
      </w:r>
      <w:r w:rsidR="002F483E">
        <w:rPr>
          <w:noProof/>
        </w:rPr>
        <w:t>,</w:t>
      </w:r>
      <w:r>
        <w:rPr>
          <w:noProof/>
        </w:rPr>
        <w:t xml:space="preserve"> se observa las coordenadas</w:t>
      </w:r>
      <w:r w:rsidR="002F483E">
        <w:rPr>
          <w:noProof/>
        </w:rPr>
        <w:t xml:space="preserve"> que se </w:t>
      </w:r>
      <w:r>
        <w:rPr>
          <w:noProof/>
        </w:rPr>
        <w:t>capturaron</w:t>
      </w:r>
      <w:r w:rsidR="002F483E">
        <w:rPr>
          <w:noProof/>
        </w:rPr>
        <w:t xml:space="preserve"> para generar áreas </w:t>
      </w:r>
      <w:r w:rsidR="00A24658">
        <w:rPr>
          <w:noProof/>
        </w:rPr>
        <w:t xml:space="preserve">x1, x2, y1, y2 que generan el recuadros </w:t>
      </w:r>
      <w:r w:rsidR="002F483E">
        <w:rPr>
          <w:noProof/>
        </w:rPr>
        <w:t>especific</w:t>
      </w:r>
      <w:r w:rsidR="00A24658">
        <w:rPr>
          <w:noProof/>
        </w:rPr>
        <w:t>o</w:t>
      </w:r>
      <w:r w:rsidR="002F483E">
        <w:rPr>
          <w:noProof/>
        </w:rPr>
        <w:t xml:space="preserve">s para el entrenamiento, con el respectivo nombre de la </w:t>
      </w:r>
      <w:r w:rsidR="00A24658">
        <w:rPr>
          <w:noProof/>
        </w:rPr>
        <w:t>de la clase que corresponde (cantidad, descripcion, precio unitario y precio total)</w:t>
      </w:r>
      <w:r w:rsidR="00591AD8">
        <w:rPr>
          <w:noProof/>
        </w:rPr>
        <w:t>, se aprovecho el scrip creado anteriormente adaptandolo a los requerimientos en esta itearacion, se</w:t>
      </w:r>
      <w:r w:rsidR="00A24658">
        <w:rPr>
          <w:noProof/>
        </w:rPr>
        <w:t xml:space="preserve"> añadio</w:t>
      </w:r>
      <w:r w:rsidR="00591AD8">
        <w:rPr>
          <w:noProof/>
        </w:rPr>
        <w:t xml:space="preserve"> mejor</w:t>
      </w:r>
      <w:r w:rsidR="00A24658">
        <w:rPr>
          <w:noProof/>
        </w:rPr>
        <w:t>as que permiten multiples recuadros,</w:t>
      </w:r>
      <w:r w:rsidR="00591AD8">
        <w:rPr>
          <w:noProof/>
        </w:rPr>
        <w:t xml:space="preserve"> la capidad de eliminar</w:t>
      </w:r>
      <w:r w:rsidR="00A24658">
        <w:rPr>
          <w:noProof/>
        </w:rPr>
        <w:t xml:space="preserve"> la ultima celda con coordenadas generadas</w:t>
      </w:r>
      <w:r w:rsidR="00591AD8">
        <w:rPr>
          <w:noProof/>
        </w:rPr>
        <w:t xml:space="preserve"> y saltar al ultimo procesado en el csv para agilizar el proceso de creacion de boundingboxes</w:t>
      </w:r>
      <w:r w:rsidR="00A24658">
        <w:rPr>
          <w:noProof/>
        </w:rPr>
        <w:t>, se añadio la posibilidad de utilizar teclado con botenes designados para su uso, ayudando y acelarando la selección de áreas</w:t>
      </w:r>
      <w:r w:rsidR="002F483E">
        <w:rPr>
          <w:noProof/>
        </w:rPr>
        <w:t>.</w:t>
      </w:r>
    </w:p>
    <w:p w14:paraId="6F589D14" w14:textId="45C0D1DC" w:rsidR="00A24658" w:rsidRDefault="00A24658" w:rsidP="002F483E">
      <w:pPr>
        <w:rPr>
          <w:noProof/>
        </w:rPr>
      </w:pPr>
    </w:p>
    <w:p w14:paraId="728F7273" w14:textId="52A83665" w:rsidR="00A23A9A" w:rsidRDefault="00A23A9A" w:rsidP="008545FD">
      <w:pPr>
        <w:pStyle w:val="Esetilofigura"/>
      </w:pPr>
      <w:bookmarkStart w:id="710" w:name="_Ref197848459"/>
      <w:bookmarkStart w:id="711" w:name="_Toc199533496"/>
      <w:bookmarkStart w:id="712" w:name="_Toc201090401"/>
      <w:r w:rsidRPr="00A23A9A">
        <w:lastRenderedPageBreak/>
        <w:t xml:space="preserve">Figura </w:t>
      </w:r>
      <w:r w:rsidR="00133DB9">
        <w:fldChar w:fldCharType="begin"/>
      </w:r>
      <w:r w:rsidR="00133DB9">
        <w:instrText xml:space="preserve"> SEQ Figura \* ARABIC </w:instrText>
      </w:r>
      <w:r w:rsidR="00133DB9">
        <w:fldChar w:fldCharType="separate"/>
      </w:r>
      <w:r w:rsidR="00C9395B">
        <w:rPr>
          <w:noProof/>
        </w:rPr>
        <w:t>37</w:t>
      </w:r>
      <w:r w:rsidR="00133DB9">
        <w:rPr>
          <w:noProof/>
        </w:rPr>
        <w:fldChar w:fldCharType="end"/>
      </w:r>
      <w:bookmarkEnd w:id="710"/>
      <w:r w:rsidRPr="00846418">
        <w:br/>
      </w:r>
      <w:r w:rsidR="000D0A7D" w:rsidRPr="00D02705">
        <w:rPr>
          <w:i/>
          <w:iCs/>
        </w:rPr>
        <w:t>Áreas de detalle en csv</w:t>
      </w:r>
      <w:bookmarkEnd w:id="711"/>
      <w:r w:rsidR="000D0A7D" w:rsidRPr="00D02705">
        <w:rPr>
          <w:i/>
          <w:iCs/>
        </w:rPr>
        <w:t xml:space="preserve"> </w:t>
      </w:r>
      <w:r w:rsidR="00B60191" w:rsidRPr="00D02705">
        <w:rPr>
          <w:i/>
          <w:iCs/>
        </w:rPr>
        <w:t>capturados</w:t>
      </w:r>
      <w:bookmarkEnd w:id="712"/>
    </w:p>
    <w:p w14:paraId="1118A37E" w14:textId="3712524A" w:rsidR="00910A0F" w:rsidRDefault="00A23A9A" w:rsidP="00D02705">
      <w:pPr>
        <w:pStyle w:val="Esetilofigura"/>
        <w:jc w:val="center"/>
      </w:pPr>
      <w:r>
        <w:rPr>
          <w:noProof/>
        </w:rPr>
        <w:drawing>
          <wp:inline distT="0" distB="0" distL="0" distR="0" wp14:anchorId="2B9FFA51" wp14:editId="62DB706C">
            <wp:extent cx="5655310" cy="3356264"/>
            <wp:effectExtent l="133350" t="114300" r="154940" b="16827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57850" cy="33577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DE905AF" w14:textId="6DB70105" w:rsidR="00F42FC2" w:rsidRDefault="009C0D0B" w:rsidP="00F42FC2">
      <w:r>
        <w:t xml:space="preserve">Una vez </w:t>
      </w:r>
      <w:r w:rsidR="00DB4742">
        <w:t xml:space="preserve">se </w:t>
      </w:r>
      <w:r w:rsidR="00BB2799">
        <w:t>realizó</w:t>
      </w:r>
      <w:r>
        <w:t xml:space="preserve"> el conjunto de dataset, </w:t>
      </w:r>
      <w:r w:rsidR="00DB4742">
        <w:t xml:space="preserve">se </w:t>
      </w:r>
      <w:r w:rsidR="00201B0A">
        <w:t>proced</w:t>
      </w:r>
      <w:r w:rsidR="00DB4742">
        <w:t>e</w:t>
      </w:r>
      <w:r w:rsidR="00201B0A">
        <w:t xml:space="preserve"> a convert</w:t>
      </w:r>
      <w:r w:rsidR="00DB4742">
        <w:t xml:space="preserve">ir las coordenadas (x1, x2, y1, y2) a coordenadas </w:t>
      </w:r>
      <w:r w:rsidR="00201B0A">
        <w:t>aceptad</w:t>
      </w:r>
      <w:r w:rsidR="00DB4742">
        <w:t>a</w:t>
      </w:r>
      <w:r w:rsidR="00201B0A">
        <w:t xml:space="preserve">s en el entrenamiento </w:t>
      </w:r>
      <w:r w:rsidR="00A24658">
        <w:t>(</w:t>
      </w:r>
      <w:r w:rsidR="00201B0A">
        <w:rPr>
          <w:noProof/>
        </w:rPr>
        <w:t>clase C, Xcenter, Ycenter, ancho y altura</w:t>
      </w:r>
      <w:r w:rsidR="00A24658">
        <w:rPr>
          <w:noProof/>
        </w:rPr>
        <w:t>)</w:t>
      </w:r>
      <w:r w:rsidR="00201B0A">
        <w:rPr>
          <w:noProof/>
        </w:rPr>
        <w:t>,</w:t>
      </w:r>
      <w:r w:rsidR="00DB4742">
        <w:rPr>
          <w:noProof/>
        </w:rPr>
        <w:t xml:space="preserve"> se hace uso de reglas matematicas usadas en la ecuaci</w:t>
      </w:r>
      <w:r w:rsidR="00D30D4F">
        <w:rPr>
          <w:noProof/>
        </w:rPr>
        <w:t>ó</w:t>
      </w:r>
      <w:r w:rsidR="00DB4742">
        <w:rPr>
          <w:noProof/>
        </w:rPr>
        <w:t xml:space="preserve">n </w:t>
      </w:r>
      <w:r w:rsidR="00DB4742">
        <w:rPr>
          <w:noProof/>
        </w:rPr>
        <w:fldChar w:fldCharType="begin"/>
      </w:r>
      <w:r w:rsidR="00DB4742">
        <w:rPr>
          <w:noProof/>
        </w:rPr>
        <w:instrText xml:space="preserve"> REF _Ref200216313 \h </w:instrText>
      </w:r>
      <w:r w:rsidR="00DB4742">
        <w:rPr>
          <w:noProof/>
        </w:rPr>
      </w:r>
      <w:r w:rsidR="00DB4742">
        <w:rPr>
          <w:noProof/>
        </w:rPr>
        <w:fldChar w:fldCharType="separate"/>
      </w:r>
      <w:r w:rsidR="00C9395B">
        <w:t>(</w:t>
      </w:r>
      <w:r w:rsidR="00C9395B">
        <w:rPr>
          <w:noProof/>
        </w:rPr>
        <w:t>9</w:t>
      </w:r>
      <w:r w:rsidR="00C9395B">
        <w:t>)</w:t>
      </w:r>
      <w:r w:rsidR="00DB4742">
        <w:rPr>
          <w:noProof/>
        </w:rPr>
        <w:fldChar w:fldCharType="end"/>
      </w:r>
      <w:r w:rsidR="00201B0A">
        <w:rPr>
          <w:noProof/>
        </w:rPr>
        <w:t xml:space="preserve"> tenemos un script funcional que nos ayudara con algunas correciones </w:t>
      </w:r>
      <w:r w:rsidR="00DB4742">
        <w:rPr>
          <w:noProof/>
        </w:rPr>
        <w:t>como el desbordamiento de area ajustandolos a valores dentro de la imagen</w:t>
      </w:r>
      <w:r w:rsidR="00201B0A">
        <w:rPr>
          <w:noProof/>
        </w:rPr>
        <w:t>,</w:t>
      </w:r>
      <w:r w:rsidR="00DB4742">
        <w:rPr>
          <w:noProof/>
        </w:rPr>
        <w:t xml:space="preserve"> se</w:t>
      </w:r>
      <w:r w:rsidR="00201B0A">
        <w:rPr>
          <w:noProof/>
        </w:rPr>
        <w:t xml:space="preserve"> separar</w:t>
      </w:r>
      <w:r w:rsidR="00DB4742">
        <w:rPr>
          <w:noProof/>
        </w:rPr>
        <w:t>on</w:t>
      </w:r>
      <w:r w:rsidR="00201B0A">
        <w:rPr>
          <w:noProof/>
        </w:rPr>
        <w:t xml:space="preserve"> en el mismo formato anterior</w:t>
      </w:r>
      <w:r w:rsidR="00DB4742">
        <w:rPr>
          <w:noProof/>
        </w:rPr>
        <w:t xml:space="preserve"> una carpeta que contega</w:t>
      </w:r>
      <w:r w:rsidR="00201B0A">
        <w:rPr>
          <w:noProof/>
        </w:rPr>
        <w:t xml:space="preserve"> dos carpetas</w:t>
      </w:r>
      <w:r w:rsidR="00DB4742">
        <w:rPr>
          <w:noProof/>
        </w:rPr>
        <w:t xml:space="preserve"> y un archivo, </w:t>
      </w:r>
      <w:r w:rsidR="00201B0A">
        <w:rPr>
          <w:noProof/>
        </w:rPr>
        <w:t>images, labels y dataset.yaml,</w:t>
      </w:r>
      <w:r>
        <w:t xml:space="preserve"> para el entrenamiento como se ve en la </w:t>
      </w:r>
      <w:r>
        <w:rPr>
          <w:noProof/>
        </w:rPr>
        <w:fldChar w:fldCharType="begin"/>
      </w:r>
      <w:r>
        <w:rPr>
          <w:noProof/>
        </w:rPr>
        <w:instrText xml:space="preserve"> REF _Ref197848481 \h </w:instrText>
      </w:r>
      <w:r>
        <w:rPr>
          <w:noProof/>
        </w:rPr>
      </w:r>
      <w:r>
        <w:rPr>
          <w:noProof/>
        </w:rPr>
        <w:fldChar w:fldCharType="separate"/>
      </w:r>
      <w:r w:rsidR="00C9395B" w:rsidRPr="00A23A9A">
        <w:t xml:space="preserve">Figura </w:t>
      </w:r>
      <w:r w:rsidR="00C9395B">
        <w:rPr>
          <w:noProof/>
        </w:rPr>
        <w:t>38</w:t>
      </w:r>
      <w:r>
        <w:rPr>
          <w:noProof/>
        </w:rPr>
        <w:fldChar w:fldCharType="end"/>
      </w:r>
      <w:r w:rsidR="00201B0A">
        <w:t>, separados en 3 carpetas: train 75%, val 15%, test 15%</w:t>
      </w:r>
      <w:r w:rsidR="00DB4742">
        <w:t>, se definió que eran los mejores promedios para el entrenamiento de detección</w:t>
      </w:r>
      <w:r w:rsidR="00F42FC2">
        <w:t>.</w:t>
      </w:r>
    </w:p>
    <w:p w14:paraId="3406EEFF" w14:textId="77777777" w:rsidR="00DB4742" w:rsidRDefault="00DB4742" w:rsidP="00DB4742">
      <w:pPr>
        <w:ind w:firstLine="0"/>
      </w:pPr>
    </w:p>
    <w:p w14:paraId="6D3CC457" w14:textId="509A0FBF" w:rsidR="00A23A9A" w:rsidRDefault="00A23A9A" w:rsidP="008545FD">
      <w:pPr>
        <w:pStyle w:val="Esetilofigura"/>
        <w:rPr>
          <w:i/>
          <w:iCs/>
        </w:rPr>
      </w:pPr>
      <w:bookmarkStart w:id="713" w:name="_Ref197848481"/>
      <w:bookmarkStart w:id="714" w:name="_Toc199533497"/>
      <w:bookmarkStart w:id="715" w:name="_Toc201090402"/>
      <w:r w:rsidRPr="00A23A9A">
        <w:lastRenderedPageBreak/>
        <w:t xml:space="preserve">Figura </w:t>
      </w:r>
      <w:r w:rsidR="00133DB9">
        <w:fldChar w:fldCharType="begin"/>
      </w:r>
      <w:r w:rsidR="00133DB9">
        <w:instrText xml:space="preserve"> SEQ Figura \* ARABIC </w:instrText>
      </w:r>
      <w:r w:rsidR="00133DB9">
        <w:fldChar w:fldCharType="separate"/>
      </w:r>
      <w:r w:rsidR="00C9395B">
        <w:rPr>
          <w:noProof/>
        </w:rPr>
        <w:t>38</w:t>
      </w:r>
      <w:r w:rsidR="00133DB9">
        <w:rPr>
          <w:noProof/>
        </w:rPr>
        <w:fldChar w:fldCharType="end"/>
      </w:r>
      <w:bookmarkEnd w:id="713"/>
      <w:r w:rsidRPr="00846418">
        <w:br/>
      </w:r>
      <w:r w:rsidR="00504537" w:rsidRPr="00D02705">
        <w:rPr>
          <w:b w:val="0"/>
          <w:bCs w:val="0"/>
          <w:i/>
          <w:iCs/>
        </w:rPr>
        <w:t>F</w:t>
      </w:r>
      <w:r w:rsidR="000D0A7D" w:rsidRPr="00D02705">
        <w:rPr>
          <w:b w:val="0"/>
          <w:bCs w:val="0"/>
          <w:i/>
          <w:iCs/>
        </w:rPr>
        <w:t xml:space="preserve">ormato de </w:t>
      </w:r>
      <w:r w:rsidR="00504537" w:rsidRPr="00D02705">
        <w:rPr>
          <w:b w:val="0"/>
          <w:bCs w:val="0"/>
          <w:i/>
          <w:iCs/>
        </w:rPr>
        <w:t>D</w:t>
      </w:r>
      <w:r w:rsidR="000D0A7D" w:rsidRPr="00D02705">
        <w:rPr>
          <w:b w:val="0"/>
          <w:bCs w:val="0"/>
          <w:i/>
          <w:iCs/>
        </w:rPr>
        <w:t xml:space="preserve">ataset de </w:t>
      </w:r>
      <w:r w:rsidR="00504537" w:rsidRPr="00D02705">
        <w:rPr>
          <w:b w:val="0"/>
          <w:bCs w:val="0"/>
          <w:i/>
          <w:iCs/>
        </w:rPr>
        <w:t>D</w:t>
      </w:r>
      <w:r w:rsidR="000D0A7D" w:rsidRPr="00D02705">
        <w:rPr>
          <w:b w:val="0"/>
          <w:bCs w:val="0"/>
          <w:i/>
          <w:iCs/>
        </w:rPr>
        <w:t>etalle</w:t>
      </w:r>
      <w:bookmarkEnd w:id="714"/>
      <w:bookmarkEnd w:id="715"/>
      <w:r w:rsidR="000D0A7D">
        <w:rPr>
          <w:i/>
          <w:iCs/>
        </w:rPr>
        <w:t xml:space="preserve"> </w:t>
      </w:r>
    </w:p>
    <w:p w14:paraId="4100B4EE" w14:textId="5503651A" w:rsidR="00910A0F" w:rsidRPr="002F0BA9" w:rsidRDefault="00A23A9A" w:rsidP="00D02705">
      <w:pPr>
        <w:pStyle w:val="Esetilofigura"/>
        <w:jc w:val="center"/>
        <w:pPrChange w:id="716" w:author="_AnTrAx_" w:date="2025-06-17T20:16:00Z">
          <w:pPr>
            <w:pStyle w:val="Esetilofigura"/>
            <w:spacing w:line="360" w:lineRule="auto"/>
            <w:jc w:val="center"/>
          </w:pPr>
        </w:pPrChange>
      </w:pPr>
      <w:r>
        <w:rPr>
          <w:noProof/>
        </w:rPr>
        <w:drawing>
          <wp:inline distT="0" distB="0" distL="0" distR="0" wp14:anchorId="2553219D" wp14:editId="40CBFC89">
            <wp:extent cx="2186940" cy="1315021"/>
            <wp:effectExtent l="133350" t="114300" r="118110" b="17145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190309" cy="13170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501679" w14:textId="4898EF2F" w:rsidR="00910A0F" w:rsidRPr="00910A0F" w:rsidRDefault="00910A0F" w:rsidP="000E514B">
      <w:pPr>
        <w:pStyle w:val="Ttulo4"/>
      </w:pPr>
      <w:bookmarkStart w:id="717" w:name="_Toc199587856"/>
      <w:bookmarkStart w:id="718" w:name="_Toc201090326"/>
      <w:r>
        <w:t xml:space="preserve">Entrenamiento </w:t>
      </w:r>
      <w:r w:rsidR="008F304D">
        <w:t>De Detección En Subáreas.</w:t>
      </w:r>
      <w:bookmarkEnd w:id="717"/>
      <w:bookmarkEnd w:id="718"/>
    </w:p>
    <w:p w14:paraId="0109884E" w14:textId="43001D5E" w:rsidR="001F0A76" w:rsidRDefault="001F0A76" w:rsidP="001F0A76">
      <w:r>
        <w:t xml:space="preserve">Utilizando Colab para el entrenamiento en la detección de áreas con YoloV5 </w:t>
      </w:r>
      <w:r w:rsidR="00A73E3B">
        <w:t xml:space="preserve">como en la anterior iteración nos ayudaremos de las configuraciones ya </w:t>
      </w:r>
      <w:r w:rsidR="00D30D4F">
        <w:t>h</w:t>
      </w:r>
      <w:r w:rsidR="00A73E3B">
        <w:t xml:space="preserve">echas </w:t>
      </w:r>
      <w:r w:rsidR="00A02D0A">
        <w:t>con la</w:t>
      </w:r>
      <w:r w:rsidR="00A73E3B">
        <w:t xml:space="preserve"> diferencia de que las epochs serán de 80 y batch de 32 al ser más áreas a detectar se notó una sustancial mejora </w:t>
      </w:r>
      <w:r>
        <w:t xml:space="preserve">con algunas configuraciones nos permite </w:t>
      </w:r>
      <w:r w:rsidR="00A73E3B">
        <w:t>lograr resultados óptimos</w:t>
      </w:r>
      <w:r>
        <w:t>.</w:t>
      </w:r>
    </w:p>
    <w:p w14:paraId="121B7974" w14:textId="483AEE82" w:rsidR="002F483E" w:rsidRDefault="002F483E" w:rsidP="002F0BA9">
      <w:r>
        <w:t>La detección es posible, tenemos una taza de confianza promedio aceptable</w:t>
      </w:r>
      <w:r w:rsidR="00A73E3B">
        <w:t xml:space="preserve"> a buena con mínimos de 75% a máximos de 90%</w:t>
      </w:r>
      <w:r>
        <w:t xml:space="preserve"> como se ve en la </w:t>
      </w:r>
      <w:r>
        <w:fldChar w:fldCharType="begin"/>
      </w:r>
      <w:r>
        <w:instrText xml:space="preserve"> REF _Ref197848563 \h </w:instrText>
      </w:r>
      <w:r>
        <w:fldChar w:fldCharType="separate"/>
      </w:r>
      <w:r w:rsidR="00C9395B" w:rsidRPr="00A23A9A">
        <w:t xml:space="preserve">Figura </w:t>
      </w:r>
      <w:r w:rsidR="00C9395B">
        <w:rPr>
          <w:noProof/>
        </w:rPr>
        <w:t>39</w:t>
      </w:r>
      <w:r>
        <w:fldChar w:fldCharType="end"/>
      </w:r>
      <w:r>
        <w:t xml:space="preserve">, </w:t>
      </w:r>
      <w:r w:rsidR="00A73E3B">
        <w:t>obteniendo</w:t>
      </w:r>
      <w:r>
        <w:t xml:space="preserve"> una confianza en la detección aceptable</w:t>
      </w:r>
      <w:r w:rsidR="00A73E3B">
        <w:t xml:space="preserve"> damos por casi finalizada esta </w:t>
      </w:r>
      <w:r w:rsidR="000109D8">
        <w:t>iteración</w:t>
      </w:r>
      <w:r>
        <w:t>.</w:t>
      </w:r>
    </w:p>
    <w:p w14:paraId="3BD4DE20" w14:textId="211075FF" w:rsidR="00A23A9A" w:rsidRDefault="00A23A9A" w:rsidP="008545FD">
      <w:pPr>
        <w:pStyle w:val="Esetilofigura"/>
      </w:pPr>
      <w:bookmarkStart w:id="719" w:name="_Ref197848563"/>
      <w:bookmarkStart w:id="720" w:name="_Toc199533498"/>
      <w:bookmarkStart w:id="721" w:name="_Toc201090403"/>
      <w:r w:rsidRPr="00A23A9A">
        <w:t xml:space="preserve">Figura </w:t>
      </w:r>
      <w:r w:rsidR="00133DB9">
        <w:fldChar w:fldCharType="begin"/>
      </w:r>
      <w:r w:rsidR="00133DB9">
        <w:instrText xml:space="preserve"> SEQ Figura \* ARABIC </w:instrText>
      </w:r>
      <w:r w:rsidR="00133DB9">
        <w:fldChar w:fldCharType="separate"/>
      </w:r>
      <w:r w:rsidR="00C9395B">
        <w:rPr>
          <w:noProof/>
        </w:rPr>
        <w:t>39</w:t>
      </w:r>
      <w:r w:rsidR="00133DB9">
        <w:rPr>
          <w:noProof/>
        </w:rPr>
        <w:fldChar w:fldCharType="end"/>
      </w:r>
      <w:bookmarkEnd w:id="719"/>
      <w:r w:rsidRPr="00846418">
        <w:br/>
      </w:r>
      <w:r w:rsidR="000D0A7D" w:rsidRPr="00D02705">
        <w:rPr>
          <w:b w:val="0"/>
          <w:bCs w:val="0"/>
          <w:i/>
          <w:iCs/>
        </w:rPr>
        <w:t>Detección de YoloV5 celdas detalle</w:t>
      </w:r>
      <w:bookmarkEnd w:id="720"/>
      <w:bookmarkEnd w:id="721"/>
    </w:p>
    <w:p w14:paraId="65BEBF39" w14:textId="04EDC73A" w:rsidR="001F0A76" w:rsidRPr="002F0BA9" w:rsidRDefault="00073001" w:rsidP="00D02705">
      <w:pPr>
        <w:pStyle w:val="Esetilofigura"/>
        <w:jc w:val="center"/>
      </w:pPr>
      <w:r>
        <w:rPr>
          <w:noProof/>
        </w:rPr>
        <w:drawing>
          <wp:inline distT="0" distB="0" distL="0" distR="0" wp14:anchorId="652A1271" wp14:editId="674E6FF6">
            <wp:extent cx="4395273" cy="1459230"/>
            <wp:effectExtent l="0" t="0" r="5715" b="762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19689" cy="1467336"/>
                    </a:xfrm>
                    <a:prstGeom prst="rect">
                      <a:avLst/>
                    </a:prstGeom>
                    <a:noFill/>
                    <a:ln>
                      <a:noFill/>
                    </a:ln>
                  </pic:spPr>
                </pic:pic>
              </a:graphicData>
            </a:graphic>
          </wp:inline>
        </w:drawing>
      </w:r>
    </w:p>
    <w:p w14:paraId="4FF6A5BC" w14:textId="713BF557" w:rsidR="00C17635" w:rsidRDefault="00C17635" w:rsidP="00C17635">
      <w:r>
        <w:lastRenderedPageBreak/>
        <w:t xml:space="preserve">Una vez finalizado el entrenamiento, se </w:t>
      </w:r>
      <w:r w:rsidR="000109D8">
        <w:t>seleccionar</w:t>
      </w:r>
      <w:r>
        <w:t xml:space="preserve"> los pesos del modelo obtenidos. Estos archivos pueden utilizarse tanto para realizar pruebas locales como para continuar el proceso de entrenamiento del modelo. En la </w:t>
      </w:r>
      <w:r>
        <w:fldChar w:fldCharType="begin"/>
      </w:r>
      <w:r>
        <w:instrText xml:space="preserve"> REF _Ref197848577 \h </w:instrText>
      </w:r>
      <w:r>
        <w:fldChar w:fldCharType="separate"/>
      </w:r>
      <w:r w:rsidR="00C9395B" w:rsidRPr="00A23A9A">
        <w:t xml:space="preserve">Figura </w:t>
      </w:r>
      <w:r w:rsidR="00C9395B">
        <w:rPr>
          <w:noProof/>
        </w:rPr>
        <w:t>40</w:t>
      </w:r>
      <w:r>
        <w:fldChar w:fldCharType="end"/>
      </w:r>
      <w:r w:rsidR="000109D8">
        <w:t>, podemos observar estos descargados de Google colab, nos ayudaran a la detección y exportación de las celdas del área detalle con una confianza aceptable.</w:t>
      </w:r>
    </w:p>
    <w:p w14:paraId="320300D8" w14:textId="55FF203D" w:rsidR="00ED5AA8" w:rsidRPr="00D02705" w:rsidRDefault="00ED5AA8" w:rsidP="008545FD">
      <w:pPr>
        <w:pStyle w:val="Esetilofigura"/>
        <w:rPr>
          <w:i/>
          <w:iCs/>
        </w:rPr>
      </w:pPr>
      <w:bookmarkStart w:id="722" w:name="_Ref197848577"/>
      <w:bookmarkStart w:id="723" w:name="_Toc199533499"/>
      <w:bookmarkStart w:id="724" w:name="_Toc201090404"/>
      <w:r w:rsidRPr="00A23A9A">
        <w:t xml:space="preserve">Figura </w:t>
      </w:r>
      <w:r w:rsidR="00133DB9">
        <w:fldChar w:fldCharType="begin"/>
      </w:r>
      <w:r w:rsidR="00133DB9">
        <w:instrText xml:space="preserve"> SEQ Figura \* ARABIC </w:instrText>
      </w:r>
      <w:r w:rsidR="00133DB9">
        <w:fldChar w:fldCharType="separate"/>
      </w:r>
      <w:r w:rsidR="00C9395B">
        <w:rPr>
          <w:noProof/>
        </w:rPr>
        <w:t>40</w:t>
      </w:r>
      <w:r w:rsidR="00133DB9">
        <w:rPr>
          <w:noProof/>
        </w:rPr>
        <w:fldChar w:fldCharType="end"/>
      </w:r>
      <w:bookmarkEnd w:id="722"/>
      <w:r w:rsidRPr="00846418">
        <w:br/>
      </w:r>
      <w:r w:rsidRPr="00D02705">
        <w:rPr>
          <w:b w:val="0"/>
          <w:bCs w:val="0"/>
          <w:i/>
          <w:iCs/>
        </w:rPr>
        <w:t>Pesos de entrenamiento de área detalle</w:t>
      </w:r>
      <w:bookmarkEnd w:id="723"/>
      <w:bookmarkEnd w:id="724"/>
    </w:p>
    <w:p w14:paraId="0D1321C3" w14:textId="7B1B7238" w:rsidR="00ED5AA8" w:rsidRPr="002F0BA9" w:rsidRDefault="00ED5AA8" w:rsidP="00D02705">
      <w:pPr>
        <w:pStyle w:val="Esetilofigura"/>
        <w:jc w:val="center"/>
      </w:pPr>
      <w:r>
        <w:rPr>
          <w:noProof/>
        </w:rPr>
        <w:drawing>
          <wp:inline distT="0" distB="0" distL="0" distR="0" wp14:anchorId="3BE071DA" wp14:editId="056E6916">
            <wp:extent cx="3298613" cy="1026540"/>
            <wp:effectExtent l="114300" t="114300" r="130810" b="15494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326361" cy="10351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859C96" w14:textId="039836C2" w:rsidR="00D7520A" w:rsidRDefault="00D7520A" w:rsidP="00DE0866">
      <w:pPr>
        <w:pStyle w:val="Ttulo3"/>
      </w:pPr>
      <w:bookmarkStart w:id="725" w:name="_Toc199518037"/>
      <w:bookmarkStart w:id="726" w:name="_Toc199533442"/>
      <w:bookmarkStart w:id="727" w:name="_Toc199587857"/>
      <w:bookmarkStart w:id="728" w:name="_Toc201090327"/>
      <w:r>
        <w:t>Iteración 4</w:t>
      </w:r>
      <w:r w:rsidR="001F0116">
        <w:t>.</w:t>
      </w:r>
      <w:bookmarkEnd w:id="725"/>
      <w:bookmarkEnd w:id="726"/>
      <w:bookmarkEnd w:id="727"/>
      <w:bookmarkEnd w:id="728"/>
    </w:p>
    <w:p w14:paraId="5BD5287E" w14:textId="288A1139" w:rsidR="00D7520A" w:rsidRDefault="008F304D" w:rsidP="000E514B">
      <w:pPr>
        <w:pStyle w:val="Ttulo4"/>
      </w:pPr>
      <w:bookmarkStart w:id="729" w:name="_Toc199587858"/>
      <w:bookmarkStart w:id="730" w:name="_Toc201090328"/>
      <w:r w:rsidRPr="00D7520A">
        <w:t xml:space="preserve">Dataset </w:t>
      </w:r>
      <w:r w:rsidR="0039191A">
        <w:t>Para El</w:t>
      </w:r>
      <w:r w:rsidRPr="00D7520A">
        <w:t xml:space="preserve"> Entrenamiento </w:t>
      </w:r>
      <w:r w:rsidR="0039191A">
        <w:t>De</w:t>
      </w:r>
      <w:r>
        <w:t xml:space="preserve"> La</w:t>
      </w:r>
      <w:r w:rsidRPr="00D7520A">
        <w:t xml:space="preserve"> </w:t>
      </w:r>
      <w:r w:rsidR="00D7520A" w:rsidRPr="00D7520A">
        <w:t>CRNN</w:t>
      </w:r>
      <w:r w:rsidR="001F0116">
        <w:t>.</w:t>
      </w:r>
      <w:bookmarkEnd w:id="729"/>
      <w:bookmarkEnd w:id="730"/>
    </w:p>
    <w:p w14:paraId="25B1520C" w14:textId="0C7819CD" w:rsidR="00A02D0A" w:rsidRDefault="00A02D0A" w:rsidP="00A02D0A">
      <w:r>
        <w:t>En est</w:t>
      </w:r>
      <w:r w:rsidR="0039191A">
        <w:t>a iteración,</w:t>
      </w:r>
      <w:r>
        <w:t xml:space="preserve"> después del entrenamiento en yolov5 </w:t>
      </w:r>
      <w:r w:rsidR="0039191A">
        <w:t>se extrae</w:t>
      </w:r>
      <w:r>
        <w:t xml:space="preserve"> las áreas detectadas para el entrenamiento, </w:t>
      </w:r>
      <w:r w:rsidR="0039191A">
        <w:t xml:space="preserve">se crea un nuevo script con las características que esta cargara la carpeta de las detecciones del área detalle, </w:t>
      </w:r>
      <w:r w:rsidR="00C766D6">
        <w:t xml:space="preserve">y se crea un txt donde se almacenara los datos capturados, al ejecutarse este mostrara un entorno grafico como se ve en la </w:t>
      </w:r>
      <w:r w:rsidR="00C766D6">
        <w:fldChar w:fldCharType="begin"/>
      </w:r>
      <w:r w:rsidR="00C766D6">
        <w:instrText xml:space="preserve"> REF _Ref200224796 \h </w:instrText>
      </w:r>
      <w:r w:rsidR="00C766D6">
        <w:fldChar w:fldCharType="separate"/>
      </w:r>
      <w:r w:rsidR="00C9395B" w:rsidRPr="00A23A9A">
        <w:t xml:space="preserve">Figura </w:t>
      </w:r>
      <w:r w:rsidR="00C9395B">
        <w:rPr>
          <w:noProof/>
        </w:rPr>
        <w:t>41</w:t>
      </w:r>
      <w:r w:rsidR="00C766D6">
        <w:fldChar w:fldCharType="end"/>
      </w:r>
      <w:r>
        <w:t>,</w:t>
      </w:r>
      <w:r w:rsidR="00C766D6">
        <w:t xml:space="preserve">donde las ubicaciones serán </w:t>
      </w:r>
      <w:r w:rsidR="00D30D4F">
        <w:t>así</w:t>
      </w:r>
      <w:r w:rsidR="00C766D6">
        <w:t xml:space="preserve"> la parte superior tendrá la imagen abajo una celda donde colocaremos el valor visualizado con los errores de taipeo y distancias observables</w:t>
      </w:r>
      <w:bookmarkStart w:id="731" w:name="_Ref197580686"/>
      <w:r>
        <w:t>.</w:t>
      </w:r>
    </w:p>
    <w:p w14:paraId="20064C5A" w14:textId="77777777" w:rsidR="00C766D6" w:rsidRDefault="00C766D6" w:rsidP="00A02D0A"/>
    <w:p w14:paraId="7AE4F782" w14:textId="63949344" w:rsidR="004C01F6" w:rsidRDefault="004C01F6" w:rsidP="008545FD">
      <w:pPr>
        <w:pStyle w:val="Esetilofigura"/>
        <w:rPr>
          <w:i/>
          <w:iCs/>
        </w:rPr>
      </w:pPr>
      <w:bookmarkStart w:id="732" w:name="_Ref200224796"/>
      <w:bookmarkStart w:id="733" w:name="_Toc199533500"/>
      <w:bookmarkStart w:id="734" w:name="_Toc201090405"/>
      <w:r w:rsidRPr="00A23A9A">
        <w:lastRenderedPageBreak/>
        <w:t xml:space="preserve">Figura </w:t>
      </w:r>
      <w:r w:rsidR="00133DB9">
        <w:fldChar w:fldCharType="begin"/>
      </w:r>
      <w:r w:rsidR="00133DB9">
        <w:instrText xml:space="preserve"> SEQ Figura \* ARABIC </w:instrText>
      </w:r>
      <w:r w:rsidR="00133DB9">
        <w:fldChar w:fldCharType="separate"/>
      </w:r>
      <w:r w:rsidR="00C9395B">
        <w:rPr>
          <w:noProof/>
        </w:rPr>
        <w:t>41</w:t>
      </w:r>
      <w:r w:rsidR="00133DB9">
        <w:rPr>
          <w:noProof/>
        </w:rPr>
        <w:fldChar w:fldCharType="end"/>
      </w:r>
      <w:bookmarkEnd w:id="731"/>
      <w:bookmarkEnd w:id="732"/>
      <w:r w:rsidRPr="00846418">
        <w:br/>
      </w:r>
      <w:r w:rsidRPr="00D02705">
        <w:rPr>
          <w:b w:val="0"/>
          <w:bCs w:val="0"/>
          <w:i/>
          <w:iCs/>
        </w:rPr>
        <w:t>Captura de datos para el CRNN</w:t>
      </w:r>
      <w:bookmarkEnd w:id="733"/>
      <w:bookmarkEnd w:id="734"/>
    </w:p>
    <w:p w14:paraId="3CF8274B" w14:textId="77777777" w:rsidR="004C01F6" w:rsidRPr="002F0BA9" w:rsidRDefault="004C01F6" w:rsidP="00D02705">
      <w:pPr>
        <w:pStyle w:val="Esetilofigura"/>
        <w:jc w:val="center"/>
      </w:pPr>
      <w:r>
        <w:rPr>
          <w:noProof/>
        </w:rPr>
        <w:drawing>
          <wp:inline distT="0" distB="0" distL="0" distR="0" wp14:anchorId="336BD133" wp14:editId="65EEDF25">
            <wp:extent cx="4311650" cy="1737374"/>
            <wp:effectExtent l="133350" t="114300" r="127000" b="1676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12992"/>
                    <a:stretch/>
                  </pic:blipFill>
                  <pic:spPr bwMode="auto">
                    <a:xfrm>
                      <a:off x="0" y="0"/>
                      <a:ext cx="4322252" cy="17416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2CAF36F" w14:textId="324840ED" w:rsidR="00B30541" w:rsidRPr="00B30541" w:rsidRDefault="00C65089" w:rsidP="004C01F6">
      <w:r>
        <w:t xml:space="preserve">Los datos </w:t>
      </w:r>
      <w:r w:rsidR="00276FFE">
        <w:t>se almacenan de la siguiente forma dentro un Txt: primero el nombre de la imagen, un espacio y luego el valor de la imagen en texto conteniendo espacios visualizados y lo más exacto a lo que se ve como en la figura</w:t>
      </w:r>
      <w:r w:rsidR="007F1BEC">
        <w:t xml:space="preserve"> (</w:t>
      </w:r>
      <w:r w:rsidR="007F1BEC">
        <w:fldChar w:fldCharType="begin"/>
      </w:r>
      <w:r w:rsidR="007F1BEC">
        <w:instrText xml:space="preserve"> REF _Ref197580717 \h </w:instrText>
      </w:r>
      <w:r w:rsidR="007F1BEC">
        <w:fldChar w:fldCharType="separate"/>
      </w:r>
      <w:r w:rsidR="00C9395B" w:rsidRPr="00A23A9A">
        <w:t xml:space="preserve">Figura </w:t>
      </w:r>
      <w:r w:rsidR="00C9395B">
        <w:rPr>
          <w:noProof/>
        </w:rPr>
        <w:t>42</w:t>
      </w:r>
      <w:r w:rsidR="007F1BEC">
        <w:fldChar w:fldCharType="end"/>
      </w:r>
      <w:r w:rsidR="007F1BEC">
        <w:t>)</w:t>
      </w:r>
      <w:r w:rsidR="00B30541">
        <w:t xml:space="preserve">. </w:t>
      </w:r>
      <w:r>
        <w:t>Servirán para formar el dataset que se requiere para en entrenamiento del CRNN</w:t>
      </w:r>
      <w:r w:rsidR="00B30541">
        <w:t>.</w:t>
      </w:r>
    </w:p>
    <w:p w14:paraId="14CD92D2" w14:textId="73B8C201" w:rsidR="004D36E6" w:rsidRDefault="004D36E6" w:rsidP="008545FD">
      <w:pPr>
        <w:pStyle w:val="Esetilofigura"/>
        <w:rPr>
          <w:i/>
          <w:iCs/>
        </w:rPr>
      </w:pPr>
      <w:bookmarkStart w:id="735" w:name="_Ref197580717"/>
      <w:bookmarkStart w:id="736" w:name="_Toc199533501"/>
      <w:bookmarkStart w:id="737" w:name="_Toc201090406"/>
      <w:r w:rsidRPr="00A23A9A">
        <w:t xml:space="preserve">Figura </w:t>
      </w:r>
      <w:r w:rsidR="00133DB9">
        <w:fldChar w:fldCharType="begin"/>
      </w:r>
      <w:r w:rsidR="00133DB9">
        <w:instrText xml:space="preserve"> SEQ Figura \* ARABIC </w:instrText>
      </w:r>
      <w:r w:rsidR="00133DB9">
        <w:fldChar w:fldCharType="separate"/>
      </w:r>
      <w:r w:rsidR="00C9395B">
        <w:rPr>
          <w:noProof/>
        </w:rPr>
        <w:t>42</w:t>
      </w:r>
      <w:r w:rsidR="00133DB9">
        <w:rPr>
          <w:noProof/>
        </w:rPr>
        <w:fldChar w:fldCharType="end"/>
      </w:r>
      <w:bookmarkEnd w:id="735"/>
      <w:r w:rsidRPr="00846418">
        <w:br/>
      </w:r>
      <w:r w:rsidRPr="00D02705">
        <w:rPr>
          <w:b w:val="0"/>
          <w:bCs w:val="0"/>
          <w:i/>
          <w:iCs/>
        </w:rPr>
        <w:t>Archivo Txt con datos capturados</w:t>
      </w:r>
      <w:bookmarkEnd w:id="736"/>
      <w:bookmarkEnd w:id="737"/>
    </w:p>
    <w:p w14:paraId="10031ACD" w14:textId="4AABD438" w:rsidR="004D36E6" w:rsidRPr="002F0BA9" w:rsidRDefault="004D36E6" w:rsidP="008545FD">
      <w:pPr>
        <w:pStyle w:val="Esetilofigura"/>
        <w:pPrChange w:id="738" w:author="_AnTrAx_" w:date="2025-06-17T20:16:00Z">
          <w:pPr>
            <w:pStyle w:val="Esetilofigura"/>
            <w:jc w:val="center"/>
          </w:pPr>
        </w:pPrChange>
      </w:pPr>
      <w:r>
        <w:rPr>
          <w:noProof/>
        </w:rPr>
        <w:drawing>
          <wp:inline distT="0" distB="0" distL="0" distR="0" wp14:anchorId="68E1D5D6" wp14:editId="0F7D7661">
            <wp:extent cx="4679657" cy="2476675"/>
            <wp:effectExtent l="133350" t="114300" r="121285" b="17145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679657" cy="24766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3C4DE7" w14:textId="172965AF" w:rsidR="00D7520A" w:rsidRDefault="00276FFE" w:rsidP="002F483E">
      <w:r>
        <w:lastRenderedPageBreak/>
        <w:t xml:space="preserve">En esta parte ya no se requieren </w:t>
      </w:r>
      <w:r w:rsidR="00BB2799">
        <w:t>coordinas</w:t>
      </w:r>
      <w:r>
        <w:t xml:space="preserve"> y su transformación a datos para el entrenamiento, pero si requieren un orden y forma</w:t>
      </w:r>
      <w:r w:rsidR="00C65089">
        <w:t xml:space="preserve"> como se ve en la</w:t>
      </w:r>
      <w:r w:rsidR="002F483E">
        <w:t xml:space="preserve"> </w:t>
      </w:r>
      <w:r w:rsidR="002F483E">
        <w:fldChar w:fldCharType="begin"/>
      </w:r>
      <w:r w:rsidR="002F483E">
        <w:instrText xml:space="preserve"> REF _Ref197580765 \h </w:instrText>
      </w:r>
      <w:r w:rsidR="002F483E">
        <w:fldChar w:fldCharType="separate"/>
      </w:r>
      <w:r w:rsidR="00C9395B" w:rsidRPr="00BC1F58">
        <w:t xml:space="preserve">Figura </w:t>
      </w:r>
      <w:r w:rsidR="00C9395B">
        <w:rPr>
          <w:noProof/>
        </w:rPr>
        <w:t>43</w:t>
      </w:r>
      <w:r w:rsidR="002F483E">
        <w:fldChar w:fldCharType="end"/>
      </w:r>
      <w:r w:rsidR="00C65089">
        <w:t xml:space="preserve">, </w:t>
      </w:r>
      <w:r>
        <w:t xml:space="preserve">se tiene 3 carpetas train con 75% de imágenes para el entrenamiento, val con 15% de imágenes para el entrenamiento y test con el 10%, dentro de cada carpeta se tendrá un Txt que contendrá el valor para el entrenamiento como se ve en la </w:t>
      </w:r>
      <w:r>
        <w:fldChar w:fldCharType="begin"/>
      </w:r>
      <w:r>
        <w:instrText xml:space="preserve"> REF _Ref197580717 \h </w:instrText>
      </w:r>
      <w:r>
        <w:fldChar w:fldCharType="separate"/>
      </w:r>
      <w:r w:rsidR="00C9395B" w:rsidRPr="00A23A9A">
        <w:t xml:space="preserve">Figura </w:t>
      </w:r>
      <w:r w:rsidR="00C9395B">
        <w:rPr>
          <w:noProof/>
        </w:rPr>
        <w:t>42</w:t>
      </w:r>
      <w:r>
        <w:fldChar w:fldCharType="end"/>
      </w:r>
      <w:r>
        <w:t xml:space="preserve"> y </w:t>
      </w:r>
      <w:r w:rsidR="0033328C">
        <w:t>Vocab.txt de será los caracteres y valores que son: letra mayúsculas, minúsculas, numero, símbolos que nos permitirá indicar los valores que esperamos en el</w:t>
      </w:r>
      <w:r w:rsidR="00C65089">
        <w:t xml:space="preserve"> entrenamiento de la CRNN.</w:t>
      </w:r>
    </w:p>
    <w:p w14:paraId="3705331F" w14:textId="50D33F72" w:rsidR="004D36E6" w:rsidRPr="00BC1F58" w:rsidRDefault="004D36E6" w:rsidP="008545FD">
      <w:pPr>
        <w:pStyle w:val="Esetilofigura"/>
      </w:pPr>
      <w:bookmarkStart w:id="739" w:name="_Ref197580765"/>
      <w:bookmarkStart w:id="740" w:name="_Toc199533502"/>
      <w:bookmarkStart w:id="741" w:name="_Toc201090407"/>
      <w:r w:rsidRPr="00BC1F58">
        <w:t xml:space="preserve">Figura </w:t>
      </w:r>
      <w:r w:rsidRPr="00A23A9A">
        <w:fldChar w:fldCharType="begin"/>
      </w:r>
      <w:r w:rsidRPr="00BC1F58">
        <w:instrText xml:space="preserve"> SEQ Figura \* ARABIC </w:instrText>
      </w:r>
      <w:r w:rsidRPr="00A23A9A">
        <w:fldChar w:fldCharType="separate"/>
      </w:r>
      <w:r w:rsidR="00C9395B">
        <w:rPr>
          <w:noProof/>
        </w:rPr>
        <w:t>43</w:t>
      </w:r>
      <w:r w:rsidRPr="00A23A9A">
        <w:fldChar w:fldCharType="end"/>
      </w:r>
      <w:bookmarkEnd w:id="739"/>
      <w:r w:rsidRPr="00BC1F58">
        <w:br/>
      </w:r>
      <w:r w:rsidRPr="00D02705">
        <w:rPr>
          <w:b w:val="0"/>
          <w:bCs w:val="0"/>
          <w:i/>
          <w:iCs/>
        </w:rPr>
        <w:t>Formato de dataset para entrenamiento</w:t>
      </w:r>
      <w:bookmarkEnd w:id="740"/>
      <w:r w:rsidR="0033328C" w:rsidRPr="00D02705">
        <w:rPr>
          <w:b w:val="0"/>
          <w:bCs w:val="0"/>
          <w:i/>
          <w:iCs/>
        </w:rPr>
        <w:t xml:space="preserve"> CRNN</w:t>
      </w:r>
      <w:bookmarkEnd w:id="741"/>
    </w:p>
    <w:p w14:paraId="685C2685" w14:textId="079E81DF" w:rsidR="00D7520A" w:rsidRDefault="004D36E6" w:rsidP="00D02705">
      <w:pPr>
        <w:pStyle w:val="Esetilofigura"/>
        <w:jc w:val="center"/>
      </w:pPr>
      <w:r>
        <w:rPr>
          <w:noProof/>
        </w:rPr>
        <w:drawing>
          <wp:inline distT="0" distB="0" distL="0" distR="0" wp14:anchorId="74A54F30" wp14:editId="6AAB916D">
            <wp:extent cx="2613382" cy="1993607"/>
            <wp:effectExtent l="133350" t="114300" r="130175" b="15938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617727" cy="199692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CADDC68" w14:textId="4FA39ABD" w:rsidR="00ED5AA8" w:rsidRDefault="00ED5AA8" w:rsidP="000E514B">
      <w:pPr>
        <w:pStyle w:val="Ttulo4"/>
      </w:pPr>
      <w:bookmarkStart w:id="742" w:name="_Toc199587859"/>
      <w:bookmarkStart w:id="743" w:name="_Toc201090329"/>
      <w:r>
        <w:t>Entrenamiento</w:t>
      </w:r>
      <w:r w:rsidRPr="00D7520A">
        <w:t xml:space="preserve"> </w:t>
      </w:r>
      <w:r w:rsidR="008F304D">
        <w:t xml:space="preserve">De La </w:t>
      </w:r>
      <w:r w:rsidRPr="00D7520A">
        <w:t>CRNN</w:t>
      </w:r>
      <w:r w:rsidR="008F304D">
        <w:t>.</w:t>
      </w:r>
      <w:bookmarkEnd w:id="742"/>
      <w:bookmarkEnd w:id="743"/>
    </w:p>
    <w:p w14:paraId="0295AE46" w14:textId="5C4AAAA3" w:rsidR="00D237C5" w:rsidRDefault="00852559" w:rsidP="00D237C5">
      <w:r>
        <w:t xml:space="preserve">En esta sección se </w:t>
      </w:r>
      <w:r w:rsidR="00B9692D">
        <w:t>realizará</w:t>
      </w:r>
      <w:r>
        <w:t xml:space="preserve"> el entrenamiento de un modelo CRNN (Con</w:t>
      </w:r>
      <w:r w:rsidR="00ED6679">
        <w:t>v</w:t>
      </w:r>
      <w:r>
        <w:t>olutional Recurrent Neural Network</w:t>
      </w:r>
      <w:r w:rsidR="00ED6679">
        <w:t xml:space="preserve">) para el reconocimiento de texto manuscrito, específicamente letras y números presentes en celdas que se detectaron previamente. Para ello, se define una clase de configuraciones con los parámetros para el funcionamiento optimo del modelo, como una </w:t>
      </w:r>
      <w:r w:rsidR="00B9692D">
        <w:t xml:space="preserve">ruta </w:t>
      </w:r>
      <w:r w:rsidR="00B9692D">
        <w:lastRenderedPageBreak/>
        <w:t>del</w:t>
      </w:r>
      <w:r w:rsidR="00ED6679">
        <w:t xml:space="preserve"> dataset, tamaño de lote, tasa de aprendizaje, dimensiones de las imágenes y numero de épocas</w:t>
      </w:r>
      <w:r w:rsidR="000121A9">
        <w:t>, muy similar realizados en las iteraciones anteriores</w:t>
      </w:r>
      <w:r w:rsidR="00ED6679">
        <w:t>.</w:t>
      </w:r>
    </w:p>
    <w:p w14:paraId="760463B8" w14:textId="039D297A" w:rsidR="00247D63" w:rsidRDefault="000121A9" w:rsidP="00852559">
      <w:r>
        <w:t>Como parte inicial subiremos a colab e</w:t>
      </w:r>
      <w:r w:rsidR="00D237C5">
        <w:t>l</w:t>
      </w:r>
      <w:r>
        <w:t xml:space="preserve"> dataset de entrenamiento</w:t>
      </w:r>
      <w:r w:rsidR="00D237C5">
        <w:t>, descomprimiendo el archivo Zip</w:t>
      </w:r>
      <w:r w:rsidR="00D237C5">
        <w:rPr>
          <w:rStyle w:val="Refdenotaalpie"/>
        </w:rPr>
        <w:footnoteReference w:id="21"/>
      </w:r>
      <w:r w:rsidR="00D237C5">
        <w:t xml:space="preserve">, instalaremos las librerías necesarias para poder empezar el entrenamiento como vemos en la </w:t>
      </w:r>
      <w:r w:rsidR="00D237C5">
        <w:fldChar w:fldCharType="begin"/>
      </w:r>
      <w:r w:rsidR="00D237C5">
        <w:instrText xml:space="preserve"> REF _Ref200226690 \h </w:instrText>
      </w:r>
      <w:r w:rsidR="00D237C5">
        <w:fldChar w:fldCharType="separate"/>
      </w:r>
      <w:r w:rsidR="00C9395B">
        <w:t xml:space="preserve">Figura </w:t>
      </w:r>
      <w:r w:rsidR="00C9395B">
        <w:rPr>
          <w:noProof/>
        </w:rPr>
        <w:t>44</w:t>
      </w:r>
      <w:r w:rsidR="00D237C5">
        <w:fldChar w:fldCharType="end"/>
      </w:r>
      <w:r w:rsidR="00D237C5">
        <w:t xml:space="preserve">, donde </w:t>
      </w:r>
      <w:r w:rsidR="00CC18C0">
        <w:t xml:space="preserve">Torchvision es un librería que complementa Pythorch, es usada porque ayuda al procesamiento de imágenes y transformaciones necesarias para la red neuronal, Wand es una herramienta para monitorear, guardar y visualizar entrenamientos de los modelos y </w:t>
      </w:r>
      <w:r w:rsidR="00CC18C0" w:rsidRPr="00CC18C0">
        <w:t>opencv-python-headless</w:t>
      </w:r>
      <w:r w:rsidR="00CC18C0">
        <w:t xml:space="preserve"> v</w:t>
      </w:r>
      <w:r w:rsidR="00CC18C0" w:rsidRPr="00CC18C0">
        <w:t>ersión sin GUI de OpenCV, ideal para servidores o notebooks</w:t>
      </w:r>
      <w:r w:rsidR="00CC18C0">
        <w:t xml:space="preserve"> la usamos para l</w:t>
      </w:r>
      <w:r w:rsidR="00CC18C0" w:rsidRPr="00CC18C0">
        <w:t>ectura y procesamiento de imágenes</w:t>
      </w:r>
      <w:r w:rsidR="00CC18C0">
        <w:t>.</w:t>
      </w:r>
    </w:p>
    <w:p w14:paraId="00DE00A2" w14:textId="4237E5AC" w:rsidR="00D237C5" w:rsidRDefault="00D237C5" w:rsidP="008545FD">
      <w:pPr>
        <w:pStyle w:val="Esetilofigura"/>
      </w:pPr>
      <w:bookmarkStart w:id="744" w:name="_Ref200226690"/>
      <w:bookmarkStart w:id="745" w:name="_Toc201090408"/>
      <w:r>
        <w:t xml:space="preserve">Figura </w:t>
      </w:r>
      <w:r w:rsidR="00133DB9">
        <w:fldChar w:fldCharType="begin"/>
      </w:r>
      <w:r w:rsidR="00133DB9">
        <w:instrText xml:space="preserve"> SEQ Figura \* ARABIC </w:instrText>
      </w:r>
      <w:r w:rsidR="00133DB9">
        <w:fldChar w:fldCharType="separate"/>
      </w:r>
      <w:r w:rsidR="00C9395B">
        <w:rPr>
          <w:noProof/>
        </w:rPr>
        <w:t>44</w:t>
      </w:r>
      <w:r w:rsidR="00133DB9">
        <w:rPr>
          <w:noProof/>
        </w:rPr>
        <w:fldChar w:fldCharType="end"/>
      </w:r>
      <w:bookmarkEnd w:id="744"/>
      <w:r>
        <w:br/>
      </w:r>
      <w:r w:rsidRPr="00D02705">
        <w:rPr>
          <w:b w:val="0"/>
          <w:bCs w:val="0"/>
          <w:i/>
          <w:iCs/>
        </w:rPr>
        <w:t>Instalar Librerías e Importaciones</w:t>
      </w:r>
      <w:bookmarkEnd w:id="745"/>
    </w:p>
    <w:p w14:paraId="67C59420" w14:textId="575F8829" w:rsidR="00D237C5" w:rsidRDefault="00D237C5" w:rsidP="00D02705">
      <w:pPr>
        <w:ind w:firstLine="0"/>
        <w:jc w:val="center"/>
      </w:pPr>
      <w:r>
        <w:rPr>
          <w:noProof/>
        </w:rPr>
        <w:drawing>
          <wp:inline distT="0" distB="0" distL="0" distR="0" wp14:anchorId="522F9685" wp14:editId="5084E3BA">
            <wp:extent cx="4081529" cy="2447876"/>
            <wp:effectExtent l="133350" t="114300" r="147955" b="16256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099059" cy="24583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6F78037" w14:textId="4B08B6B1" w:rsidR="00CC18C0" w:rsidRDefault="00531948" w:rsidP="00CC18C0">
      <w:r>
        <w:lastRenderedPageBreak/>
        <w:t xml:space="preserve">En la </w:t>
      </w:r>
      <w:r>
        <w:fldChar w:fldCharType="begin"/>
      </w:r>
      <w:r>
        <w:instrText xml:space="preserve"> REF _Ref198568788 \h </w:instrText>
      </w:r>
      <w:r>
        <w:fldChar w:fldCharType="separate"/>
      </w:r>
      <w:r w:rsidR="00C9395B" w:rsidRPr="00A23A9A">
        <w:t xml:space="preserve">Figura </w:t>
      </w:r>
      <w:r w:rsidR="00C9395B">
        <w:rPr>
          <w:noProof/>
        </w:rPr>
        <w:t>45</w:t>
      </w:r>
      <w:r>
        <w:fldChar w:fldCharType="end"/>
      </w:r>
      <w:r w:rsidR="00CC18C0">
        <w:t xml:space="preserve"> </w:t>
      </w:r>
      <w:r>
        <w:t>vemos</w:t>
      </w:r>
      <w:r w:rsidR="00CC18C0">
        <w:t>: el batch_size que es el tamaño de grupos de imágenes o lote de grupos de imágenes para el entrenamiento, lr (learning rate) que es la tasa de aprendizaje inicial, epochs las épocas que son las iteraciones de entrenamiento de lotes</w:t>
      </w:r>
      <w:r>
        <w:t>, en la imagen vemos los calores que fueron más eficientes en la detección sin sobrecargar el entrenamiento</w:t>
      </w:r>
      <w:r w:rsidR="00CC18C0">
        <w:t>.</w:t>
      </w:r>
    </w:p>
    <w:p w14:paraId="5D3C6B02" w14:textId="62BA9642" w:rsidR="00247D63" w:rsidRPr="00247D63" w:rsidRDefault="00247D63" w:rsidP="008545FD">
      <w:pPr>
        <w:pStyle w:val="Esetilofigura"/>
      </w:pPr>
      <w:bookmarkStart w:id="746" w:name="_Ref198568788"/>
      <w:bookmarkStart w:id="747" w:name="_Toc199533503"/>
      <w:bookmarkStart w:id="748" w:name="_Toc201090409"/>
      <w:r w:rsidRPr="00A23A9A">
        <w:t xml:space="preserve">Figura </w:t>
      </w:r>
      <w:r w:rsidR="00133DB9">
        <w:fldChar w:fldCharType="begin"/>
      </w:r>
      <w:r w:rsidR="00133DB9">
        <w:instrText xml:space="preserve"> SEQ Figura \* ARABIC </w:instrText>
      </w:r>
      <w:r w:rsidR="00133DB9">
        <w:fldChar w:fldCharType="separate"/>
      </w:r>
      <w:r w:rsidR="00C9395B">
        <w:rPr>
          <w:noProof/>
        </w:rPr>
        <w:t>45</w:t>
      </w:r>
      <w:r w:rsidR="00133DB9">
        <w:rPr>
          <w:noProof/>
        </w:rPr>
        <w:fldChar w:fldCharType="end"/>
      </w:r>
      <w:bookmarkEnd w:id="746"/>
      <w:r w:rsidRPr="00846418">
        <w:br/>
      </w:r>
      <w:r w:rsidRPr="00D02705">
        <w:rPr>
          <w:b w:val="0"/>
          <w:bCs w:val="0"/>
          <w:i/>
          <w:iCs/>
        </w:rPr>
        <w:t>Configuración inicial para el entrenamiento CRNN</w:t>
      </w:r>
      <w:bookmarkEnd w:id="747"/>
      <w:bookmarkEnd w:id="748"/>
    </w:p>
    <w:p w14:paraId="5DA9825B" w14:textId="7AD783F3" w:rsidR="00247D63" w:rsidRDefault="00247D63" w:rsidP="00247D63">
      <w:pPr>
        <w:ind w:firstLine="0"/>
        <w:jc w:val="center"/>
      </w:pPr>
      <w:r>
        <w:rPr>
          <w:noProof/>
        </w:rPr>
        <w:drawing>
          <wp:inline distT="0" distB="0" distL="0" distR="0" wp14:anchorId="75C4CC2D" wp14:editId="4CB92E12">
            <wp:extent cx="5469466" cy="1530799"/>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79041" cy="1533479"/>
                    </a:xfrm>
                    <a:prstGeom prst="rect">
                      <a:avLst/>
                    </a:prstGeom>
                  </pic:spPr>
                </pic:pic>
              </a:graphicData>
            </a:graphic>
          </wp:inline>
        </w:drawing>
      </w:r>
    </w:p>
    <w:p w14:paraId="38EE0334" w14:textId="7518091F" w:rsidR="006C2DEC" w:rsidRDefault="006C2DEC" w:rsidP="006C2DEC">
      <w:r>
        <w:t xml:space="preserve">El modelo CRNN toma las </w:t>
      </w:r>
      <w:r w:rsidR="00AA2EBA">
        <w:t>imágenes que serán de 64</w:t>
      </w:r>
      <w:r w:rsidR="00D30D4F">
        <w:t xml:space="preserve"> x </w:t>
      </w:r>
      <w:r w:rsidR="00AA2EBA">
        <w:t xml:space="preserve">384 definidas como tamaño de entrenamiento, se </w:t>
      </w:r>
      <w:r>
        <w:t>convierte</w:t>
      </w:r>
      <w:r w:rsidR="00AA2EBA">
        <w:t>n</w:t>
      </w:r>
      <w:r>
        <w:t xml:space="preserve"> en grises,</w:t>
      </w:r>
      <w:r w:rsidR="00AA2EBA">
        <w:t xml:space="preserve"> se</w:t>
      </w:r>
      <w:r>
        <w:t xml:space="preserve"> recorta y ajusta para tener un tamaño </w:t>
      </w:r>
      <w:r w:rsidR="00AA2EBA">
        <w:t>único si fuera necesario</w:t>
      </w:r>
      <w:r>
        <w:t>, agregando un padding sin deformar la imagen.</w:t>
      </w:r>
    </w:p>
    <w:p w14:paraId="5559945D" w14:textId="7682ED7E" w:rsidR="00AA2EBA" w:rsidRDefault="00AA2EBA" w:rsidP="006C2DEC">
      <w:r>
        <w:t>Luego d</w:t>
      </w:r>
      <w:r w:rsidRPr="00AA2EBA">
        <w:t>evuelve una imagen preprocesada como tensor y su texto codificado en números, listo para entrenar la CRNN.</w:t>
      </w:r>
    </w:p>
    <w:p w14:paraId="44B3E359" w14:textId="60B888B2" w:rsidR="00D807EF" w:rsidRDefault="00AA2EBA" w:rsidP="00D807EF">
      <w:r>
        <w:t xml:space="preserve">En </w:t>
      </w:r>
      <w:r w:rsidR="00D807EF">
        <w:t xml:space="preserve">la </w:t>
      </w:r>
      <w:r w:rsidR="00D807EF">
        <w:fldChar w:fldCharType="begin"/>
      </w:r>
      <w:r w:rsidR="00D807EF">
        <w:instrText xml:space="preserve"> REF _Ref198571419 \h </w:instrText>
      </w:r>
      <w:r w:rsidR="00D807EF">
        <w:fldChar w:fldCharType="separate"/>
      </w:r>
      <w:r w:rsidR="00C9395B" w:rsidRPr="00D807EF">
        <w:rPr>
          <w:lang w:val="pt-BR"/>
        </w:rPr>
        <w:t xml:space="preserve">Figura </w:t>
      </w:r>
      <w:r w:rsidR="00C9395B">
        <w:rPr>
          <w:noProof/>
          <w:lang w:val="pt-BR"/>
        </w:rPr>
        <w:t>46</w:t>
      </w:r>
      <w:r w:rsidR="00D807EF">
        <w:fldChar w:fldCharType="end"/>
      </w:r>
      <w:r w:rsidR="00D807EF">
        <w:t xml:space="preserve">, define la arquitectura </w:t>
      </w:r>
      <w:r>
        <w:t>de la CRNN</w:t>
      </w:r>
      <w:r w:rsidR="00D807EF">
        <w:t>. En su constructor “__init__()”, se establece la secuencia de capas convolucionales para la extracción de características, una red recurrente LSTM bidireccional para el modelado secuencial, y una capa lineal final que proyecta las salidas a un espacio correspondiente al vocabulario definido</w:t>
      </w:r>
      <w:r>
        <w:t xml:space="preserve"> en vocab.txt</w:t>
      </w:r>
      <w:r w:rsidR="00D807EF">
        <w:t>.</w:t>
      </w:r>
    </w:p>
    <w:p w14:paraId="1FF16213" w14:textId="0A4C428E" w:rsidR="002C3AB8" w:rsidRDefault="00D807EF" w:rsidP="002C3AB8">
      <w:r>
        <w:lastRenderedPageBreak/>
        <w:t>El método forward, por su parte, describe el recorrido que sigue una imagen de entrada a través de estas capas, transformándola progresivamente hasta obtener una secuencia de predicciones. Esta clase es ejecutada continuamente durante el entrenamiento, cada vez que se alimenta un lote de datos al modelo</w:t>
      </w:r>
      <w:r w:rsidR="002C3AB8">
        <w:t>, para clasificar cada parte de la imagen como un carácter.</w:t>
      </w:r>
    </w:p>
    <w:p w14:paraId="49CA7D42" w14:textId="449EBC7F" w:rsidR="00D807EF" w:rsidRPr="00D807EF" w:rsidRDefault="00D807EF" w:rsidP="008545FD">
      <w:pPr>
        <w:pStyle w:val="Esetilofigura"/>
        <w:rPr>
          <w:lang w:val="pt-BR"/>
        </w:rPr>
      </w:pPr>
      <w:bookmarkStart w:id="749" w:name="_Ref198571419"/>
      <w:bookmarkStart w:id="750" w:name="_Toc199533504"/>
      <w:bookmarkStart w:id="751" w:name="_Toc201090410"/>
      <w:r w:rsidRPr="00D807EF">
        <w:rPr>
          <w:lang w:val="pt-BR"/>
        </w:rPr>
        <w:t xml:space="preserve">Figura </w:t>
      </w:r>
      <w:r w:rsidRPr="00A23A9A">
        <w:fldChar w:fldCharType="begin"/>
      </w:r>
      <w:r w:rsidRPr="00D807EF">
        <w:rPr>
          <w:lang w:val="pt-BR"/>
        </w:rPr>
        <w:instrText xml:space="preserve"> SEQ Figura \* ARABIC </w:instrText>
      </w:r>
      <w:r w:rsidRPr="00A23A9A">
        <w:fldChar w:fldCharType="separate"/>
      </w:r>
      <w:r w:rsidR="00C9395B">
        <w:rPr>
          <w:noProof/>
          <w:lang w:val="pt-BR"/>
        </w:rPr>
        <w:t>46</w:t>
      </w:r>
      <w:r w:rsidRPr="00A23A9A">
        <w:fldChar w:fldCharType="end"/>
      </w:r>
      <w:bookmarkEnd w:id="749"/>
      <w:r w:rsidRPr="00D807EF">
        <w:rPr>
          <w:lang w:val="pt-BR"/>
        </w:rPr>
        <w:br/>
      </w:r>
      <w:r w:rsidRPr="00D02705">
        <w:rPr>
          <w:b w:val="0"/>
          <w:bCs w:val="0"/>
          <w:i/>
          <w:iCs/>
          <w:lang w:val="pt-BR"/>
        </w:rPr>
        <w:t>Class CRNN arquitetura del modelo CRNN</w:t>
      </w:r>
      <w:bookmarkEnd w:id="750"/>
      <w:bookmarkEnd w:id="751"/>
    </w:p>
    <w:p w14:paraId="53314FDC" w14:textId="12AD50C7" w:rsidR="001903DC" w:rsidRDefault="00D807EF" w:rsidP="00D02705">
      <w:pPr>
        <w:ind w:firstLine="0"/>
        <w:jc w:val="center"/>
      </w:pPr>
      <w:r>
        <w:rPr>
          <w:noProof/>
        </w:rPr>
        <w:drawing>
          <wp:inline distT="0" distB="0" distL="0" distR="0" wp14:anchorId="1E00A8E1" wp14:editId="124611A3">
            <wp:extent cx="4007045" cy="2141152"/>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014207" cy="2144979"/>
                    </a:xfrm>
                    <a:prstGeom prst="rect">
                      <a:avLst/>
                    </a:prstGeom>
                  </pic:spPr>
                </pic:pic>
              </a:graphicData>
            </a:graphic>
          </wp:inline>
        </w:drawing>
      </w:r>
    </w:p>
    <w:p w14:paraId="37357A49" w14:textId="2F87F527" w:rsidR="00ED5AA8" w:rsidRPr="00D7520A" w:rsidRDefault="00ED6679" w:rsidP="00ED6679">
      <w:r>
        <w:t xml:space="preserve">El modelo CRNN </w:t>
      </w:r>
      <w:r w:rsidR="007F4260">
        <w:t xml:space="preserve">después de entrenarse se prueba y hace predicciones como se ve en la </w:t>
      </w:r>
      <w:r>
        <w:t xml:space="preserve"> </w:t>
      </w:r>
      <w:r>
        <w:fldChar w:fldCharType="begin"/>
      </w:r>
      <w:r>
        <w:instrText xml:space="preserve"> REF _Ref197581506 \h </w:instrText>
      </w:r>
      <w:r>
        <w:fldChar w:fldCharType="separate"/>
      </w:r>
      <w:r w:rsidR="00C9395B" w:rsidRPr="00A23A9A">
        <w:t xml:space="preserve">Figura </w:t>
      </w:r>
      <w:r w:rsidR="00C9395B">
        <w:rPr>
          <w:noProof/>
        </w:rPr>
        <w:t>47</w:t>
      </w:r>
      <w:r>
        <w:fldChar w:fldCharType="end"/>
      </w:r>
      <w:r>
        <w:t>.</w:t>
      </w:r>
      <w:r w:rsidR="007F4260">
        <w:t xml:space="preserve"> </w:t>
      </w:r>
      <w:r w:rsidR="004B2C07">
        <w:t>El nivel de confianza de las predicciones ronda</w:t>
      </w:r>
      <w:r w:rsidR="007F4260">
        <w:t xml:space="preserve"> entre 73 % a 97 % de confianza, utilizables para la aplicación móvil.</w:t>
      </w:r>
    </w:p>
    <w:p w14:paraId="31FC901B" w14:textId="422BF1E9" w:rsidR="00A23A9A" w:rsidRDefault="00A23A9A" w:rsidP="008545FD">
      <w:pPr>
        <w:pStyle w:val="Esetilofigura"/>
      </w:pPr>
      <w:bookmarkStart w:id="752" w:name="_Ref197581506"/>
      <w:bookmarkStart w:id="753" w:name="_Toc199533505"/>
      <w:bookmarkStart w:id="754" w:name="_Toc201090411"/>
      <w:r w:rsidRPr="00A23A9A">
        <w:t xml:space="preserve">Figura </w:t>
      </w:r>
      <w:r w:rsidR="00133DB9">
        <w:fldChar w:fldCharType="begin"/>
      </w:r>
      <w:r w:rsidR="00133DB9">
        <w:instrText xml:space="preserve"> SEQ Figura \* ARABIC </w:instrText>
      </w:r>
      <w:r w:rsidR="00133DB9">
        <w:fldChar w:fldCharType="separate"/>
      </w:r>
      <w:r w:rsidR="00C9395B">
        <w:rPr>
          <w:noProof/>
        </w:rPr>
        <w:t>47</w:t>
      </w:r>
      <w:r w:rsidR="00133DB9">
        <w:rPr>
          <w:noProof/>
        </w:rPr>
        <w:fldChar w:fldCharType="end"/>
      </w:r>
      <w:bookmarkEnd w:id="752"/>
      <w:r w:rsidRPr="00846418">
        <w:br/>
      </w:r>
      <w:r w:rsidR="004D36E6" w:rsidRPr="00D02705">
        <w:rPr>
          <w:b w:val="0"/>
          <w:bCs w:val="0"/>
          <w:i/>
          <w:iCs/>
        </w:rPr>
        <w:t>Prueba de detección de entrenamiento de palabras en celda</w:t>
      </w:r>
      <w:bookmarkEnd w:id="753"/>
      <w:bookmarkEnd w:id="754"/>
    </w:p>
    <w:p w14:paraId="41311CFF" w14:textId="10773F98" w:rsidR="00A23A9A" w:rsidRPr="002F0BA9" w:rsidRDefault="004D36E6" w:rsidP="00D02705">
      <w:pPr>
        <w:pStyle w:val="Esetilofigura"/>
        <w:jc w:val="center"/>
      </w:pPr>
      <w:r>
        <w:rPr>
          <w:noProof/>
        </w:rPr>
        <w:drawing>
          <wp:inline distT="0" distB="0" distL="0" distR="0" wp14:anchorId="2C7FE77C" wp14:editId="2ECE44CF">
            <wp:extent cx="4254500" cy="1117915"/>
            <wp:effectExtent l="152400" t="114300" r="127000" b="15875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301366" cy="11302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EE2090" w14:textId="58CBFBF3" w:rsidR="007F4260" w:rsidRDefault="007F4260" w:rsidP="007F4260">
      <w:r>
        <w:lastRenderedPageBreak/>
        <w:t xml:space="preserve">Después del entrenamiento </w:t>
      </w:r>
      <w:r w:rsidR="00782635">
        <w:t>se extraen los pesos</w:t>
      </w:r>
      <w:r>
        <w:t xml:space="preserve"> de </w:t>
      </w:r>
      <w:del w:id="755" w:author="_AnTrAx_" w:date="2025-06-17T20:16:00Z">
        <w:r w:rsidDel="005826EF">
          <w:delText xml:space="preserve">colab </w:delText>
        </w:r>
      </w:del>
      <w:ins w:id="756" w:author="_AnTrAx_" w:date="2025-06-17T20:16:00Z">
        <w:r w:rsidR="005826EF">
          <w:t xml:space="preserve">Colab </w:t>
        </w:r>
      </w:ins>
      <w:r>
        <w:t xml:space="preserve">como se ve en la </w:t>
      </w:r>
      <w:r>
        <w:fldChar w:fldCharType="begin"/>
      </w:r>
      <w:r>
        <w:instrText xml:space="preserve"> REF _Ref198573311 \h </w:instrText>
      </w:r>
      <w:r>
        <w:fldChar w:fldCharType="separate"/>
      </w:r>
      <w:r w:rsidR="00C9395B" w:rsidRPr="00A23A9A">
        <w:t xml:space="preserve">Figura </w:t>
      </w:r>
      <w:r w:rsidR="00C9395B">
        <w:rPr>
          <w:noProof/>
        </w:rPr>
        <w:t>48</w:t>
      </w:r>
      <w:r>
        <w:fldChar w:fldCharType="end"/>
      </w:r>
      <w:r>
        <w:t xml:space="preserve"> nos servirá para reentrenar o utilizar en la aplicación móvil.</w:t>
      </w:r>
    </w:p>
    <w:p w14:paraId="709A3E8B" w14:textId="2FE24F78" w:rsidR="000350AE" w:rsidRDefault="000350AE" w:rsidP="008545FD">
      <w:pPr>
        <w:pStyle w:val="Esetilofigura"/>
        <w:rPr>
          <w:i/>
          <w:iCs/>
        </w:rPr>
      </w:pPr>
      <w:bookmarkStart w:id="757" w:name="_Ref198573311"/>
      <w:bookmarkStart w:id="758" w:name="_Toc199533506"/>
      <w:bookmarkStart w:id="759" w:name="_Toc201090412"/>
      <w:r w:rsidRPr="00A23A9A">
        <w:t xml:space="preserve">Figura </w:t>
      </w:r>
      <w:r w:rsidR="00133DB9">
        <w:fldChar w:fldCharType="begin"/>
      </w:r>
      <w:r w:rsidR="00133DB9">
        <w:instrText xml:space="preserve"> SEQ Figura \* ARABIC </w:instrText>
      </w:r>
      <w:r w:rsidR="00133DB9">
        <w:fldChar w:fldCharType="separate"/>
      </w:r>
      <w:r w:rsidR="00C9395B">
        <w:rPr>
          <w:noProof/>
        </w:rPr>
        <w:t>48</w:t>
      </w:r>
      <w:r w:rsidR="00133DB9">
        <w:rPr>
          <w:noProof/>
        </w:rPr>
        <w:fldChar w:fldCharType="end"/>
      </w:r>
      <w:bookmarkEnd w:id="757"/>
      <w:r w:rsidRPr="00846418">
        <w:br/>
      </w:r>
      <w:r w:rsidRPr="00D02705">
        <w:rPr>
          <w:b w:val="0"/>
          <w:bCs w:val="0"/>
        </w:rPr>
        <w:t>Pesos de entrenamiento de la CRNN</w:t>
      </w:r>
      <w:bookmarkEnd w:id="758"/>
      <w:bookmarkEnd w:id="759"/>
    </w:p>
    <w:p w14:paraId="067CBA32" w14:textId="1A0F45D6" w:rsidR="000350AE" w:rsidRPr="002F0BA9" w:rsidRDefault="000350AE" w:rsidP="00D02705">
      <w:pPr>
        <w:pStyle w:val="Esetilofigura"/>
        <w:jc w:val="center"/>
      </w:pPr>
      <w:r>
        <w:rPr>
          <w:noProof/>
        </w:rPr>
        <w:drawing>
          <wp:inline distT="0" distB="0" distL="0" distR="0" wp14:anchorId="0CF2038F" wp14:editId="2492DE92">
            <wp:extent cx="2655961" cy="1379454"/>
            <wp:effectExtent l="171450" t="171450" r="182880" b="20193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664831" cy="138406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0EA7C69" w14:textId="0147023A" w:rsidR="00A9661E" w:rsidRDefault="00A9661E" w:rsidP="00DE0866">
      <w:pPr>
        <w:pStyle w:val="Ttulo3"/>
      </w:pPr>
      <w:bookmarkStart w:id="760" w:name="_Toc199518038"/>
      <w:bookmarkStart w:id="761" w:name="_Toc199533443"/>
      <w:bookmarkStart w:id="762" w:name="_Toc199587860"/>
      <w:bookmarkStart w:id="763" w:name="_Toc201090330"/>
      <w:r>
        <w:t>Iteración 5</w:t>
      </w:r>
      <w:r w:rsidR="001F0116">
        <w:t>.</w:t>
      </w:r>
      <w:bookmarkEnd w:id="760"/>
      <w:bookmarkEnd w:id="761"/>
      <w:bookmarkEnd w:id="762"/>
      <w:bookmarkEnd w:id="763"/>
    </w:p>
    <w:p w14:paraId="5EB383F0" w14:textId="71CE51CB" w:rsidR="00A9661E" w:rsidRDefault="00853469" w:rsidP="000E514B">
      <w:pPr>
        <w:pStyle w:val="Ttulo4"/>
      </w:pPr>
      <w:bookmarkStart w:id="764" w:name="_Toc199587861"/>
      <w:bookmarkStart w:id="765" w:name="_Toc201090331"/>
      <w:r>
        <w:t xml:space="preserve">Corrección Semántica </w:t>
      </w:r>
      <w:r w:rsidR="008F304D">
        <w:t xml:space="preserve">Mediante </w:t>
      </w:r>
      <w:r>
        <w:t xml:space="preserve">Diccionario </w:t>
      </w:r>
      <w:r w:rsidR="008F304D">
        <w:t xml:space="preserve">De </w:t>
      </w:r>
      <w:r>
        <w:t xml:space="preserve">Palabras </w:t>
      </w:r>
      <w:r w:rsidR="008F304D">
        <w:t xml:space="preserve">En </w:t>
      </w:r>
      <w:r>
        <w:t>Python</w:t>
      </w:r>
      <w:r w:rsidR="008F304D">
        <w:t>.</w:t>
      </w:r>
      <w:bookmarkEnd w:id="764"/>
      <w:bookmarkEnd w:id="765"/>
    </w:p>
    <w:p w14:paraId="56E8C3C2" w14:textId="215292F3" w:rsidR="00853469" w:rsidRDefault="00853469" w:rsidP="00853469">
      <w:r>
        <w:t>Dado que el modelo de reconocimiento de texto implementado (CRNN, Convolutional Recurrent Neural Network) puede producir resultados con errores ortográficos o semánticos debido a la calidad de las imágenes o la naturaleza confusa de la escritura manuscrita, se incorpora una etapa de corrección semántica posterior al reconocimiento.</w:t>
      </w:r>
    </w:p>
    <w:p w14:paraId="43A970E2" w14:textId="77DC2A86" w:rsidR="00853469" w:rsidRDefault="00853469" w:rsidP="00853469">
      <w:r>
        <w:t>Esta etapa consiste en la utilización de un diccionario de palabras previamente definido, implementado en Python, con el objetivo de validar y corregir los términos extraídos por el modelo. Para ello, se emplean algoritmos de similitud léxica, como la distancia de Levenshtein o el método get_close_matches de la biblioteca difflib, que permiten identificar la palabra más próxima en el diccionario a partir del texto detectado.</w:t>
      </w:r>
    </w:p>
    <w:p w14:paraId="565C6684" w14:textId="59358E70" w:rsidR="00853469" w:rsidRDefault="00853469" w:rsidP="00853469">
      <w:r>
        <w:lastRenderedPageBreak/>
        <w:t>Cuando una palabra reconocida no se encuentra explícitamente en el diccionario, el sistema sugiere automáticamente una corrección basada en la palabra más similar y coherente desde el punto de vista semántico. Esta técnica permite no solo mejorar la precisión general del sistema de reconocimiento, sino también garantizar una mayor coherencia y legibilidad en los textos finales generados.</w:t>
      </w:r>
    </w:p>
    <w:p w14:paraId="6334F4CE" w14:textId="596102BB" w:rsidR="00853469" w:rsidRDefault="006C0C6D" w:rsidP="000E514B">
      <w:pPr>
        <w:pStyle w:val="Ttulo4"/>
      </w:pPr>
      <w:bookmarkStart w:id="766" w:name="_Toc199587862"/>
      <w:bookmarkStart w:id="767" w:name="_Toc201090332"/>
      <w:r>
        <w:t xml:space="preserve">Estructuración </w:t>
      </w:r>
      <w:r w:rsidR="008F304D">
        <w:t xml:space="preserve">De Notas Digitales Mediante </w:t>
      </w:r>
      <w:r>
        <w:t xml:space="preserve">Detección </w:t>
      </w:r>
      <w:r w:rsidR="008F304D">
        <w:t xml:space="preserve">De </w:t>
      </w:r>
      <w:r>
        <w:t>Posiciones</w:t>
      </w:r>
      <w:r w:rsidR="008F304D">
        <w:t>.</w:t>
      </w:r>
      <w:bookmarkEnd w:id="766"/>
      <w:bookmarkEnd w:id="767"/>
    </w:p>
    <w:p w14:paraId="5860093B" w14:textId="076CA33B" w:rsidR="006C0C6D" w:rsidRDefault="006C0C6D" w:rsidP="006C0C6D">
      <w:r>
        <w:t>Una vez identificados y corregidos los textos mediante técnicas de OCR y corrección semántica, se procede a la estructuración lógica de la información contenida en la nota de venta manuscrita. Esta etapa tiene como objetivo organizar los elementos detectados en un formato estructurado, que permita representar digitalmente la nota de manera coherente y reutilizable.</w:t>
      </w:r>
    </w:p>
    <w:p w14:paraId="2A5C17D6" w14:textId="53E67FA1" w:rsidR="006C0C6D" w:rsidRDefault="006C0C6D" w:rsidP="006C0C6D">
      <w:r>
        <w:t>Para ello, se emplea un modelo YOLOv5 previamente entrenado para detectar regiones clave del documento, tales como la fecha, número de serie, destinatario y el área de detalle de productos o servicios. Posteriormente, sobre la región del detalle detectado, se aplica un segundo modelo YOLOv5 especializado, encargado de identificar las celdas que conforman una tabla de cuatro columnas: cantidad, descripción del producto, precio unitario y precio total.</w:t>
      </w:r>
    </w:p>
    <w:p w14:paraId="0D159A03" w14:textId="0209FAC8" w:rsidR="006C0C6D" w:rsidRDefault="006C0C6D" w:rsidP="006C0C6D">
      <w:r>
        <w:t>Una vez obtenidas las posiciones (coordenadas) de cada celda, se realiza un proceso de ordenamiento y asociación espacial, utilizando principalmente la coordenada vertical (eje Y) como criterio principal para agrupar elementos en filas, y la coordenada horizontal (eje X) para asignar los elementos a la columna correspondiente. De esta forma, se reconstruye lógicamente la tabla y se vinculan los textos reconocidos a su ubicación respectiva.</w:t>
      </w:r>
    </w:p>
    <w:p w14:paraId="53D8B070" w14:textId="5C9A853A" w:rsidR="006C0C6D" w:rsidRDefault="006C0C6D" w:rsidP="006C0C6D">
      <w:r>
        <w:lastRenderedPageBreak/>
        <w:t>Finalmente, toda la información estructurada —incluyendo los datos generales y el contenido tabular— se convierte a un objeto JSON, lo cual permite su integración con otros sistemas, almacenamiento en bases de datos o visualización digital. Este formato garantiza una representación fiel y organizada de la nota de venta original.</w:t>
      </w:r>
    </w:p>
    <w:p w14:paraId="2EF5F11E" w14:textId="2F38C1B8" w:rsidR="000C47E4" w:rsidRPr="006C0C6D" w:rsidRDefault="000C47E4" w:rsidP="009D4DDE">
      <w:pPr>
        <w:pStyle w:val="Ttulo2"/>
      </w:pPr>
      <w:bookmarkStart w:id="768" w:name="_Toc199518039"/>
      <w:bookmarkStart w:id="769" w:name="_Toc199533444"/>
      <w:bookmarkStart w:id="770" w:name="_Toc199587863"/>
      <w:bookmarkStart w:id="771" w:name="_Toc201090333"/>
      <w:r>
        <w:t>FASE DE ESTABILIACION</w:t>
      </w:r>
      <w:bookmarkEnd w:id="768"/>
      <w:bookmarkEnd w:id="769"/>
      <w:bookmarkEnd w:id="770"/>
      <w:bookmarkEnd w:id="771"/>
    </w:p>
    <w:p w14:paraId="25632B2F" w14:textId="23549FDB" w:rsidR="008247FC" w:rsidRDefault="008247FC" w:rsidP="00DE0866">
      <w:pPr>
        <w:pStyle w:val="Ttulo3"/>
      </w:pPr>
      <w:bookmarkStart w:id="772" w:name="_Toc199518040"/>
      <w:bookmarkStart w:id="773" w:name="_Toc199533445"/>
      <w:bookmarkStart w:id="774" w:name="_Toc199587864"/>
      <w:bookmarkStart w:id="775" w:name="_Toc201090334"/>
      <w:r>
        <w:t>Iteración 6</w:t>
      </w:r>
      <w:r w:rsidR="001F0116">
        <w:t>.</w:t>
      </w:r>
      <w:bookmarkEnd w:id="772"/>
      <w:bookmarkEnd w:id="773"/>
      <w:bookmarkEnd w:id="774"/>
      <w:bookmarkEnd w:id="775"/>
    </w:p>
    <w:p w14:paraId="687C742D" w14:textId="2079EC34" w:rsidR="008247FC" w:rsidRDefault="008247FC" w:rsidP="000E514B">
      <w:pPr>
        <w:pStyle w:val="Ttulo4"/>
      </w:pPr>
      <w:bookmarkStart w:id="776" w:name="_Toc199587865"/>
      <w:bookmarkStart w:id="777" w:name="_Toc201090335"/>
      <w:r w:rsidRPr="008247FC">
        <w:t xml:space="preserve">Conversión </w:t>
      </w:r>
      <w:r w:rsidR="008F304D" w:rsidRPr="008247FC">
        <w:t xml:space="preserve">De </w:t>
      </w:r>
      <w:r w:rsidRPr="008247FC">
        <w:t xml:space="preserve">Modelos </w:t>
      </w:r>
      <w:r w:rsidR="008F304D">
        <w:t xml:space="preserve">Yolov5 </w:t>
      </w:r>
      <w:r w:rsidR="00A83F1C">
        <w:t>a TFLite para móviles</w:t>
      </w:r>
      <w:r w:rsidR="008F304D">
        <w:t>.</w:t>
      </w:r>
      <w:bookmarkEnd w:id="776"/>
      <w:bookmarkEnd w:id="777"/>
    </w:p>
    <w:p w14:paraId="76A641BD" w14:textId="748B1F2C" w:rsidR="00853469" w:rsidRDefault="008247FC" w:rsidP="00853469">
      <w:r>
        <w:t xml:space="preserve">Los modelos de detección y reconocimiento utilizados en este proyecto fueron entrenados </w:t>
      </w:r>
      <w:r w:rsidRPr="00092B3B">
        <w:t xml:space="preserve">utilizando </w:t>
      </w:r>
      <w:r w:rsidRPr="00092B3B">
        <w:rPr>
          <w:rStyle w:val="Textoennegrita"/>
          <w:b w:val="0"/>
          <w:bCs w:val="0"/>
        </w:rPr>
        <w:t>Google</w:t>
      </w:r>
      <w:r w:rsidRPr="00092B3B">
        <w:rPr>
          <w:rStyle w:val="Textoennegrita"/>
        </w:rPr>
        <w:t xml:space="preserve"> </w:t>
      </w:r>
      <w:r w:rsidRPr="00092B3B">
        <w:rPr>
          <w:rStyle w:val="Textoennegrita"/>
          <w:b w:val="0"/>
          <w:bCs w:val="0"/>
        </w:rPr>
        <w:t>Colab</w:t>
      </w:r>
      <w:r w:rsidRPr="00092B3B">
        <w:t>,</w:t>
      </w:r>
      <w:r>
        <w:t xml:space="preserve"> ya que esta plataforma ofrece una mayor potencia computacional, especialmente útil para entrenamientos de modelos complejos como YOLOv5 y CRNN. Colab permite el uso de GPUs y TPUs, lo que optimiza significativamente los tiempos de entrenamiento y hace viable trabajar con grandes volúmenes de datos. Una vez completado el entrenamiento de los modelos —YOLOv5 para la detección de regiones clave y CRNN para el reconocimiento de texto, se procedió a su conversión y optimización a </w:t>
      </w:r>
      <w:r w:rsidRPr="00092B3B">
        <w:rPr>
          <w:rStyle w:val="Textoennegrita"/>
          <w:b w:val="0"/>
          <w:bCs w:val="0"/>
        </w:rPr>
        <w:t>TensorFlow</w:t>
      </w:r>
      <w:r>
        <w:rPr>
          <w:rStyle w:val="Textoennegrita"/>
        </w:rPr>
        <w:t xml:space="preserve"> </w:t>
      </w:r>
      <w:r w:rsidRPr="00092B3B">
        <w:rPr>
          <w:rStyle w:val="Textoennegrita"/>
          <w:b w:val="0"/>
          <w:bCs w:val="0"/>
        </w:rPr>
        <w:t>Lite</w:t>
      </w:r>
      <w:r>
        <w:rPr>
          <w:rStyle w:val="Textoennegrita"/>
        </w:rPr>
        <w:t xml:space="preserve"> </w:t>
      </w:r>
      <w:r w:rsidRPr="00092B3B">
        <w:rPr>
          <w:rStyle w:val="Textoennegrita"/>
          <w:b w:val="0"/>
          <w:bCs w:val="0"/>
        </w:rPr>
        <w:t>(</w:t>
      </w:r>
      <w:r w:rsidR="00092B3B">
        <w:rPr>
          <w:rStyle w:val="Textoennegrita"/>
          <w:b w:val="0"/>
          <w:bCs w:val="0"/>
        </w:rPr>
        <w:t>*</w:t>
      </w:r>
      <w:r w:rsidRPr="00092B3B">
        <w:rPr>
          <w:rStyle w:val="Textoennegrita"/>
          <w:b w:val="0"/>
          <w:bCs w:val="0"/>
        </w:rPr>
        <w:t>.tflite)</w:t>
      </w:r>
      <w:r w:rsidRPr="00092B3B">
        <w:rPr>
          <w:b/>
          <w:bCs/>
        </w:rPr>
        <w:t>,</w:t>
      </w:r>
      <w:r>
        <w:t xml:space="preserve"> un formato compatible con aplicaciones móviles desarrolladas en </w:t>
      </w:r>
      <w:r w:rsidR="00EA7831" w:rsidRPr="00092B3B">
        <w:rPr>
          <w:rStyle w:val="Textoennegrita"/>
          <w:b w:val="0"/>
          <w:bCs w:val="0"/>
        </w:rPr>
        <w:t>Android</w:t>
      </w:r>
      <w:r w:rsidR="00EA7831">
        <w:rPr>
          <w:rStyle w:val="Textoennegrita"/>
        </w:rPr>
        <w:t xml:space="preserve"> </w:t>
      </w:r>
      <w:r w:rsidR="00EA7831" w:rsidRPr="00092B3B">
        <w:rPr>
          <w:rStyle w:val="Textoennegrita"/>
          <w:b w:val="0"/>
          <w:bCs w:val="0"/>
        </w:rPr>
        <w:t>Studio</w:t>
      </w:r>
      <w:r w:rsidR="00EA7831">
        <w:rPr>
          <w:rStyle w:val="Textoennegrita"/>
        </w:rPr>
        <w:t xml:space="preserve">/ </w:t>
      </w:r>
      <w:r w:rsidR="00EA7831" w:rsidRPr="00092B3B">
        <w:rPr>
          <w:rStyle w:val="Textoennegrita"/>
          <w:b w:val="0"/>
          <w:bCs w:val="0"/>
        </w:rPr>
        <w:t>Kotlin</w:t>
      </w:r>
      <w:r>
        <w:t>.</w:t>
      </w:r>
    </w:p>
    <w:p w14:paraId="491C029B" w14:textId="2ECB9015" w:rsidR="008247FC" w:rsidRPr="008247FC" w:rsidRDefault="008247FC" w:rsidP="007D6555">
      <w:r w:rsidRPr="008247FC">
        <w:t>Dado que los intentos iniciales de conversión mediante ONNX presentaron conflictos de versiones y otras incompatibilidades, se optó por un proceso alternativo directo desde PyTorch a TensorFlow Lite, lo que permitió superar estos inconvenientes de manera eficiente.</w:t>
      </w:r>
    </w:p>
    <w:p w14:paraId="653E24A8" w14:textId="14D6147E" w:rsidR="003B15E6" w:rsidRDefault="008247FC" w:rsidP="003B15E6">
      <w:r w:rsidRPr="008247FC">
        <w:t>Exportación directa a TensorFlow: Para evitar los problemas derivados de la conversión a ONNX, se utilizó una función de exportación directa desde PyTorch a TensorFlow</w:t>
      </w:r>
      <w:r w:rsidR="007D6555">
        <w:t xml:space="preserve"> guardado en </w:t>
      </w:r>
      <w:r w:rsidR="007D6555">
        <w:lastRenderedPageBreak/>
        <w:t>saved_model</w:t>
      </w:r>
      <w:r w:rsidR="00654885">
        <w:t xml:space="preserve"> como se ve </w:t>
      </w:r>
      <w:r w:rsidR="00654885">
        <w:fldChar w:fldCharType="begin"/>
      </w:r>
      <w:r w:rsidR="00654885">
        <w:instrText xml:space="preserve"> REF _Ref200230783 \h </w:instrText>
      </w:r>
      <w:r w:rsidR="00654885">
        <w:fldChar w:fldCharType="separate"/>
      </w:r>
      <w:r w:rsidR="00C9395B" w:rsidRPr="00A23A9A">
        <w:t xml:space="preserve">Figura </w:t>
      </w:r>
      <w:r w:rsidR="00C9395B">
        <w:rPr>
          <w:noProof/>
        </w:rPr>
        <w:t>49</w:t>
      </w:r>
      <w:r w:rsidR="00654885">
        <w:fldChar w:fldCharType="end"/>
      </w:r>
      <w:r w:rsidRPr="008247FC">
        <w:t>. Este enfoque optimiza el flujo de trabajo y garantiza que el modelo sea compatible con el formato TensorFlow</w:t>
      </w:r>
      <w:r w:rsidR="007D6555">
        <w:t>, guardamos el model sabe para ser convertido.</w:t>
      </w:r>
    </w:p>
    <w:p w14:paraId="6A45D79F" w14:textId="3D6BF8FE" w:rsidR="00711C9A" w:rsidRDefault="00AD35E7" w:rsidP="008545FD">
      <w:pPr>
        <w:pStyle w:val="Esetilofigura"/>
      </w:pPr>
      <w:bookmarkStart w:id="778" w:name="_Ref200230783"/>
      <w:bookmarkStart w:id="779" w:name="_Toc199533507"/>
      <w:bookmarkStart w:id="780" w:name="_Toc201090413"/>
      <w:r w:rsidRPr="00A23A9A">
        <w:t xml:space="preserve">Figura </w:t>
      </w:r>
      <w:r w:rsidR="00133DB9">
        <w:fldChar w:fldCharType="begin"/>
      </w:r>
      <w:r w:rsidR="00133DB9">
        <w:instrText xml:space="preserve"> SEQ Figura \* ARABIC </w:instrText>
      </w:r>
      <w:r w:rsidR="00133DB9">
        <w:fldChar w:fldCharType="separate"/>
      </w:r>
      <w:r w:rsidR="00C9395B">
        <w:rPr>
          <w:noProof/>
        </w:rPr>
        <w:t>49</w:t>
      </w:r>
      <w:r w:rsidR="00133DB9">
        <w:rPr>
          <w:noProof/>
        </w:rPr>
        <w:fldChar w:fldCharType="end"/>
      </w:r>
      <w:bookmarkEnd w:id="778"/>
      <w:r w:rsidRPr="00846418">
        <w:br/>
      </w:r>
      <w:bookmarkEnd w:id="779"/>
      <w:r w:rsidR="007D6555" w:rsidRPr="00D02705">
        <w:rPr>
          <w:b w:val="0"/>
          <w:bCs w:val="0"/>
          <w:i/>
          <w:iCs/>
        </w:rPr>
        <w:t>Converion Pt a SaveModel de TFLite</w:t>
      </w:r>
      <w:bookmarkEnd w:id="780"/>
      <w:r>
        <w:t xml:space="preserve"> </w:t>
      </w:r>
    </w:p>
    <w:p w14:paraId="5B683ED5" w14:textId="2CC2981D" w:rsidR="003B15E6" w:rsidRDefault="00711C9A" w:rsidP="00D02705">
      <w:pPr>
        <w:ind w:firstLine="0"/>
        <w:jc w:val="center"/>
      </w:pPr>
      <w:r>
        <w:rPr>
          <w:noProof/>
        </w:rPr>
        <w:drawing>
          <wp:inline distT="0" distB="0" distL="0" distR="0" wp14:anchorId="405261AF" wp14:editId="6C1E60DF">
            <wp:extent cx="5152159" cy="2419390"/>
            <wp:effectExtent l="133350" t="114300" r="125095" b="17145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197997" cy="24409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FA2353" w14:textId="422EF57D" w:rsidR="008247FC" w:rsidRPr="008247FC" w:rsidRDefault="008247FC" w:rsidP="003B15E6">
      <w:r w:rsidRPr="008247FC">
        <w:t>Este comando genera un modelo en formato saved_model de TensorFlow, y simultáneamente crea una versión optimizada del modelo en formato TensorFlow Lite (.tflite).</w:t>
      </w:r>
    </w:p>
    <w:p w14:paraId="5129D9F4" w14:textId="2355BF5D" w:rsidR="008247FC" w:rsidRDefault="00654885" w:rsidP="008247FC">
      <w:r>
        <w:t>La e</w:t>
      </w:r>
      <w:r w:rsidR="008247FC" w:rsidRPr="008247FC">
        <w:t xml:space="preserve">xportación a TFLite: </w:t>
      </w:r>
      <w:r>
        <w:t>u</w:t>
      </w:r>
      <w:r w:rsidR="008247FC" w:rsidRPr="008247FC">
        <w:t xml:space="preserve">na vez generado el modelo en formato </w:t>
      </w:r>
      <w:r w:rsidR="00C766D6">
        <w:t xml:space="preserve">save model de </w:t>
      </w:r>
      <w:r w:rsidR="008247FC" w:rsidRPr="008247FC">
        <w:t xml:space="preserve">TensorFlow, se utiliza el conversor oficial de TensorFlow para obtener el archivo </w:t>
      </w:r>
      <w:r w:rsidR="00092B3B">
        <w:t>*</w:t>
      </w:r>
      <w:r w:rsidR="008247FC" w:rsidRPr="008247FC">
        <w:t xml:space="preserve">.tflite </w:t>
      </w:r>
      <w:r>
        <w:t xml:space="preserve">como se ve </w:t>
      </w:r>
      <w:r>
        <w:fldChar w:fldCharType="begin"/>
      </w:r>
      <w:r>
        <w:instrText xml:space="preserve"> REF _Ref200230805 \h </w:instrText>
      </w:r>
      <w:r>
        <w:fldChar w:fldCharType="separate"/>
      </w:r>
      <w:r w:rsidR="00C9395B" w:rsidRPr="00A23A9A">
        <w:t xml:space="preserve">Figura </w:t>
      </w:r>
      <w:r w:rsidR="00C9395B">
        <w:rPr>
          <w:noProof/>
        </w:rPr>
        <w:t>50</w:t>
      </w:r>
      <w:r>
        <w:fldChar w:fldCharType="end"/>
      </w:r>
      <w:r>
        <w:t xml:space="preserve">, </w:t>
      </w:r>
      <w:r w:rsidR="008247FC" w:rsidRPr="008247FC">
        <w:t xml:space="preserve">que es compatible con dispositivos móviles. El código </w:t>
      </w:r>
      <w:r w:rsidR="00C766D6">
        <w:t xml:space="preserve">utilizado para la conversión en </w:t>
      </w:r>
      <w:del w:id="781" w:author="_AnTrAx_" w:date="2025-06-17T20:17:00Z">
        <w:r w:rsidR="00C766D6" w:rsidDel="005826EF">
          <w:delText xml:space="preserve">colab </w:delText>
        </w:r>
      </w:del>
      <w:ins w:id="782" w:author="_AnTrAx_" w:date="2025-06-17T20:17:00Z">
        <w:r w:rsidR="005826EF">
          <w:t xml:space="preserve">Colab </w:t>
        </w:r>
      </w:ins>
      <w:r w:rsidR="004F5877">
        <w:t>está</w:t>
      </w:r>
      <w:r w:rsidR="00C766D6">
        <w:t xml:space="preserve"> en la </w:t>
      </w:r>
      <w:r w:rsidR="00C766D6">
        <w:fldChar w:fldCharType="begin"/>
      </w:r>
      <w:r w:rsidR="00C766D6">
        <w:instrText xml:space="preserve"> REF _Ref200230805 \h </w:instrText>
      </w:r>
      <w:r w:rsidR="00C766D6">
        <w:fldChar w:fldCharType="separate"/>
      </w:r>
      <w:r w:rsidR="00C9395B" w:rsidRPr="00A23A9A">
        <w:t xml:space="preserve">Figura </w:t>
      </w:r>
      <w:r w:rsidR="00C9395B">
        <w:rPr>
          <w:noProof/>
        </w:rPr>
        <w:t>50</w:t>
      </w:r>
      <w:r w:rsidR="00C766D6">
        <w:fldChar w:fldCharType="end"/>
      </w:r>
      <w:r w:rsidR="00C766D6">
        <w:t xml:space="preserve">, </w:t>
      </w:r>
      <w:r w:rsidR="004F5877">
        <w:t>donde se</w:t>
      </w:r>
      <w:r w:rsidR="00C766D6">
        <w:t xml:space="preserve"> </w:t>
      </w:r>
      <w:r w:rsidR="004F5877">
        <w:t>utilizará</w:t>
      </w:r>
      <w:r w:rsidR="00C766D6">
        <w:t xml:space="preserve"> una configuración float16 que es la </w:t>
      </w:r>
      <w:r w:rsidR="004F5877">
        <w:t>más</w:t>
      </w:r>
      <w:r w:rsidR="00C766D6">
        <w:t xml:space="preserve"> optima ya que float 32 es muy pesada para ordenadores o celulares de </w:t>
      </w:r>
      <w:r w:rsidR="004F5877">
        <w:t>más</w:t>
      </w:r>
      <w:r w:rsidR="00C766D6">
        <w:t xml:space="preserve"> potencia y </w:t>
      </w:r>
      <w:r w:rsidR="00C766D6">
        <w:lastRenderedPageBreak/>
        <w:t>float16 es muy inestable por que reduce mucho las capas de predicción, siendo float16 el escogido como se ve.</w:t>
      </w:r>
    </w:p>
    <w:p w14:paraId="43D65232" w14:textId="7C54AED3" w:rsidR="00AD35E7" w:rsidRPr="00AD35E7" w:rsidRDefault="00AD35E7" w:rsidP="008545FD">
      <w:pPr>
        <w:pStyle w:val="Esetilofigura"/>
      </w:pPr>
      <w:bookmarkStart w:id="783" w:name="_Ref200230805"/>
      <w:bookmarkStart w:id="784" w:name="_Toc199533508"/>
      <w:bookmarkStart w:id="785" w:name="_Toc201090414"/>
      <w:r w:rsidRPr="00A23A9A">
        <w:t xml:space="preserve">Figura </w:t>
      </w:r>
      <w:r w:rsidR="00133DB9">
        <w:fldChar w:fldCharType="begin"/>
      </w:r>
      <w:r w:rsidR="00133DB9">
        <w:instrText xml:space="preserve"> SEQ Figura \* ARABIC </w:instrText>
      </w:r>
      <w:r w:rsidR="00133DB9">
        <w:fldChar w:fldCharType="separate"/>
      </w:r>
      <w:r w:rsidR="00C9395B">
        <w:rPr>
          <w:noProof/>
        </w:rPr>
        <w:t>50</w:t>
      </w:r>
      <w:r w:rsidR="00133DB9">
        <w:rPr>
          <w:noProof/>
        </w:rPr>
        <w:fldChar w:fldCharType="end"/>
      </w:r>
      <w:bookmarkEnd w:id="783"/>
      <w:r w:rsidRPr="00846418">
        <w:br/>
      </w:r>
      <w:del w:id="786" w:author="_AnTrAx_" w:date="2025-06-17T20:16:00Z">
        <w:r w:rsidRPr="00D02705" w:rsidDel="005826EF">
          <w:rPr>
            <w:b w:val="0"/>
            <w:bCs w:val="0"/>
            <w:i/>
            <w:iCs/>
          </w:rPr>
          <w:delText>Conversion</w:delText>
        </w:r>
      </w:del>
      <w:ins w:id="787" w:author="_AnTrAx_" w:date="2025-06-17T20:16:00Z">
        <w:r w:rsidR="005826EF" w:rsidRPr="00D02705">
          <w:rPr>
            <w:b w:val="0"/>
            <w:bCs w:val="0"/>
            <w:i/>
            <w:iCs/>
          </w:rPr>
          <w:t>Conversión</w:t>
        </w:r>
      </w:ins>
      <w:r w:rsidRPr="00D02705">
        <w:rPr>
          <w:b w:val="0"/>
          <w:bCs w:val="0"/>
          <w:i/>
          <w:iCs/>
        </w:rPr>
        <w:t xml:space="preserve"> </w:t>
      </w:r>
      <w:r w:rsidR="00654885" w:rsidRPr="00D02705">
        <w:rPr>
          <w:b w:val="0"/>
          <w:bCs w:val="0"/>
          <w:i/>
          <w:iCs/>
        </w:rPr>
        <w:t>SaveModel TFLite</w:t>
      </w:r>
      <w:r w:rsidRPr="00D02705">
        <w:rPr>
          <w:b w:val="0"/>
          <w:bCs w:val="0"/>
          <w:i/>
          <w:iCs/>
        </w:rPr>
        <w:t xml:space="preserve"> a TFLite</w:t>
      </w:r>
      <w:bookmarkEnd w:id="784"/>
      <w:r w:rsidR="00654885" w:rsidRPr="00D02705">
        <w:rPr>
          <w:b w:val="0"/>
          <w:bCs w:val="0"/>
          <w:i/>
          <w:iCs/>
        </w:rPr>
        <w:t xml:space="preserve"> float16</w:t>
      </w:r>
      <w:bookmarkEnd w:id="785"/>
    </w:p>
    <w:p w14:paraId="0D34D04C" w14:textId="720A9949" w:rsidR="003B15E6" w:rsidRPr="008247FC" w:rsidRDefault="007D6555" w:rsidP="00D02705">
      <w:pPr>
        <w:ind w:firstLine="0"/>
        <w:jc w:val="center"/>
      </w:pPr>
      <w:r>
        <w:rPr>
          <w:noProof/>
        </w:rPr>
        <w:drawing>
          <wp:inline distT="0" distB="0" distL="0" distR="0" wp14:anchorId="28603B39" wp14:editId="633017D5">
            <wp:extent cx="4606636" cy="2932787"/>
            <wp:effectExtent l="0" t="0" r="3810" b="127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628759" cy="2946872"/>
                    </a:xfrm>
                    <a:prstGeom prst="rect">
                      <a:avLst/>
                    </a:prstGeom>
                  </pic:spPr>
                </pic:pic>
              </a:graphicData>
            </a:graphic>
          </wp:inline>
        </w:drawing>
      </w:r>
    </w:p>
    <w:p w14:paraId="0F9CC859" w14:textId="4531A2B0" w:rsidR="008247FC" w:rsidRDefault="000860C1" w:rsidP="008247FC">
      <w:r>
        <w:t>En la</w:t>
      </w:r>
      <w:r w:rsidR="00261F11">
        <w:t xml:space="preserve"> </w:t>
      </w:r>
      <w:r w:rsidR="00261F11">
        <w:fldChar w:fldCharType="begin"/>
      </w:r>
      <w:r w:rsidR="00261F11">
        <w:instrText xml:space="preserve"> REF _Ref200231238 \h </w:instrText>
      </w:r>
      <w:r w:rsidR="00261F11">
        <w:fldChar w:fldCharType="separate"/>
      </w:r>
      <w:r w:rsidR="00C9395B">
        <w:t xml:space="preserve">Figura </w:t>
      </w:r>
      <w:r w:rsidR="00C9395B">
        <w:rPr>
          <w:noProof/>
        </w:rPr>
        <w:t>51</w:t>
      </w:r>
      <w:r w:rsidR="00261F11">
        <w:fldChar w:fldCharType="end"/>
      </w:r>
      <w:r>
        <w:t xml:space="preserve"> tenemos una prueba</w:t>
      </w:r>
      <w:r w:rsidR="00261F11">
        <w:t xml:space="preserve">, </w:t>
      </w:r>
      <w:r>
        <w:t xml:space="preserve">junto con su </w:t>
      </w:r>
      <w:r w:rsidR="00BB2799">
        <w:t>gráfica</w:t>
      </w:r>
      <w:r>
        <w:t xml:space="preserve"> y confianza como se ve en la</w:t>
      </w:r>
      <w:r w:rsidR="00261F11">
        <w:t xml:space="preserve"> </w:t>
      </w:r>
      <w:r w:rsidR="00261F11">
        <w:fldChar w:fldCharType="begin"/>
      </w:r>
      <w:r w:rsidR="00261F11">
        <w:instrText xml:space="preserve"> REF _Ref200231385 \h </w:instrText>
      </w:r>
      <w:r w:rsidR="00261F11">
        <w:fldChar w:fldCharType="separate"/>
      </w:r>
      <w:r w:rsidR="00C9395B">
        <w:t xml:space="preserve">Figura </w:t>
      </w:r>
      <w:r w:rsidR="00C9395B">
        <w:rPr>
          <w:noProof/>
        </w:rPr>
        <w:t>52</w:t>
      </w:r>
      <w:r w:rsidR="00261F11">
        <w:fldChar w:fldCharType="end"/>
      </w:r>
      <w:r>
        <w:t>, se observa una reducción en el nivel de confianza siendo aun aceptable</w:t>
      </w:r>
      <w:r w:rsidR="008247FC" w:rsidRPr="008247FC">
        <w:t>.</w:t>
      </w:r>
    </w:p>
    <w:p w14:paraId="789AFAAD" w14:textId="788B2075" w:rsidR="00261F11" w:rsidRDefault="00261F11" w:rsidP="008545FD">
      <w:pPr>
        <w:pStyle w:val="Esetilofigura"/>
      </w:pPr>
      <w:bookmarkStart w:id="788" w:name="_Ref200231238"/>
      <w:bookmarkStart w:id="789" w:name="_Toc201090415"/>
      <w:r>
        <w:t xml:space="preserve">Figura </w:t>
      </w:r>
      <w:r w:rsidR="00133DB9">
        <w:fldChar w:fldCharType="begin"/>
      </w:r>
      <w:r w:rsidR="00133DB9">
        <w:instrText xml:space="preserve"> SEQ Figura \* ARABIC </w:instrText>
      </w:r>
      <w:r w:rsidR="00133DB9">
        <w:fldChar w:fldCharType="separate"/>
      </w:r>
      <w:r w:rsidR="00C9395B">
        <w:rPr>
          <w:noProof/>
        </w:rPr>
        <w:t>51</w:t>
      </w:r>
      <w:r w:rsidR="00133DB9">
        <w:rPr>
          <w:noProof/>
        </w:rPr>
        <w:fldChar w:fldCharType="end"/>
      </w:r>
      <w:bookmarkEnd w:id="788"/>
      <w:r>
        <w:br/>
      </w:r>
      <w:r w:rsidR="009C5A7B" w:rsidRPr="00D02705">
        <w:rPr>
          <w:b w:val="0"/>
          <w:bCs w:val="0"/>
          <w:i/>
          <w:iCs/>
        </w:rPr>
        <w:t>Detección</w:t>
      </w:r>
      <w:r w:rsidRPr="00D02705">
        <w:rPr>
          <w:b w:val="0"/>
          <w:bCs w:val="0"/>
          <w:i/>
          <w:iCs/>
        </w:rPr>
        <w:t xml:space="preserve"> con TFLite Float16</w:t>
      </w:r>
      <w:bookmarkEnd w:id="789"/>
    </w:p>
    <w:p w14:paraId="3AFA9AEF" w14:textId="29353817" w:rsidR="00261F11" w:rsidRDefault="00261F11" w:rsidP="00261F11">
      <w:pPr>
        <w:ind w:firstLine="0"/>
      </w:pPr>
      <w:r>
        <w:rPr>
          <w:noProof/>
        </w:rPr>
        <w:drawing>
          <wp:inline distT="0" distB="0" distL="0" distR="0" wp14:anchorId="4E365457" wp14:editId="2211F77D">
            <wp:extent cx="5695689" cy="1376680"/>
            <wp:effectExtent l="133350" t="114300" r="133985" b="16637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13031" cy="13808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21A84C" w14:textId="4DB39A91" w:rsidR="00261F11" w:rsidRDefault="00261F11" w:rsidP="008545FD">
      <w:pPr>
        <w:pStyle w:val="Esetilofigura"/>
      </w:pPr>
      <w:bookmarkStart w:id="790" w:name="_Ref200231385"/>
      <w:bookmarkStart w:id="791" w:name="_Toc201090416"/>
      <w:r>
        <w:lastRenderedPageBreak/>
        <w:t xml:space="preserve">Figura </w:t>
      </w:r>
      <w:r w:rsidR="00133DB9">
        <w:fldChar w:fldCharType="begin"/>
      </w:r>
      <w:r w:rsidR="00133DB9">
        <w:instrText xml:space="preserve"> SEQ Figura \* ARABIC </w:instrText>
      </w:r>
      <w:r w:rsidR="00133DB9">
        <w:fldChar w:fldCharType="separate"/>
      </w:r>
      <w:r w:rsidR="00C9395B">
        <w:rPr>
          <w:noProof/>
        </w:rPr>
        <w:t>52</w:t>
      </w:r>
      <w:r w:rsidR="00133DB9">
        <w:rPr>
          <w:noProof/>
        </w:rPr>
        <w:fldChar w:fldCharType="end"/>
      </w:r>
      <w:bookmarkEnd w:id="790"/>
      <w:r>
        <w:br/>
      </w:r>
      <w:r w:rsidR="009C5A7B" w:rsidRPr="00D02705">
        <w:rPr>
          <w:b w:val="0"/>
          <w:bCs w:val="0"/>
          <w:i/>
          <w:iCs/>
        </w:rPr>
        <w:t xml:space="preserve">Visualización de Detección </w:t>
      </w:r>
      <w:r w:rsidRPr="00D02705">
        <w:rPr>
          <w:b w:val="0"/>
          <w:bCs w:val="0"/>
          <w:i/>
          <w:iCs/>
        </w:rPr>
        <w:t>y Confianza con TFLITE</w:t>
      </w:r>
      <w:bookmarkEnd w:id="791"/>
    </w:p>
    <w:p w14:paraId="79B58A7E" w14:textId="354CE11B" w:rsidR="00261F11" w:rsidRDefault="00261F11" w:rsidP="00261F11">
      <w:pPr>
        <w:ind w:firstLine="0"/>
        <w:jc w:val="center"/>
      </w:pPr>
      <w:r>
        <w:rPr>
          <w:noProof/>
        </w:rPr>
        <w:drawing>
          <wp:inline distT="0" distB="0" distL="0" distR="0" wp14:anchorId="0A83E6F3" wp14:editId="5CE76CFC">
            <wp:extent cx="5114290" cy="374109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119228" cy="3744702"/>
                    </a:xfrm>
                    <a:prstGeom prst="rect">
                      <a:avLst/>
                    </a:prstGeom>
                  </pic:spPr>
                </pic:pic>
              </a:graphicData>
            </a:graphic>
          </wp:inline>
        </w:drawing>
      </w:r>
    </w:p>
    <w:p w14:paraId="61648F50" w14:textId="0A03B3EE" w:rsidR="00FC5182" w:rsidRPr="008247FC" w:rsidRDefault="00FC5182" w:rsidP="00FC5182">
      <w:r>
        <w:t xml:space="preserve">Este proceso se realiza también con el otro entrenamiento en yoloV5, ya que el proceso es similar logrando una conversión aceptable. </w:t>
      </w:r>
    </w:p>
    <w:p w14:paraId="09C88A22" w14:textId="354B476F" w:rsidR="003B15E6" w:rsidRDefault="00BF0F26" w:rsidP="000E514B">
      <w:pPr>
        <w:pStyle w:val="Ttulo4"/>
      </w:pPr>
      <w:bookmarkStart w:id="792" w:name="_Toc199587866"/>
      <w:bookmarkStart w:id="793" w:name="_Toc201090336"/>
      <w:r w:rsidRPr="008247FC">
        <w:t>Conversión De</w:t>
      </w:r>
      <w:r w:rsidR="008F304D" w:rsidRPr="008247FC">
        <w:t xml:space="preserve"> </w:t>
      </w:r>
      <w:r w:rsidR="003B15E6" w:rsidRPr="008247FC">
        <w:t xml:space="preserve">Modelos </w:t>
      </w:r>
      <w:r w:rsidR="003B15E6">
        <w:t xml:space="preserve">CRNN </w:t>
      </w:r>
      <w:r w:rsidR="00E80011">
        <w:t>a PyTorch Mobile</w:t>
      </w:r>
      <w:r w:rsidR="008F304D">
        <w:t>.</w:t>
      </w:r>
      <w:bookmarkEnd w:id="792"/>
      <w:bookmarkEnd w:id="793"/>
    </w:p>
    <w:p w14:paraId="049E4419" w14:textId="2FE988BE" w:rsidR="00BF5BD6" w:rsidRDefault="003B15E6" w:rsidP="00BF5BD6">
      <w:r>
        <w:t xml:space="preserve">El modelo CRNN, utilizado para el reconocimiento de texto en las notas de venta, fue entrenado originalmente en PyTorch. Al igual que con el modelo YOLOv5, la conversión del modelo CRNN al formato compatible con dispositivos móviles fue esencial para poder implementarlo en la aplicación móvil. Dado que el modelo estaba en formato </w:t>
      </w:r>
      <w:r w:rsidR="00092B3B">
        <w:t>*</w:t>
      </w:r>
      <w:r>
        <w:t xml:space="preserve">.pth, se necesitaba convertirlo a </w:t>
      </w:r>
      <w:r w:rsidR="00E80011">
        <w:t>PyTorch Mobile</w:t>
      </w:r>
      <w:r>
        <w:t xml:space="preserve"> (.</w:t>
      </w:r>
      <w:r w:rsidR="00E80011">
        <w:t>pt</w:t>
      </w:r>
      <w:r>
        <w:t xml:space="preserve">) para su ejecución en dispositivos con recursos </w:t>
      </w:r>
      <w:r w:rsidR="004F2B59">
        <w:t>medios</w:t>
      </w:r>
      <w:r w:rsidR="00BF5BD6">
        <w:t>.</w:t>
      </w:r>
    </w:p>
    <w:p w14:paraId="05B42D0F" w14:textId="1696B67C" w:rsidR="003B15E6" w:rsidRDefault="003B15E6" w:rsidP="003B15E6">
      <w:r>
        <w:lastRenderedPageBreak/>
        <w:t>El proceso de conversión se realizó en varias fases:</w:t>
      </w:r>
    </w:p>
    <w:p w14:paraId="28CDBC7A" w14:textId="2412B409" w:rsidR="008247FC" w:rsidRDefault="007F624B" w:rsidP="000E514B">
      <w:pPr>
        <w:pStyle w:val="Prrafodelista"/>
        <w:numPr>
          <w:ilvl w:val="0"/>
          <w:numId w:val="26"/>
        </w:numPr>
      </w:pPr>
      <w:r>
        <w:t xml:space="preserve">Adaptación del modelo CRNN a </w:t>
      </w:r>
      <w:r w:rsidR="00E80011">
        <w:t>PyTorch</w:t>
      </w:r>
    </w:p>
    <w:p w14:paraId="2FE8CB92" w14:textId="75D22BBE" w:rsidR="007F624B" w:rsidRDefault="007F624B" w:rsidP="009E64A1">
      <w:pPr>
        <w:pStyle w:val="Prrafodelista"/>
        <w:ind w:left="1080" w:firstLine="0"/>
      </w:pPr>
      <w:r>
        <w:t>El proceso de adaptación se detectaron problemas en el modelo original</w:t>
      </w:r>
      <w:r w:rsidR="004F2B59">
        <w:t xml:space="preserve">, </w:t>
      </w:r>
      <w:r w:rsidR="009E5F03">
        <w:t>como se ve en la</w:t>
      </w:r>
      <w:r>
        <w:t xml:space="preserve"> </w:t>
      </w:r>
      <w:r w:rsidR="009E64A1">
        <w:fldChar w:fldCharType="begin"/>
      </w:r>
      <w:r w:rsidR="009E64A1">
        <w:instrText xml:space="preserve"> REF _Ref198305842 \h </w:instrText>
      </w:r>
      <w:r w:rsidR="009E64A1">
        <w:fldChar w:fldCharType="separate"/>
      </w:r>
      <w:r w:rsidR="00C9395B" w:rsidRPr="009E64A1">
        <w:t xml:space="preserve">Tabla </w:t>
      </w:r>
      <w:r w:rsidR="00C9395B">
        <w:rPr>
          <w:noProof/>
        </w:rPr>
        <w:t>2</w:t>
      </w:r>
      <w:r w:rsidR="009E64A1">
        <w:fldChar w:fldCharType="end"/>
      </w:r>
      <w:r w:rsidR="009E5F03">
        <w:t xml:space="preserve">, se observa se </w:t>
      </w:r>
      <w:r w:rsidR="00092B3B">
        <w:t>remplazó</w:t>
      </w:r>
      <w:r w:rsidR="009E5F03">
        <w:t xml:space="preserve"> AdaptativeAvgPool2d por AvgPool2d ya que no soporta correctamente esta función se adaptó para tener un comportamiento y similar. LSTM para ser utilizado correctamente debe usarse proj_size=0 y habilitar SELECT_TF_OPS agregando un soporte extendido para ser funcional. </w:t>
      </w:r>
    </w:p>
    <w:p w14:paraId="1C488B8D" w14:textId="5D710231" w:rsidR="009E64A1" w:rsidRDefault="009E64A1" w:rsidP="008545FD">
      <w:pPr>
        <w:pStyle w:val="Esetilofigura"/>
      </w:pPr>
      <w:bookmarkStart w:id="794" w:name="_Ref198305842"/>
      <w:bookmarkStart w:id="795" w:name="_Toc201090435"/>
      <w:r w:rsidRPr="009E64A1">
        <w:t xml:space="preserve">Tabla </w:t>
      </w:r>
      <w:r w:rsidR="00133DB9">
        <w:fldChar w:fldCharType="begin"/>
      </w:r>
      <w:r w:rsidR="00133DB9">
        <w:instrText xml:space="preserve"> SEQ Tabla \* ARABIC </w:instrText>
      </w:r>
      <w:r w:rsidR="00133DB9">
        <w:fldChar w:fldCharType="separate"/>
      </w:r>
      <w:r w:rsidR="00C9395B">
        <w:rPr>
          <w:noProof/>
        </w:rPr>
        <w:t>2</w:t>
      </w:r>
      <w:r w:rsidR="00133DB9">
        <w:rPr>
          <w:noProof/>
        </w:rPr>
        <w:fldChar w:fldCharType="end"/>
      </w:r>
      <w:bookmarkEnd w:id="794"/>
      <w:r>
        <w:br/>
      </w:r>
      <w:r w:rsidRPr="00D02705">
        <w:rPr>
          <w:b w:val="0"/>
          <w:bCs w:val="0"/>
          <w:i/>
          <w:iCs/>
        </w:rPr>
        <w:t xml:space="preserve">Problemas en </w:t>
      </w:r>
      <w:r w:rsidR="00FE4E19" w:rsidRPr="00D02705">
        <w:rPr>
          <w:b w:val="0"/>
          <w:bCs w:val="0"/>
          <w:i/>
          <w:iCs/>
        </w:rPr>
        <w:t>adaptación</w:t>
      </w:r>
      <w:r w:rsidRPr="00D02705">
        <w:rPr>
          <w:b w:val="0"/>
          <w:bCs w:val="0"/>
          <w:i/>
          <w:iCs/>
        </w:rPr>
        <w:t xml:space="preserve"> CRNN a </w:t>
      </w:r>
      <w:r w:rsidR="00E80011" w:rsidRPr="00D02705">
        <w:rPr>
          <w:b w:val="0"/>
          <w:bCs w:val="0"/>
          <w:i/>
          <w:iCs/>
        </w:rPr>
        <w:t>PT PyTorch</w:t>
      </w:r>
      <w:bookmarkEnd w:id="795"/>
    </w:p>
    <w:tbl>
      <w:tblPr>
        <w:tblStyle w:val="EstiloTablaApa7"/>
        <w:tblW w:w="0" w:type="auto"/>
        <w:tblLook w:val="04A0" w:firstRow="1" w:lastRow="0" w:firstColumn="1" w:lastColumn="0" w:noHBand="0" w:noVBand="1"/>
      </w:tblPr>
      <w:tblGrid>
        <w:gridCol w:w="2584"/>
        <w:gridCol w:w="2831"/>
        <w:gridCol w:w="3945"/>
      </w:tblGrid>
      <w:tr w:rsidR="009859B8" w14:paraId="00BB27C8" w14:textId="77777777" w:rsidTr="009E64A1">
        <w:trPr>
          <w:cnfStyle w:val="100000000000" w:firstRow="1" w:lastRow="0" w:firstColumn="0" w:lastColumn="0" w:oddVBand="0" w:evenVBand="0" w:oddHBand="0" w:evenHBand="0" w:firstRowFirstColumn="0" w:firstRowLastColumn="0" w:lastRowFirstColumn="0" w:lastRowLastColumn="0"/>
          <w:trHeight w:val="619"/>
        </w:trPr>
        <w:tc>
          <w:tcPr>
            <w:tcW w:w="2612" w:type="dxa"/>
          </w:tcPr>
          <w:p w14:paraId="564DF2E5" w14:textId="7221D4BC" w:rsidR="009859B8" w:rsidRDefault="009E64A1" w:rsidP="009E64A1">
            <w:pPr>
              <w:pStyle w:val="Prrafodelista"/>
              <w:spacing w:line="360" w:lineRule="auto"/>
              <w:ind w:left="0" w:firstLine="0"/>
              <w:contextualSpacing w:val="0"/>
            </w:pPr>
            <w:r>
              <w:t>Característica</w:t>
            </w:r>
          </w:p>
        </w:tc>
        <w:tc>
          <w:tcPr>
            <w:tcW w:w="2847" w:type="dxa"/>
          </w:tcPr>
          <w:p w14:paraId="076C2F56" w14:textId="5A3E5A9B" w:rsidR="009859B8" w:rsidRDefault="009859B8" w:rsidP="009E64A1">
            <w:pPr>
              <w:pStyle w:val="Prrafodelista"/>
              <w:spacing w:line="360" w:lineRule="auto"/>
              <w:ind w:left="0" w:firstLine="0"/>
              <w:contextualSpacing w:val="0"/>
            </w:pPr>
            <w:r>
              <w:t>Incompatibilidad</w:t>
            </w:r>
          </w:p>
        </w:tc>
        <w:tc>
          <w:tcPr>
            <w:tcW w:w="3945" w:type="dxa"/>
          </w:tcPr>
          <w:p w14:paraId="5C60982F" w14:textId="201F671B" w:rsidR="009859B8" w:rsidRDefault="009859B8" w:rsidP="009E64A1">
            <w:pPr>
              <w:pStyle w:val="Prrafodelista"/>
              <w:spacing w:line="360" w:lineRule="auto"/>
              <w:ind w:left="0" w:firstLine="0"/>
              <w:contextualSpacing w:val="0"/>
            </w:pPr>
            <w:r>
              <w:t>Solución</w:t>
            </w:r>
          </w:p>
        </w:tc>
      </w:tr>
      <w:tr w:rsidR="009859B8" w14:paraId="46CC4864" w14:textId="77777777" w:rsidTr="009E64A1">
        <w:trPr>
          <w:trHeight w:val="1238"/>
        </w:trPr>
        <w:tc>
          <w:tcPr>
            <w:tcW w:w="2612" w:type="dxa"/>
          </w:tcPr>
          <w:p w14:paraId="26F1DBEE" w14:textId="78D0F866" w:rsidR="009859B8" w:rsidRDefault="009859B8" w:rsidP="009E64A1">
            <w:pPr>
              <w:pStyle w:val="Prrafodelista"/>
              <w:spacing w:line="360" w:lineRule="auto"/>
              <w:ind w:left="0" w:firstLine="0"/>
              <w:contextualSpacing w:val="0"/>
            </w:pPr>
            <w:r w:rsidRPr="009859B8">
              <w:t>AdaptiveAvgPool2d</w:t>
            </w:r>
            <w:r>
              <w:t xml:space="preserve"> </w:t>
            </w:r>
            <w:r w:rsidR="00FE4E19">
              <w:br/>
            </w:r>
            <w:r w:rsidRPr="009859B8">
              <w:t>((1, None))</w:t>
            </w:r>
          </w:p>
        </w:tc>
        <w:tc>
          <w:tcPr>
            <w:tcW w:w="2847" w:type="dxa"/>
          </w:tcPr>
          <w:p w14:paraId="278EFCC0" w14:textId="25D12583" w:rsidR="009859B8" w:rsidRDefault="009859B8" w:rsidP="009E64A1">
            <w:pPr>
              <w:pStyle w:val="Prrafodelista"/>
              <w:spacing w:line="360" w:lineRule="auto"/>
              <w:ind w:left="0" w:firstLine="0"/>
              <w:contextualSpacing w:val="0"/>
            </w:pPr>
            <w:r w:rsidRPr="009859B8">
              <w:t>Dimensiones dinámicas en el pooling</w:t>
            </w:r>
          </w:p>
        </w:tc>
        <w:tc>
          <w:tcPr>
            <w:tcW w:w="3945" w:type="dxa"/>
          </w:tcPr>
          <w:p w14:paraId="33831513" w14:textId="0514C239" w:rsidR="009859B8" w:rsidRDefault="009859B8" w:rsidP="009E64A1">
            <w:pPr>
              <w:pStyle w:val="Prrafodelista"/>
              <w:spacing w:line="360" w:lineRule="auto"/>
              <w:ind w:left="0" w:firstLine="0"/>
              <w:contextualSpacing w:val="0"/>
            </w:pPr>
            <w:r w:rsidRPr="009859B8">
              <w:t>Reemplazar por AvgPool2d(kernel_size=(16, 1))</w:t>
            </w:r>
          </w:p>
        </w:tc>
      </w:tr>
      <w:tr w:rsidR="009859B8" w:rsidRPr="008C34BE" w14:paraId="1489DF5C" w14:textId="77777777" w:rsidTr="009E64A1">
        <w:trPr>
          <w:trHeight w:val="619"/>
        </w:trPr>
        <w:tc>
          <w:tcPr>
            <w:tcW w:w="2612" w:type="dxa"/>
          </w:tcPr>
          <w:p w14:paraId="2601F54A" w14:textId="46B6F9FB" w:rsidR="009859B8" w:rsidRDefault="009859B8" w:rsidP="009E64A1">
            <w:pPr>
              <w:pStyle w:val="Prrafodelista"/>
              <w:spacing w:line="360" w:lineRule="auto"/>
              <w:ind w:left="0" w:firstLine="0"/>
              <w:contextualSpacing w:val="0"/>
            </w:pPr>
            <w:r w:rsidRPr="009859B8">
              <w:t>LSTM bidireccional</w:t>
            </w:r>
          </w:p>
        </w:tc>
        <w:tc>
          <w:tcPr>
            <w:tcW w:w="2847" w:type="dxa"/>
          </w:tcPr>
          <w:p w14:paraId="342BE8A8" w14:textId="6398DF3D" w:rsidR="009859B8" w:rsidRDefault="009859B8" w:rsidP="009E64A1">
            <w:pPr>
              <w:pStyle w:val="Prrafodelista"/>
              <w:spacing w:line="360" w:lineRule="auto"/>
              <w:ind w:left="0" w:firstLine="0"/>
              <w:contextualSpacing w:val="0"/>
            </w:pPr>
            <w:r w:rsidRPr="009859B8">
              <w:t>Soporte limitado en TFLite</w:t>
            </w:r>
          </w:p>
        </w:tc>
        <w:tc>
          <w:tcPr>
            <w:tcW w:w="3945" w:type="dxa"/>
          </w:tcPr>
          <w:p w14:paraId="13894788" w14:textId="086BC9F2" w:rsidR="009859B8" w:rsidRPr="005826EF" w:rsidRDefault="009859B8" w:rsidP="009E64A1">
            <w:pPr>
              <w:pStyle w:val="Prrafodelista"/>
              <w:spacing w:line="360" w:lineRule="auto"/>
              <w:ind w:left="0" w:firstLine="0"/>
              <w:contextualSpacing w:val="0"/>
              <w:rPr>
                <w:lang w:val="en-US"/>
                <w:rPrChange w:id="796" w:author="_AnTrAx_" w:date="2025-06-17T20:14:00Z">
                  <w:rPr/>
                </w:rPrChange>
              </w:rPr>
            </w:pPr>
            <w:r w:rsidRPr="005826EF">
              <w:rPr>
                <w:lang w:val="en-US"/>
                <w:rPrChange w:id="797" w:author="_AnTrAx_" w:date="2025-06-17T20:14:00Z">
                  <w:rPr/>
                </w:rPrChange>
              </w:rPr>
              <w:t>Usar proj_size=0 y SELECT_TF_OPS</w:t>
            </w:r>
          </w:p>
        </w:tc>
      </w:tr>
      <w:tr w:rsidR="009859B8" w14:paraId="4CD2209F" w14:textId="77777777" w:rsidTr="009E64A1">
        <w:trPr>
          <w:trHeight w:val="1221"/>
        </w:trPr>
        <w:tc>
          <w:tcPr>
            <w:tcW w:w="2612" w:type="dxa"/>
          </w:tcPr>
          <w:p w14:paraId="084A93AF" w14:textId="74A0E92C" w:rsidR="009859B8" w:rsidRDefault="009859B8" w:rsidP="009E64A1">
            <w:pPr>
              <w:pStyle w:val="Prrafodelista"/>
              <w:spacing w:line="360" w:lineRule="auto"/>
              <w:ind w:left="0" w:firstLine="0"/>
              <w:contextualSpacing w:val="0"/>
            </w:pPr>
            <w:r w:rsidRPr="009859B8">
              <w:t>Normalización en preproceso</w:t>
            </w:r>
          </w:p>
        </w:tc>
        <w:tc>
          <w:tcPr>
            <w:tcW w:w="2847" w:type="dxa"/>
          </w:tcPr>
          <w:p w14:paraId="30104A16" w14:textId="7AB92064" w:rsidR="009859B8" w:rsidRDefault="009859B8" w:rsidP="009E64A1">
            <w:pPr>
              <w:pStyle w:val="Prrafodelista"/>
              <w:spacing w:line="360" w:lineRule="auto"/>
              <w:ind w:left="0" w:firstLine="0"/>
              <w:contextualSpacing w:val="0"/>
            </w:pPr>
            <w:r w:rsidRPr="009859B8">
              <w:t>Inconsistencia entre entrenamiento/inferencia</w:t>
            </w:r>
          </w:p>
        </w:tc>
        <w:tc>
          <w:tcPr>
            <w:tcW w:w="3945" w:type="dxa"/>
          </w:tcPr>
          <w:p w14:paraId="7BF6F997" w14:textId="035A36E5" w:rsidR="009859B8" w:rsidRDefault="009859B8" w:rsidP="009E64A1">
            <w:pPr>
              <w:pStyle w:val="Prrafodelista"/>
              <w:spacing w:line="360" w:lineRule="auto"/>
              <w:ind w:left="0" w:firstLine="0"/>
              <w:contextualSpacing w:val="0"/>
            </w:pPr>
            <w:r w:rsidRPr="009859B8">
              <w:t xml:space="preserve">Integrar normalización en el modelo ((x - </w:t>
            </w:r>
            <w:r w:rsidR="00E117F3" w:rsidRPr="009859B8">
              <w:t>0.5) /</w:t>
            </w:r>
            <w:r w:rsidRPr="009859B8">
              <w:t>0.5)</w:t>
            </w:r>
          </w:p>
        </w:tc>
      </w:tr>
    </w:tbl>
    <w:p w14:paraId="42AA5334" w14:textId="1DD5BBBF" w:rsidR="009859B8" w:rsidRPr="00FE4E19" w:rsidRDefault="009859B8" w:rsidP="008545FD">
      <w:pPr>
        <w:pStyle w:val="EstiloNota"/>
      </w:pPr>
    </w:p>
    <w:p w14:paraId="681C098E" w14:textId="2BF37819" w:rsidR="007F624B" w:rsidRDefault="00FE4E19" w:rsidP="000E514B">
      <w:pPr>
        <w:pStyle w:val="Prrafodelista"/>
        <w:numPr>
          <w:ilvl w:val="0"/>
          <w:numId w:val="26"/>
        </w:numPr>
      </w:pPr>
      <w:r>
        <w:t>Exportación TorchScript</w:t>
      </w:r>
    </w:p>
    <w:p w14:paraId="0DBF60FB" w14:textId="45D97000" w:rsidR="00FE4E19" w:rsidRDefault="00FE4E19" w:rsidP="004F5877">
      <w:pPr>
        <w:pStyle w:val="Prrafodelista"/>
        <w:ind w:left="1134" w:firstLine="0"/>
      </w:pPr>
      <w:r>
        <w:t xml:space="preserve">Una </w:t>
      </w:r>
      <w:r w:rsidR="002F0BA9">
        <w:t>vez</w:t>
      </w:r>
      <w:r>
        <w:t xml:space="preserve"> determinado los problemas que impiden la conversión a </w:t>
      </w:r>
      <w:r w:rsidR="00E80011">
        <w:t xml:space="preserve">PyTorch </w:t>
      </w:r>
      <w:r>
        <w:t>procedemos a la conversión</w:t>
      </w:r>
      <w:r w:rsidR="004F5877">
        <w:t xml:space="preserve"> como se ve en la </w:t>
      </w:r>
      <w:r w:rsidR="004F5877">
        <w:fldChar w:fldCharType="begin"/>
      </w:r>
      <w:r w:rsidR="004F5877">
        <w:instrText xml:space="preserve"> REF _Ref200820786 \h </w:instrText>
      </w:r>
      <w:r w:rsidR="004F5877">
        <w:fldChar w:fldCharType="separate"/>
      </w:r>
      <w:r w:rsidR="00C9395B" w:rsidRPr="00A23A9A">
        <w:t xml:space="preserve">Figura </w:t>
      </w:r>
      <w:r w:rsidR="00C9395B">
        <w:rPr>
          <w:noProof/>
        </w:rPr>
        <w:t>53</w:t>
      </w:r>
      <w:r w:rsidR="004F5877">
        <w:fldChar w:fldCharType="end"/>
      </w:r>
      <w:r>
        <w:t xml:space="preserve"> fijando una entrada </w:t>
      </w:r>
      <w:r w:rsidR="004F5877">
        <w:t>estática</w:t>
      </w:r>
      <w:r>
        <w:t xml:space="preserve"> de dimensiones ( [ 1 , 1 , 64 , 384 ] ) para tener una compatibilidad </w:t>
      </w:r>
      <w:r w:rsidR="00E80011">
        <w:t>en la aplicación móvil.</w:t>
      </w:r>
    </w:p>
    <w:p w14:paraId="0279C1EB" w14:textId="1EA7D98A" w:rsidR="00AD35E7" w:rsidRPr="00AD35E7" w:rsidRDefault="00AD35E7" w:rsidP="008545FD">
      <w:pPr>
        <w:pStyle w:val="Esetilofigura"/>
      </w:pPr>
      <w:bookmarkStart w:id="798" w:name="_Ref200820786"/>
      <w:bookmarkStart w:id="799" w:name="_Toc199533509"/>
      <w:bookmarkStart w:id="800" w:name="_Toc201090417"/>
      <w:r w:rsidRPr="00A23A9A">
        <w:lastRenderedPageBreak/>
        <w:t xml:space="preserve">Figura </w:t>
      </w:r>
      <w:r w:rsidR="00133DB9">
        <w:fldChar w:fldCharType="begin"/>
      </w:r>
      <w:r w:rsidR="00133DB9">
        <w:instrText xml:space="preserve"> SEQ Figura \* ARABIC </w:instrText>
      </w:r>
      <w:r w:rsidR="00133DB9">
        <w:fldChar w:fldCharType="separate"/>
      </w:r>
      <w:r w:rsidR="00C9395B">
        <w:rPr>
          <w:noProof/>
        </w:rPr>
        <w:t>53</w:t>
      </w:r>
      <w:r w:rsidR="00133DB9">
        <w:rPr>
          <w:noProof/>
        </w:rPr>
        <w:fldChar w:fldCharType="end"/>
      </w:r>
      <w:bookmarkEnd w:id="798"/>
      <w:r w:rsidRPr="00846418">
        <w:br/>
      </w:r>
      <w:r w:rsidR="00834880" w:rsidRPr="00D02705">
        <w:rPr>
          <w:b w:val="0"/>
          <w:bCs w:val="0"/>
          <w:i/>
          <w:iCs/>
        </w:rPr>
        <w:t>Configuración de entrada dinámica a una estática</w:t>
      </w:r>
      <w:bookmarkEnd w:id="799"/>
      <w:bookmarkEnd w:id="800"/>
    </w:p>
    <w:p w14:paraId="0C2F51FD" w14:textId="7523EA63" w:rsidR="00E117F3" w:rsidRDefault="00E117F3" w:rsidP="00E117F3">
      <w:pPr>
        <w:ind w:firstLine="0"/>
        <w:jc w:val="center"/>
      </w:pPr>
      <w:r>
        <w:rPr>
          <w:noProof/>
        </w:rPr>
        <w:drawing>
          <wp:inline distT="0" distB="0" distL="0" distR="0" wp14:anchorId="7DE3DF35" wp14:editId="1C79F37A">
            <wp:extent cx="5486285" cy="861097"/>
            <wp:effectExtent l="152400" t="171450" r="172085" b="16764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588001" cy="87706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4C58B6A" w14:textId="2AA93CB8" w:rsidR="00FE4E19" w:rsidRDefault="00E117F3" w:rsidP="000E514B">
      <w:pPr>
        <w:pStyle w:val="Prrafodelista"/>
        <w:numPr>
          <w:ilvl w:val="0"/>
          <w:numId w:val="26"/>
        </w:numPr>
      </w:pPr>
      <w:r>
        <w:t xml:space="preserve">Conversión a </w:t>
      </w:r>
      <w:r w:rsidR="00E80011">
        <w:t xml:space="preserve">PyTorch </w:t>
      </w:r>
      <w:r>
        <w:t>con optimizaciones</w:t>
      </w:r>
    </w:p>
    <w:p w14:paraId="0A547DCC" w14:textId="1C994E93" w:rsidR="00273DD7" w:rsidRDefault="00273DD7" w:rsidP="00273DD7">
      <w:pPr>
        <w:pStyle w:val="Prrafodelista"/>
        <w:ind w:left="1080" w:firstLine="0"/>
      </w:pPr>
      <w:r>
        <w:t xml:space="preserve">Se empleó la herramienta </w:t>
      </w:r>
      <w:r w:rsidR="00E80011">
        <w:t xml:space="preserve">PyTorch </w:t>
      </w:r>
      <w:r>
        <w:t>para transformar el modelo CRNN previamente entrenado a su versión compatible. Durante esta fase, se especificó una forma de entrada fija ([1, 1, 64, 384]), la cual es representativa de las dimensiones que tendrá la entrada durante la inferencia en el dispositivo.</w:t>
      </w:r>
    </w:p>
    <w:p w14:paraId="6716AC8C" w14:textId="6B948C03" w:rsidR="00273DD7" w:rsidRDefault="00273DD7" w:rsidP="00273DD7">
      <w:pPr>
        <w:pStyle w:val="Prrafodelista"/>
        <w:ind w:left="1080" w:firstLine="0"/>
      </w:pPr>
      <w:r>
        <w:t>Debido a que el modelo CRNN incluye componentes como capas LSTM bidireccionales, fue necesario activar operadores no nativos</w:t>
      </w:r>
      <w:r w:rsidR="00E80011">
        <w:t xml:space="preserve"> </w:t>
      </w:r>
      <w:r>
        <w:t>mediante la opción SELECT_TF_OPS. Esta configuración permite que la inferencia utilice ciertas operaciones avanzadas disponibles en la versión estándar, asegurando así la compatibilidad completa con la arquitectura del modelo.</w:t>
      </w:r>
    </w:p>
    <w:p w14:paraId="74F2E8D3" w14:textId="4D525036" w:rsidR="00273DD7" w:rsidRDefault="00273DD7" w:rsidP="00273DD7">
      <w:pPr>
        <w:pStyle w:val="Prrafodelista"/>
        <w:ind w:left="1080" w:firstLine="0"/>
      </w:pPr>
      <w:r>
        <w:t>Con el fin de reducir el tamaño del modelo y optimizar su ejecución en dispositivos con limitaciones de hardware (memoria y procesamiento), se aplicó cuantización post</w:t>
      </w:r>
      <w:ins w:id="801" w:author="_AnTrAx_" w:date="2025-06-17T20:17:00Z">
        <w:r w:rsidR="005826EF">
          <w:t xml:space="preserve"> </w:t>
        </w:r>
      </w:ins>
      <w:del w:id="802" w:author="_AnTrAx_" w:date="2025-06-17T20:17:00Z">
        <w:r w:rsidDel="005826EF">
          <w:delText>-</w:delText>
        </w:r>
      </w:del>
      <w:r>
        <w:t xml:space="preserve">entrenamiento utilizando la estrategia tf.lite.Optimize.DEFAULT. Esta técnica convierte los pesos y activaciones del modelo de precisión flotante (float32) a formatos de menor tamaño como float16, lo que típicamente resulta en una </w:t>
      </w:r>
      <w:r>
        <w:lastRenderedPageBreak/>
        <w:t>disminución del tamaño del archivo hasta en un 75%, con un impacto mínimo en la precisión del reconocimiento.</w:t>
      </w:r>
    </w:p>
    <w:p w14:paraId="1B9639D5" w14:textId="1A7E0E79" w:rsidR="00E117F3" w:rsidRDefault="00273DD7" w:rsidP="0055545E">
      <w:pPr>
        <w:pStyle w:val="Prrafodelista"/>
        <w:ind w:left="1080" w:firstLine="0"/>
      </w:pPr>
      <w:r>
        <w:t xml:space="preserve">Tras aplicar las configuraciones anteriores, el modelo resultante </w:t>
      </w:r>
      <w:r w:rsidR="008A56AE">
        <w:t xml:space="preserve">se revisó y probo como se ve en la </w:t>
      </w:r>
      <w:r w:rsidR="008A56AE">
        <w:fldChar w:fldCharType="begin"/>
      </w:r>
      <w:r w:rsidR="008A56AE">
        <w:instrText xml:space="preserve"> REF _Ref200270109 \h </w:instrText>
      </w:r>
      <w:r w:rsidR="008A56AE">
        <w:fldChar w:fldCharType="separate"/>
      </w:r>
      <w:r w:rsidR="00C9395B">
        <w:t xml:space="preserve">Figura </w:t>
      </w:r>
      <w:r w:rsidR="00C9395B">
        <w:rPr>
          <w:noProof/>
        </w:rPr>
        <w:t>54</w:t>
      </w:r>
      <w:r w:rsidR="008A56AE">
        <w:fldChar w:fldCharType="end"/>
      </w:r>
      <w:r w:rsidR="008A56AE">
        <w:t xml:space="preserve"> con la </w:t>
      </w:r>
      <w:r w:rsidR="00F459D8">
        <w:t>extensión</w:t>
      </w:r>
      <w:r>
        <w:t xml:space="preserve"> .</w:t>
      </w:r>
      <w:r w:rsidR="00E80011">
        <w:t>pt</w:t>
      </w:r>
      <w:r>
        <w:t xml:space="preserve">, el cual puede ser </w:t>
      </w:r>
      <w:r w:rsidR="00E80011">
        <w:t>utilizado</w:t>
      </w:r>
      <w:r>
        <w:t xml:space="preserve"> dentro de una aplicación móvil desarrollada en Kotlin. Este modelo está preparado para realizar </w:t>
      </w:r>
      <w:r w:rsidR="00F459D8">
        <w:t>predicciones</w:t>
      </w:r>
      <w:r>
        <w:t xml:space="preserve"> eficientes directamente en el dispositivo, sin necesidad de conexión a internet ni recursos en la nube.</w:t>
      </w:r>
    </w:p>
    <w:p w14:paraId="551A4888" w14:textId="294867B0" w:rsidR="00E80011" w:rsidRDefault="00E80011" w:rsidP="008545FD">
      <w:pPr>
        <w:pStyle w:val="Esetilofigura"/>
      </w:pPr>
      <w:bookmarkStart w:id="803" w:name="_Ref200270109"/>
      <w:bookmarkStart w:id="804" w:name="_Toc201090418"/>
      <w:r>
        <w:t xml:space="preserve">Figura </w:t>
      </w:r>
      <w:r w:rsidR="00133DB9">
        <w:fldChar w:fldCharType="begin"/>
      </w:r>
      <w:r w:rsidR="00133DB9">
        <w:instrText xml:space="preserve"> SEQ Figura \* ARABIC </w:instrText>
      </w:r>
      <w:r w:rsidR="00133DB9">
        <w:fldChar w:fldCharType="separate"/>
      </w:r>
      <w:r w:rsidR="00C9395B">
        <w:rPr>
          <w:noProof/>
        </w:rPr>
        <w:t>54</w:t>
      </w:r>
      <w:r w:rsidR="00133DB9">
        <w:rPr>
          <w:noProof/>
        </w:rPr>
        <w:fldChar w:fldCharType="end"/>
      </w:r>
      <w:bookmarkEnd w:id="803"/>
      <w:r>
        <w:br/>
      </w:r>
      <w:r w:rsidR="00F459D8" w:rsidRPr="00D02705">
        <w:rPr>
          <w:b w:val="0"/>
          <w:bCs w:val="0"/>
          <w:i/>
          <w:iCs/>
        </w:rPr>
        <w:t>Verificación</w:t>
      </w:r>
      <w:r w:rsidRPr="00D02705">
        <w:rPr>
          <w:b w:val="0"/>
          <w:bCs w:val="0"/>
          <w:i/>
          <w:iCs/>
        </w:rPr>
        <w:t xml:space="preserve"> de </w:t>
      </w:r>
      <w:r w:rsidR="00F459D8" w:rsidRPr="00D02705">
        <w:rPr>
          <w:b w:val="0"/>
          <w:bCs w:val="0"/>
          <w:i/>
          <w:iCs/>
        </w:rPr>
        <w:t>conversión</w:t>
      </w:r>
      <w:bookmarkEnd w:id="804"/>
    </w:p>
    <w:p w14:paraId="01762368" w14:textId="4B646A0C" w:rsidR="008A56AE" w:rsidRDefault="00E80011" w:rsidP="00933924">
      <w:r>
        <w:rPr>
          <w:noProof/>
        </w:rPr>
        <w:drawing>
          <wp:inline distT="0" distB="0" distL="0" distR="0" wp14:anchorId="588B75AF" wp14:editId="5AE60A97">
            <wp:extent cx="4282440" cy="3987806"/>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292631" cy="3997296"/>
                    </a:xfrm>
                    <a:prstGeom prst="rect">
                      <a:avLst/>
                    </a:prstGeom>
                  </pic:spPr>
                </pic:pic>
              </a:graphicData>
            </a:graphic>
          </wp:inline>
        </w:drawing>
      </w:r>
    </w:p>
    <w:p w14:paraId="1DFD62D6" w14:textId="1043C68B" w:rsidR="000C47E4" w:rsidRPr="000C47E4" w:rsidRDefault="00BF5BD6" w:rsidP="00DE0866">
      <w:pPr>
        <w:pStyle w:val="Ttulo3"/>
      </w:pPr>
      <w:bookmarkStart w:id="805" w:name="_Toc199518041"/>
      <w:bookmarkStart w:id="806" w:name="_Toc199533446"/>
      <w:bookmarkStart w:id="807" w:name="_Toc199587867"/>
      <w:bookmarkStart w:id="808" w:name="_Toc201090337"/>
      <w:r>
        <w:lastRenderedPageBreak/>
        <w:t>Iteración 7</w:t>
      </w:r>
      <w:r w:rsidR="001F0116">
        <w:t>.</w:t>
      </w:r>
      <w:bookmarkEnd w:id="805"/>
      <w:bookmarkEnd w:id="806"/>
      <w:bookmarkEnd w:id="807"/>
      <w:bookmarkEnd w:id="808"/>
    </w:p>
    <w:p w14:paraId="37539479" w14:textId="2D0A47FD" w:rsidR="009A4F5D" w:rsidRPr="009A4F5D" w:rsidRDefault="00CC5C2B" w:rsidP="000C47E4">
      <w:r w:rsidRPr="00CC5C2B">
        <w:t>En esta fase se desarrolla una aplicación móvil utilizando Android Studio con Kotlin</w:t>
      </w:r>
      <w:r w:rsidR="00CE60CE">
        <w:t xml:space="preserve"> compose jetpack </w:t>
      </w:r>
      <w:r w:rsidRPr="00CC5C2B">
        <w:t xml:space="preserve">como lenguaje principal, con el objetivo de integrar el flujo completo de procesamiento de notas de venta manuscritas mediante modelos previamente entrenados y convertidos a TensorFlow Lite. La aplicación se estructura en tres componentes funcionales: interfaz de usuario (frontend), </w:t>
      </w:r>
      <w:r w:rsidR="00933924">
        <w:t xml:space="preserve">el </w:t>
      </w:r>
      <w:r w:rsidRPr="00CC5C2B">
        <w:t>procesamiento interno de datos tras la captura de la imagen, y presentación de estadísticas mediante una navegación intuitiva</w:t>
      </w:r>
      <w:r w:rsidR="00933924">
        <w:t xml:space="preserve"> y creación de PDF para exportación de notas a clientes</w:t>
      </w:r>
      <w:r w:rsidRPr="00CC5C2B">
        <w:t>. El reconocimiento de texto y el procesamiento semántico se desarrollan completamente en Kotlin, utilizando estructuras de datos, algoritmos de corrección heurística y una base de datos local con SQLite para mejorar el rendimiento y la portabilidad en dispositivos de gama baja.</w:t>
      </w:r>
    </w:p>
    <w:p w14:paraId="2B19778F" w14:textId="4088764E" w:rsidR="009A4F5D" w:rsidRPr="005369DA" w:rsidRDefault="009A4F5D" w:rsidP="005369DA">
      <w:pPr>
        <w:pStyle w:val="Ttulo4"/>
        <w:numPr>
          <w:ilvl w:val="3"/>
          <w:numId w:val="24"/>
        </w:numPr>
        <w:ind w:left="851"/>
      </w:pPr>
      <w:bookmarkStart w:id="809" w:name="_Toc199587868"/>
      <w:bookmarkStart w:id="810" w:name="_Toc201090338"/>
      <w:r w:rsidRPr="005369DA">
        <w:t xml:space="preserve">Diseño </w:t>
      </w:r>
      <w:r w:rsidR="008F304D" w:rsidRPr="005369DA">
        <w:t>Fronte</w:t>
      </w:r>
      <w:ins w:id="811" w:author="_AnTrAx_" w:date="2025-06-17T20:18:00Z">
        <w:r w:rsidR="005826EF">
          <w:t>n</w:t>
        </w:r>
      </w:ins>
      <w:r w:rsidR="008F304D" w:rsidRPr="005369DA">
        <w:t>d De La Aplicación.</w:t>
      </w:r>
      <w:bookmarkEnd w:id="809"/>
      <w:bookmarkEnd w:id="810"/>
    </w:p>
    <w:p w14:paraId="3A090F1C" w14:textId="31986CEE" w:rsidR="009A4F5D" w:rsidRDefault="009A4F5D" w:rsidP="009A4F5D">
      <w:r>
        <w:t xml:space="preserve">La interfaz de la aplicación está diseñada con un enfoque minimalista y funcional, centrado en </w:t>
      </w:r>
      <w:r w:rsidR="00CC5C2B" w:rsidRPr="00CC5C2B">
        <w:t xml:space="preserve">garantizar una experiencia fluida y adaptable a distintas resoluciones de pantalla. </w:t>
      </w:r>
      <w:r w:rsidR="00CE60CE" w:rsidRPr="00CE60CE">
        <w:t>El fronte</w:t>
      </w:r>
      <w:ins w:id="812" w:author="_AnTrAx_" w:date="2025-06-17T20:18:00Z">
        <w:r w:rsidR="005826EF">
          <w:t>n</w:t>
        </w:r>
      </w:ins>
      <w:del w:id="813" w:author="_AnTrAx_" w:date="2025-06-17T20:18:00Z">
        <w:r w:rsidR="00CE60CE" w:rsidRPr="00CE60CE" w:rsidDel="005826EF">
          <w:delText>n</w:delText>
        </w:r>
      </w:del>
      <w:r w:rsidR="00CE60CE" w:rsidRPr="00CE60CE">
        <w:t>d representa la capa de presentación del sistema y permite que el usuario interactúe con las funcionalidades de captura, reconocimiento y digitalización de notas manuscritas.</w:t>
      </w:r>
    </w:p>
    <w:p w14:paraId="4F65C663" w14:textId="7BB7CA27" w:rsidR="00CE60CE" w:rsidRDefault="00CE60CE" w:rsidP="009A4F5D">
      <w:r>
        <w:t>Hace uso de tres pantallas:</w:t>
      </w:r>
    </w:p>
    <w:p w14:paraId="54D3216B" w14:textId="7B3CBB6A" w:rsidR="00CE60CE" w:rsidRDefault="00CE60CE" w:rsidP="009A4F5D">
      <w:r>
        <w:t>Pantalla de Inicio. - en esta se tiene tres partes la parte superior donde se hace uso de CameraX para hacer uso de la cámara trasera del celular para visualizar la nota de venta a capturar</w:t>
      </w:r>
      <w:r w:rsidR="00955A0E">
        <w:t xml:space="preserve"> como se ve en la </w:t>
      </w:r>
      <w:r w:rsidR="00955A0E">
        <w:fldChar w:fldCharType="begin"/>
      </w:r>
      <w:r w:rsidR="00955A0E">
        <w:instrText xml:space="preserve"> REF _Ref200275350 \h </w:instrText>
      </w:r>
      <w:r w:rsidR="00955A0E">
        <w:fldChar w:fldCharType="separate"/>
      </w:r>
      <w:r w:rsidR="00C9395B">
        <w:t xml:space="preserve">Figura </w:t>
      </w:r>
      <w:r w:rsidR="00C9395B">
        <w:rPr>
          <w:noProof/>
        </w:rPr>
        <w:t>55</w:t>
      </w:r>
      <w:r w:rsidR="00955A0E">
        <w:fldChar w:fldCharType="end"/>
      </w:r>
      <w:r>
        <w:t xml:space="preserve">, esta cuenta con una grilla que representa la mejor área de toma. En la parta inferior se muestra los botones la centra de captura de la imagen, la izquierda </w:t>
      </w:r>
      <w:r>
        <w:lastRenderedPageBreak/>
        <w:t>que muestra otra pantalla donde se puede usar datos estadísticos para análisis de ventas</w:t>
      </w:r>
      <w:r w:rsidR="00684699">
        <w:t>, botón derecho que abre una lista de documentos convertidos a pdf para que pueda ser compartido a clientes, los diferentes medios que el usuario vea necesario (</w:t>
      </w:r>
      <w:del w:id="814" w:author="_AnTrAx_" w:date="2025-06-17T20:19:00Z">
        <w:r w:rsidR="00684699" w:rsidDel="005826EF">
          <w:delText>Whatsapp</w:delText>
        </w:r>
      </w:del>
      <w:ins w:id="815" w:author="_AnTrAx_" w:date="2025-06-17T20:19:00Z">
        <w:r w:rsidR="005826EF">
          <w:t>WhatsApp</w:t>
        </w:r>
      </w:ins>
      <w:r w:rsidR="00684699">
        <w:t xml:space="preserve">, </w:t>
      </w:r>
      <w:del w:id="816" w:author="_AnTrAx_" w:date="2025-06-17T20:19:00Z">
        <w:r w:rsidR="00684699" w:rsidDel="005826EF">
          <w:delText>Telegram</w:delText>
        </w:r>
      </w:del>
      <w:ins w:id="817" w:author="_AnTrAx_" w:date="2025-06-17T20:19:00Z">
        <w:r w:rsidR="005826EF">
          <w:t>Telegram</w:t>
        </w:r>
      </w:ins>
      <w:r w:rsidR="00684699">
        <w:t xml:space="preserve">, Gmail, Messenger, </w:t>
      </w:r>
      <w:del w:id="818" w:author="_AnTrAx_" w:date="2025-06-17T20:19:00Z">
        <w:r w:rsidR="00684699" w:rsidDel="005826EF">
          <w:delText>etc</w:delText>
        </w:r>
      </w:del>
      <w:ins w:id="819" w:author="_AnTrAx_" w:date="2025-06-17T20:19:00Z">
        <w:r w:rsidR="005826EF">
          <w:t>etc.</w:t>
        </w:r>
      </w:ins>
      <w:r w:rsidR="00684699">
        <w:t>).</w:t>
      </w:r>
    </w:p>
    <w:p w14:paraId="60F119BB" w14:textId="0F230AA2" w:rsidR="00684699" w:rsidRDefault="00684699" w:rsidP="008545FD">
      <w:pPr>
        <w:pStyle w:val="Esetilofigura"/>
      </w:pPr>
      <w:bookmarkStart w:id="820" w:name="_Ref200275350"/>
      <w:bookmarkStart w:id="821" w:name="_Toc201090419"/>
      <w:r>
        <w:t xml:space="preserve">Figura </w:t>
      </w:r>
      <w:r w:rsidR="00133DB9">
        <w:fldChar w:fldCharType="begin"/>
      </w:r>
      <w:r w:rsidR="00133DB9">
        <w:instrText xml:space="preserve"> SEQ Figura \* ARABIC </w:instrText>
      </w:r>
      <w:r w:rsidR="00133DB9">
        <w:fldChar w:fldCharType="separate"/>
      </w:r>
      <w:r w:rsidR="00C9395B">
        <w:rPr>
          <w:noProof/>
        </w:rPr>
        <w:t>55</w:t>
      </w:r>
      <w:r w:rsidR="00133DB9">
        <w:rPr>
          <w:noProof/>
        </w:rPr>
        <w:fldChar w:fldCharType="end"/>
      </w:r>
      <w:bookmarkEnd w:id="820"/>
      <w:r>
        <w:br/>
      </w:r>
      <w:r w:rsidRPr="00D02705">
        <w:rPr>
          <w:b w:val="0"/>
          <w:bCs w:val="0"/>
          <w:i/>
          <w:iCs/>
        </w:rPr>
        <w:t>Pruebas Fronte</w:t>
      </w:r>
      <w:ins w:id="822" w:author="_AnTrAx_" w:date="2025-06-17T20:19:00Z">
        <w:r w:rsidR="005826EF" w:rsidRPr="00D02705">
          <w:rPr>
            <w:b w:val="0"/>
            <w:bCs w:val="0"/>
            <w:i/>
            <w:iCs/>
          </w:rPr>
          <w:t>n</w:t>
        </w:r>
      </w:ins>
      <w:r w:rsidRPr="00D02705">
        <w:rPr>
          <w:b w:val="0"/>
          <w:bCs w:val="0"/>
          <w:i/>
          <w:iCs/>
        </w:rPr>
        <w:t>d</w:t>
      </w:r>
      <w:r w:rsidR="008B795B" w:rsidRPr="00D02705">
        <w:rPr>
          <w:b w:val="0"/>
          <w:bCs w:val="0"/>
          <w:i/>
          <w:iCs/>
        </w:rPr>
        <w:t xml:space="preserve"> Pantalla Inicial</w:t>
      </w:r>
      <w:bookmarkEnd w:id="821"/>
    </w:p>
    <w:p w14:paraId="539848D9" w14:textId="22E5A84F" w:rsidR="00684699" w:rsidRDefault="00684699" w:rsidP="00684699">
      <w:pPr>
        <w:ind w:firstLine="0"/>
        <w:jc w:val="center"/>
      </w:pPr>
      <w:r>
        <w:rPr>
          <w:noProof/>
        </w:rPr>
        <w:drawing>
          <wp:inline distT="0" distB="0" distL="0" distR="0" wp14:anchorId="4D9C86F1" wp14:editId="4FC27D20">
            <wp:extent cx="3704574" cy="2946400"/>
            <wp:effectExtent l="0" t="0" r="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731531" cy="2967840"/>
                    </a:xfrm>
                    <a:prstGeom prst="rect">
                      <a:avLst/>
                    </a:prstGeom>
                  </pic:spPr>
                </pic:pic>
              </a:graphicData>
            </a:graphic>
          </wp:inline>
        </w:drawing>
      </w:r>
    </w:p>
    <w:p w14:paraId="2A04E09F" w14:textId="715B7D5B" w:rsidR="008B795B" w:rsidRDefault="008B795B" w:rsidP="008B795B">
      <w:r>
        <w:t xml:space="preserve">Pantalla de Datos de Venta. - en esta pantalla que se accede desde el botón Datos desde la pantalla inicial, nos ayudara para mostrar valores y análisis de datos básicos de ventas de parte del usuario como se observa en la </w:t>
      </w:r>
      <w:r>
        <w:fldChar w:fldCharType="begin"/>
      </w:r>
      <w:r>
        <w:instrText xml:space="preserve"> REF _Ref200276086 \h </w:instrText>
      </w:r>
      <w:r>
        <w:fldChar w:fldCharType="separate"/>
      </w:r>
      <w:r w:rsidR="00C9395B">
        <w:t xml:space="preserve">Figura </w:t>
      </w:r>
      <w:r w:rsidR="00C9395B">
        <w:rPr>
          <w:noProof/>
        </w:rPr>
        <w:t>56</w:t>
      </w:r>
      <w:r>
        <w:fldChar w:fldCharType="end"/>
      </w:r>
      <w:r>
        <w:t>, acá se mostraran datos relacionados a la venta del día, por mes o año, también productos más vendidos.</w:t>
      </w:r>
    </w:p>
    <w:p w14:paraId="5F76A55B" w14:textId="29FB2135" w:rsidR="008B795B" w:rsidRDefault="008B795B" w:rsidP="008B795B">
      <w:r>
        <w:t xml:space="preserve"> Pantalla de Exportación. - en esta pantalla que se accede por parte del botón derecho como se puede observar en la </w:t>
      </w:r>
      <w:r>
        <w:fldChar w:fldCharType="begin"/>
      </w:r>
      <w:r>
        <w:instrText xml:space="preserve"> REF _Ref200276086 \h </w:instrText>
      </w:r>
      <w:r>
        <w:fldChar w:fldCharType="separate"/>
      </w:r>
      <w:r w:rsidR="00C9395B">
        <w:t xml:space="preserve">Figura </w:t>
      </w:r>
      <w:r w:rsidR="00C9395B">
        <w:rPr>
          <w:noProof/>
        </w:rPr>
        <w:t>56</w:t>
      </w:r>
      <w:r>
        <w:fldChar w:fldCharType="end"/>
      </w:r>
      <w:r>
        <w:t xml:space="preserve">, esta nos permitirá listar en pdf la nota de venta que se genere en orden de ultimo creado para poder ser compartida por el usuario al cliente si así lo </w:t>
      </w:r>
      <w:r>
        <w:lastRenderedPageBreak/>
        <w:t>requiera, esto nos permitirá poder satisfacer la exigencia de notas más claras y legibles para algunos clientes sobre su compra.</w:t>
      </w:r>
    </w:p>
    <w:p w14:paraId="33324F5E" w14:textId="2E66013F" w:rsidR="00955A0E" w:rsidRDefault="00955A0E" w:rsidP="008545FD">
      <w:pPr>
        <w:pStyle w:val="Esetilofigura"/>
      </w:pPr>
      <w:bookmarkStart w:id="823" w:name="_Ref200276086"/>
      <w:bookmarkStart w:id="824" w:name="_Toc201090420"/>
      <w:r>
        <w:t xml:space="preserve">Figura </w:t>
      </w:r>
      <w:r w:rsidR="00133DB9">
        <w:fldChar w:fldCharType="begin"/>
      </w:r>
      <w:r w:rsidR="00133DB9">
        <w:instrText xml:space="preserve"> SEQ Figura \* ARABIC </w:instrText>
      </w:r>
      <w:r w:rsidR="00133DB9">
        <w:fldChar w:fldCharType="separate"/>
      </w:r>
      <w:r w:rsidR="00C9395B">
        <w:rPr>
          <w:noProof/>
        </w:rPr>
        <w:t>56</w:t>
      </w:r>
      <w:r w:rsidR="00133DB9">
        <w:rPr>
          <w:noProof/>
        </w:rPr>
        <w:fldChar w:fldCharType="end"/>
      </w:r>
      <w:bookmarkEnd w:id="823"/>
      <w:r>
        <w:br/>
      </w:r>
      <w:r w:rsidRPr="00D02705">
        <w:rPr>
          <w:b w:val="0"/>
          <w:bCs w:val="0"/>
          <w:i/>
          <w:iCs/>
        </w:rPr>
        <w:t>Fronted pantallas prueba</w:t>
      </w:r>
      <w:bookmarkEnd w:id="824"/>
    </w:p>
    <w:p w14:paraId="00572CB5" w14:textId="32CBDA3D" w:rsidR="00955A0E" w:rsidRDefault="00955A0E" w:rsidP="00684699">
      <w:pPr>
        <w:ind w:firstLine="0"/>
        <w:jc w:val="center"/>
      </w:pPr>
      <w:r>
        <w:rPr>
          <w:noProof/>
        </w:rPr>
        <w:drawing>
          <wp:inline distT="0" distB="0" distL="0" distR="0" wp14:anchorId="41537307" wp14:editId="48CFE876">
            <wp:extent cx="3257550" cy="2823932"/>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280858" cy="2844138"/>
                    </a:xfrm>
                    <a:prstGeom prst="rect">
                      <a:avLst/>
                    </a:prstGeom>
                  </pic:spPr>
                </pic:pic>
              </a:graphicData>
            </a:graphic>
          </wp:inline>
        </w:drawing>
      </w:r>
    </w:p>
    <w:p w14:paraId="296148B1" w14:textId="7F8BABC0" w:rsidR="009A4F5D" w:rsidRDefault="006B715F" w:rsidP="000E514B">
      <w:pPr>
        <w:pStyle w:val="Ttulo4"/>
      </w:pPr>
      <w:bookmarkStart w:id="825" w:name="_Toc199587869"/>
      <w:bookmarkStart w:id="826" w:name="_Toc201090339"/>
      <w:r w:rsidRPr="006B715F">
        <w:t>Implementación Funcional e Integración de Componentes</w:t>
      </w:r>
      <w:r w:rsidR="008F304D">
        <w:t>.</w:t>
      </w:r>
      <w:bookmarkEnd w:id="825"/>
      <w:bookmarkEnd w:id="826"/>
    </w:p>
    <w:p w14:paraId="02EA34ED" w14:textId="4972C767" w:rsidR="006B715F" w:rsidRDefault="006B715F" w:rsidP="009A4F5D">
      <w:r w:rsidRPr="006B715F">
        <w:t>Para garantizar una estructura ordenada, escalable y mantenible en el desarrollo de la aplicación móvil, se adoptó el patrón arquite</w:t>
      </w:r>
      <w:r>
        <w:t>ctura</w:t>
      </w:r>
      <w:r w:rsidRPr="006B715F">
        <w:t xml:space="preserve"> MVVM (Model-View-ViewModel). Este patrón permitió separar claramente la lógica de presentación, la interfaz de usuario y la gestión de datos, facilitando el desarrollo modular y el control de cambios.</w:t>
      </w:r>
    </w:p>
    <w:p w14:paraId="535892C2" w14:textId="2C20E648" w:rsidR="00F31AC6" w:rsidRDefault="00F31AC6" w:rsidP="009A4F5D">
      <w:r>
        <w:t xml:space="preserve">View. - en la interfaz y uso de la cámara nos permite capturar la imagen que se enviara al ModelView, también en el View recibirá los resultados para ser mostrados en las diferentes pantallas que asi lo requieran, como observamos en la </w:t>
      </w:r>
      <w:r>
        <w:fldChar w:fldCharType="begin"/>
      </w:r>
      <w:r>
        <w:instrText xml:space="preserve"> REF _Ref200280190 \h </w:instrText>
      </w:r>
      <w:r>
        <w:fldChar w:fldCharType="separate"/>
      </w:r>
      <w:r w:rsidR="00C9395B">
        <w:t xml:space="preserve">Figura </w:t>
      </w:r>
      <w:r w:rsidR="00C9395B">
        <w:rPr>
          <w:noProof/>
        </w:rPr>
        <w:t>57</w:t>
      </w:r>
      <w:r>
        <w:fldChar w:fldCharType="end"/>
      </w:r>
      <w:r>
        <w:t xml:space="preserve"> dos fragmentos de códigos donde el primero tenemos </w:t>
      </w:r>
      <w:r w:rsidR="00F459D8">
        <w:t>el</w:t>
      </w:r>
      <w:r>
        <w:t xml:space="preserve"> panel de navegación inicializado para usarse y el inferior donde </w:t>
      </w:r>
      <w:r>
        <w:lastRenderedPageBreak/>
        <w:t>definimos los botones y los procesos que harán este, el botón de captura nos ayudara para conectar con el ModelView</w:t>
      </w:r>
      <w:r w:rsidR="00AF4EF4">
        <w:t xml:space="preserve"> y los botones derecho e izquierdo nos enviaran a otras pantallas donde el MV nos ayudara a recibir los datos tratados para ser visualizados por el usuario</w:t>
      </w:r>
      <w:r>
        <w:t>.</w:t>
      </w:r>
    </w:p>
    <w:p w14:paraId="156E7BD1" w14:textId="2755DE57" w:rsidR="00F31AC6" w:rsidRDefault="00F31AC6" w:rsidP="008545FD">
      <w:pPr>
        <w:pStyle w:val="Esetilofigura"/>
      </w:pPr>
      <w:bookmarkStart w:id="827" w:name="_Ref200280190"/>
      <w:bookmarkStart w:id="828" w:name="_Toc201090421"/>
      <w:r>
        <w:t xml:space="preserve">Figura </w:t>
      </w:r>
      <w:r w:rsidR="00133DB9">
        <w:fldChar w:fldCharType="begin"/>
      </w:r>
      <w:r w:rsidR="00133DB9">
        <w:instrText xml:space="preserve"> SEQ Figura \* ARABIC </w:instrText>
      </w:r>
      <w:r w:rsidR="00133DB9">
        <w:fldChar w:fldCharType="separate"/>
      </w:r>
      <w:r w:rsidR="00C9395B">
        <w:rPr>
          <w:noProof/>
        </w:rPr>
        <w:t>57</w:t>
      </w:r>
      <w:r w:rsidR="00133DB9">
        <w:rPr>
          <w:noProof/>
        </w:rPr>
        <w:fldChar w:fldCharType="end"/>
      </w:r>
      <w:bookmarkEnd w:id="827"/>
      <w:r>
        <w:br/>
      </w:r>
      <w:r w:rsidRPr="00D02705">
        <w:rPr>
          <w:b w:val="0"/>
          <w:bCs w:val="0"/>
          <w:i/>
          <w:iCs/>
        </w:rPr>
        <w:t>Fragmento View</w:t>
      </w:r>
      <w:bookmarkEnd w:id="828"/>
    </w:p>
    <w:p w14:paraId="31326866" w14:textId="5349FB6C" w:rsidR="00F31AC6" w:rsidRDefault="00F31AC6" w:rsidP="00F31AC6">
      <w:pPr>
        <w:ind w:firstLine="0"/>
        <w:jc w:val="center"/>
      </w:pPr>
      <w:r>
        <w:rPr>
          <w:noProof/>
        </w:rPr>
        <w:drawing>
          <wp:inline distT="0" distB="0" distL="0" distR="0" wp14:anchorId="395B6B92" wp14:editId="6BCC8291">
            <wp:extent cx="4364599" cy="3854992"/>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377973" cy="3866805"/>
                    </a:xfrm>
                    <a:prstGeom prst="rect">
                      <a:avLst/>
                    </a:prstGeom>
                  </pic:spPr>
                </pic:pic>
              </a:graphicData>
            </a:graphic>
          </wp:inline>
        </w:drawing>
      </w:r>
    </w:p>
    <w:p w14:paraId="583F36A6" w14:textId="4C1A5FC1" w:rsidR="009063A8" w:rsidRDefault="00035C7D" w:rsidP="009063A8">
      <w:r>
        <w:t>Model. – Acá se diseñarán todos los módulos independientes donde se realiza un proceso especifico:</w:t>
      </w:r>
    </w:p>
    <w:p w14:paraId="2333F708" w14:textId="684C7C08" w:rsidR="00035C7D" w:rsidRDefault="00E44CB5" w:rsidP="009063A8">
      <w:r>
        <w:t xml:space="preserve">Tenemos una clase donde se aplican filtros para las imágenes que se reciban y devolverá la otra imagen, ya con los filtros aplicados como se ve en el fragmento de códigos en la </w:t>
      </w:r>
      <w:r>
        <w:fldChar w:fldCharType="begin"/>
      </w:r>
      <w:r>
        <w:instrText xml:space="preserve"> REF _Ref200282400 \h </w:instrText>
      </w:r>
      <w:r>
        <w:fldChar w:fldCharType="separate"/>
      </w:r>
      <w:r w:rsidR="00C9395B">
        <w:t xml:space="preserve">Figura </w:t>
      </w:r>
      <w:r w:rsidR="00C9395B">
        <w:rPr>
          <w:noProof/>
        </w:rPr>
        <w:t>58</w:t>
      </w:r>
      <w:r>
        <w:fldChar w:fldCharType="end"/>
      </w:r>
      <w:r>
        <w:t xml:space="preserve">, son diferentes filtros de iluminación, corrección de color, nitidez y contraste que ayudaran a </w:t>
      </w:r>
      <w:r>
        <w:lastRenderedPageBreak/>
        <w:t xml:space="preserve">tener una imagen </w:t>
      </w:r>
      <w:r w:rsidR="00E57096">
        <w:t>más</w:t>
      </w:r>
      <w:r>
        <w:t xml:space="preserve"> clara que podamos utilizar en las detecciones, muchas veces contaremos con imágenes muy oscuras que nos impedirán la detección eficiente así que la ayuda de estos filtros nos ayudaran a realizar nuestra labor </w:t>
      </w:r>
      <w:r w:rsidR="00E57096">
        <w:t>más</w:t>
      </w:r>
      <w:r>
        <w:t xml:space="preserve"> eficientemente tenemos dos ejemplos de imágenes una con y otra sin estos filtros como se ve en la </w:t>
      </w:r>
      <w:r w:rsidR="00E57096">
        <w:fldChar w:fldCharType="begin"/>
      </w:r>
      <w:r w:rsidR="00E57096">
        <w:instrText xml:space="preserve"> REF _Ref200283210 \h </w:instrText>
      </w:r>
      <w:r w:rsidR="00E57096">
        <w:fldChar w:fldCharType="separate"/>
      </w:r>
      <w:r w:rsidR="00C9395B">
        <w:t xml:space="preserve">Figura </w:t>
      </w:r>
      <w:r w:rsidR="00C9395B">
        <w:rPr>
          <w:noProof/>
        </w:rPr>
        <w:t>59</w:t>
      </w:r>
      <w:r w:rsidR="00E57096">
        <w:fldChar w:fldCharType="end"/>
      </w:r>
      <w:r>
        <w:t>.</w:t>
      </w:r>
    </w:p>
    <w:p w14:paraId="462C2026" w14:textId="053CE7F7" w:rsidR="00E44CB5" w:rsidRDefault="00E44CB5" w:rsidP="008545FD">
      <w:pPr>
        <w:pStyle w:val="Esetilofigura"/>
      </w:pPr>
      <w:bookmarkStart w:id="829" w:name="_Ref200282400"/>
      <w:bookmarkStart w:id="830" w:name="_Toc201090422"/>
      <w:r>
        <w:t xml:space="preserve">Figura </w:t>
      </w:r>
      <w:r w:rsidR="00133DB9">
        <w:fldChar w:fldCharType="begin"/>
      </w:r>
      <w:r w:rsidR="00133DB9">
        <w:instrText xml:space="preserve"> SEQ Figura \* ARABIC </w:instrText>
      </w:r>
      <w:r w:rsidR="00133DB9">
        <w:fldChar w:fldCharType="separate"/>
      </w:r>
      <w:r w:rsidR="00C9395B">
        <w:rPr>
          <w:noProof/>
        </w:rPr>
        <w:t>58</w:t>
      </w:r>
      <w:r w:rsidR="00133DB9">
        <w:rPr>
          <w:noProof/>
        </w:rPr>
        <w:fldChar w:fldCharType="end"/>
      </w:r>
      <w:bookmarkEnd w:id="829"/>
      <w:r>
        <w:br/>
      </w:r>
      <w:r w:rsidRPr="00D02705">
        <w:rPr>
          <w:b w:val="0"/>
          <w:bCs w:val="0"/>
          <w:i/>
          <w:iCs/>
        </w:rPr>
        <w:t>Clase para filtros</w:t>
      </w:r>
      <w:bookmarkEnd w:id="830"/>
    </w:p>
    <w:p w14:paraId="49CFE763" w14:textId="7FF45671" w:rsidR="00E44CB5" w:rsidRDefault="00E44CB5" w:rsidP="00E44CB5">
      <w:pPr>
        <w:ind w:firstLine="0"/>
        <w:jc w:val="center"/>
      </w:pPr>
      <w:r>
        <w:rPr>
          <w:noProof/>
        </w:rPr>
        <w:drawing>
          <wp:inline distT="0" distB="0" distL="0" distR="0" wp14:anchorId="3F7FB621" wp14:editId="732121B0">
            <wp:extent cx="5359849" cy="2471322"/>
            <wp:effectExtent l="0" t="0" r="0" b="571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3365" cy="2491386"/>
                    </a:xfrm>
                    <a:prstGeom prst="rect">
                      <a:avLst/>
                    </a:prstGeom>
                  </pic:spPr>
                </pic:pic>
              </a:graphicData>
            </a:graphic>
          </wp:inline>
        </w:drawing>
      </w:r>
    </w:p>
    <w:p w14:paraId="113AE646" w14:textId="3408EA3F" w:rsidR="00E57096" w:rsidRDefault="00E57096" w:rsidP="008545FD">
      <w:pPr>
        <w:pStyle w:val="Esetilofigura"/>
      </w:pPr>
      <w:bookmarkStart w:id="831" w:name="_Ref200283210"/>
      <w:bookmarkStart w:id="832" w:name="_Toc201090423"/>
      <w:r>
        <w:t xml:space="preserve">Figura </w:t>
      </w:r>
      <w:r w:rsidR="00133DB9">
        <w:fldChar w:fldCharType="begin"/>
      </w:r>
      <w:r w:rsidR="00133DB9">
        <w:instrText xml:space="preserve"> SEQ Figura \* ARABIC </w:instrText>
      </w:r>
      <w:r w:rsidR="00133DB9">
        <w:fldChar w:fldCharType="separate"/>
      </w:r>
      <w:r w:rsidR="00C9395B">
        <w:rPr>
          <w:noProof/>
        </w:rPr>
        <w:t>59</w:t>
      </w:r>
      <w:r w:rsidR="00133DB9">
        <w:rPr>
          <w:noProof/>
        </w:rPr>
        <w:fldChar w:fldCharType="end"/>
      </w:r>
      <w:bookmarkEnd w:id="831"/>
      <w:r>
        <w:br/>
      </w:r>
      <w:r w:rsidRPr="00D02705">
        <w:rPr>
          <w:b w:val="0"/>
          <w:bCs w:val="0"/>
          <w:i/>
          <w:iCs/>
        </w:rPr>
        <w:t>Izquierda original, Derecha con Filtros</w:t>
      </w:r>
      <w:bookmarkEnd w:id="832"/>
    </w:p>
    <w:p w14:paraId="5BA538F1" w14:textId="43CD11F1" w:rsidR="00E57096" w:rsidRDefault="00E57096" w:rsidP="00E44CB5">
      <w:pPr>
        <w:ind w:firstLine="0"/>
        <w:jc w:val="center"/>
      </w:pPr>
      <w:r>
        <w:rPr>
          <w:noProof/>
        </w:rPr>
        <w:drawing>
          <wp:inline distT="0" distB="0" distL="0" distR="0" wp14:anchorId="73AFF3D6" wp14:editId="001C2A0B">
            <wp:extent cx="4628368" cy="2177853"/>
            <wp:effectExtent l="0" t="0" r="127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649114" cy="2187615"/>
                    </a:xfrm>
                    <a:prstGeom prst="rect">
                      <a:avLst/>
                    </a:prstGeom>
                  </pic:spPr>
                </pic:pic>
              </a:graphicData>
            </a:graphic>
          </wp:inline>
        </w:drawing>
      </w:r>
    </w:p>
    <w:p w14:paraId="2D361D20" w14:textId="7828FB3B" w:rsidR="00E57096" w:rsidRDefault="002A7DB2" w:rsidP="00E57096">
      <w:r>
        <w:lastRenderedPageBreak/>
        <w:t>Otra c</w:t>
      </w:r>
      <w:r w:rsidR="00154282">
        <w:t>l</w:t>
      </w:r>
      <w:r>
        <w:t xml:space="preserve">ase esencial para el área de </w:t>
      </w:r>
      <w:r w:rsidR="00154282">
        <w:t>redimensión</w:t>
      </w:r>
      <w:r>
        <w:t xml:space="preserve"> y añadido de padding si se requiere</w:t>
      </w:r>
      <w:r w:rsidR="00154282">
        <w:t>n</w:t>
      </w:r>
      <w:r>
        <w:t xml:space="preserve"> estas </w:t>
      </w:r>
      <w:r w:rsidR="00154282">
        <w:t xml:space="preserve">serán utilizadas </w:t>
      </w:r>
      <w:r>
        <w:t xml:space="preserve">para el reconocimiento </w:t>
      </w:r>
      <w:r w:rsidR="00154282">
        <w:t xml:space="preserve">en las redes neuronales como se observa en la </w:t>
      </w:r>
      <w:r w:rsidR="00154282">
        <w:fldChar w:fldCharType="begin"/>
      </w:r>
      <w:r w:rsidR="00154282">
        <w:instrText xml:space="preserve"> REF _Ref200284207 \h </w:instrText>
      </w:r>
      <w:r w:rsidR="00154282">
        <w:fldChar w:fldCharType="separate"/>
      </w:r>
      <w:r w:rsidR="00C9395B">
        <w:t xml:space="preserve">Figura </w:t>
      </w:r>
      <w:r w:rsidR="00C9395B">
        <w:rPr>
          <w:noProof/>
        </w:rPr>
        <w:t>60</w:t>
      </w:r>
      <w:r w:rsidR="00154282">
        <w:fldChar w:fldCharType="end"/>
      </w:r>
      <w:r w:rsidR="00154282">
        <w:t>, también cuenta con las funciones de rotación y una función que ayude a reducir la imagen cercana a solo el área de la nota de venta.</w:t>
      </w:r>
    </w:p>
    <w:p w14:paraId="5F52F95E" w14:textId="67CC5169" w:rsidR="00154282" w:rsidRDefault="00154282" w:rsidP="008545FD">
      <w:pPr>
        <w:pStyle w:val="Esetilofigura"/>
      </w:pPr>
      <w:bookmarkStart w:id="833" w:name="_Ref200284207"/>
      <w:bookmarkStart w:id="834" w:name="_Toc201090424"/>
      <w:r>
        <w:t xml:space="preserve">Figura </w:t>
      </w:r>
      <w:r w:rsidR="00133DB9">
        <w:fldChar w:fldCharType="begin"/>
      </w:r>
      <w:r w:rsidR="00133DB9">
        <w:instrText xml:space="preserve"> SEQ Figura \* ARABIC </w:instrText>
      </w:r>
      <w:r w:rsidR="00133DB9">
        <w:fldChar w:fldCharType="separate"/>
      </w:r>
      <w:r w:rsidR="00C9395B">
        <w:rPr>
          <w:noProof/>
        </w:rPr>
        <w:t>60</w:t>
      </w:r>
      <w:r w:rsidR="00133DB9">
        <w:rPr>
          <w:noProof/>
        </w:rPr>
        <w:fldChar w:fldCharType="end"/>
      </w:r>
      <w:bookmarkEnd w:id="833"/>
      <w:r>
        <w:br/>
      </w:r>
      <w:r w:rsidRPr="00D02705">
        <w:rPr>
          <w:b w:val="0"/>
          <w:bCs w:val="0"/>
          <w:i/>
          <w:iCs/>
        </w:rPr>
        <w:t xml:space="preserve">Clase de </w:t>
      </w:r>
      <w:r w:rsidR="00CD04D9" w:rsidRPr="00D02705">
        <w:rPr>
          <w:b w:val="0"/>
          <w:bCs w:val="0"/>
          <w:i/>
          <w:iCs/>
        </w:rPr>
        <w:t>redimensión</w:t>
      </w:r>
      <w:r w:rsidRPr="00D02705">
        <w:rPr>
          <w:b w:val="0"/>
          <w:bCs w:val="0"/>
          <w:i/>
          <w:iCs/>
        </w:rPr>
        <w:t xml:space="preserve"> y </w:t>
      </w:r>
      <w:r w:rsidR="00CD04D9" w:rsidRPr="00D02705">
        <w:rPr>
          <w:b w:val="0"/>
          <w:bCs w:val="0"/>
          <w:i/>
          <w:iCs/>
        </w:rPr>
        <w:t>Rotación</w:t>
      </w:r>
      <w:bookmarkEnd w:id="834"/>
    </w:p>
    <w:p w14:paraId="5ACBEFBF" w14:textId="7C8ED004" w:rsidR="00154282" w:rsidRDefault="00154282" w:rsidP="00154282">
      <w:pPr>
        <w:ind w:firstLine="0"/>
        <w:jc w:val="center"/>
      </w:pPr>
      <w:r>
        <w:rPr>
          <w:noProof/>
        </w:rPr>
        <w:drawing>
          <wp:inline distT="0" distB="0" distL="0" distR="0" wp14:anchorId="658028E2" wp14:editId="2A8C2856">
            <wp:extent cx="4701651" cy="3618230"/>
            <wp:effectExtent l="0" t="0" r="3810" b="127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717318" cy="3630287"/>
                    </a:xfrm>
                    <a:prstGeom prst="rect">
                      <a:avLst/>
                    </a:prstGeom>
                  </pic:spPr>
                </pic:pic>
              </a:graphicData>
            </a:graphic>
          </wp:inline>
        </w:drawing>
      </w:r>
    </w:p>
    <w:p w14:paraId="0DCF29E2" w14:textId="1CD2046D" w:rsidR="003751F9" w:rsidRDefault="003751F9" w:rsidP="003751F9">
      <w:r>
        <w:t xml:space="preserve">La clase de detección de áreas donde se detecta las áreas de fecha, num_serie, cliente, detalle, se carga el entrenamiento </w:t>
      </w:r>
      <w:r w:rsidRPr="003751F9">
        <w:t>best-fp16.tflite</w:t>
      </w:r>
      <w:r>
        <w:t xml:space="preserve"> y con el cual nos ayudara a las detecciones, </w:t>
      </w:r>
      <w:r w:rsidR="001D203A">
        <w:t xml:space="preserve">el código realiza la detección de una imagen utilizando el modelo TensorFlow Lite como vemos en la </w:t>
      </w:r>
      <w:r w:rsidR="001D203A">
        <w:fldChar w:fldCharType="begin"/>
      </w:r>
      <w:r w:rsidR="001D203A">
        <w:instrText xml:space="preserve"> REF _Ref200293102 \h </w:instrText>
      </w:r>
      <w:r w:rsidR="001D203A">
        <w:fldChar w:fldCharType="separate"/>
      </w:r>
      <w:r w:rsidR="00C9395B">
        <w:t xml:space="preserve">Figura </w:t>
      </w:r>
      <w:r w:rsidR="00C9395B">
        <w:rPr>
          <w:noProof/>
        </w:rPr>
        <w:t>61</w:t>
      </w:r>
      <w:r w:rsidR="001D203A">
        <w:fldChar w:fldCharType="end"/>
      </w:r>
      <w:r w:rsidR="001D203A">
        <w:t xml:space="preserve">, pero la imagen se verifica si son las </w:t>
      </w:r>
      <w:r w:rsidR="00D30D4F">
        <w:t>dimensiones</w:t>
      </w:r>
      <w:r w:rsidR="001D203A">
        <w:t xml:space="preserve"> 960*960, num</w:t>
      </w:r>
      <w:r w:rsidR="00ED35A2">
        <w:t>ero de detección</w:t>
      </w:r>
      <w:r w:rsidR="001D203A">
        <w:t xml:space="preserve"> es 56700 son el </w:t>
      </w:r>
      <w:r w:rsidR="001F12AF">
        <w:t>número</w:t>
      </w:r>
      <w:r w:rsidR="001D203A">
        <w:t xml:space="preserve"> posible de predicciones que el modelo genera, numClases que es 4, </w:t>
      </w:r>
      <w:r w:rsidR="001D203A">
        <w:lastRenderedPageBreak/>
        <w:t xml:space="preserve">representa las cuatros clases que reconoce el modelo: user=cliente, date=fecha, nro= num_Serie y detail= detalle_venta, threshold = 0.5f es el nivel de confianza para realizar pruebas se </w:t>
      </w:r>
      <w:r w:rsidR="00AC7F42">
        <w:t>dejó</w:t>
      </w:r>
      <w:r w:rsidR="001D203A">
        <w:t xml:space="preserve"> en 0.5 para verificar el mínimo de predicciones, todo esto es utilizado por interpreter que es el que ejecuta el modelo TFLiterecibiendo los datos y devolviendo los resultados de la inferencia, se hace la conversión a coordenadas utilizables para dibujar las detecciones.</w:t>
      </w:r>
    </w:p>
    <w:p w14:paraId="54C9719F" w14:textId="07E343F3" w:rsidR="003751F9" w:rsidRDefault="003751F9" w:rsidP="008545FD">
      <w:pPr>
        <w:pStyle w:val="Esetilofigura"/>
      </w:pPr>
      <w:bookmarkStart w:id="835" w:name="_Ref200293102"/>
      <w:bookmarkStart w:id="836" w:name="_Toc201090425"/>
      <w:r>
        <w:t xml:space="preserve">Figura </w:t>
      </w:r>
      <w:r w:rsidR="00133DB9">
        <w:fldChar w:fldCharType="begin"/>
      </w:r>
      <w:r w:rsidR="00133DB9">
        <w:instrText xml:space="preserve"> SEQ Figura \* ARABIC </w:instrText>
      </w:r>
      <w:r w:rsidR="00133DB9">
        <w:fldChar w:fldCharType="separate"/>
      </w:r>
      <w:r w:rsidR="00C9395B">
        <w:rPr>
          <w:noProof/>
        </w:rPr>
        <w:t>61</w:t>
      </w:r>
      <w:r w:rsidR="00133DB9">
        <w:rPr>
          <w:noProof/>
        </w:rPr>
        <w:fldChar w:fldCharType="end"/>
      </w:r>
      <w:bookmarkEnd w:id="835"/>
      <w:r>
        <w:br/>
      </w:r>
      <w:r w:rsidRPr="00D02705">
        <w:rPr>
          <w:b w:val="0"/>
          <w:bCs w:val="0"/>
          <w:i/>
          <w:iCs/>
        </w:rPr>
        <w:t>Clase Detector.kt</w:t>
      </w:r>
      <w:bookmarkEnd w:id="836"/>
    </w:p>
    <w:p w14:paraId="5E806176" w14:textId="40ECDFC1" w:rsidR="00154282" w:rsidRDefault="003751F9" w:rsidP="003751F9">
      <w:pPr>
        <w:ind w:firstLine="0"/>
        <w:jc w:val="center"/>
      </w:pPr>
      <w:r>
        <w:rPr>
          <w:noProof/>
        </w:rPr>
        <w:drawing>
          <wp:inline distT="0" distB="0" distL="0" distR="0" wp14:anchorId="5D226594" wp14:editId="4B53ADE9">
            <wp:extent cx="4468168" cy="3719830"/>
            <wp:effectExtent l="0" t="0" r="889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495819" cy="3742850"/>
                    </a:xfrm>
                    <a:prstGeom prst="rect">
                      <a:avLst/>
                    </a:prstGeom>
                  </pic:spPr>
                </pic:pic>
              </a:graphicData>
            </a:graphic>
          </wp:inline>
        </w:drawing>
      </w:r>
    </w:p>
    <w:p w14:paraId="5A50B8C5" w14:textId="31D9689C" w:rsidR="000702A2" w:rsidRDefault="000702A2" w:rsidP="000702A2">
      <w:r>
        <w:t xml:space="preserve">El proceso es similar con detectorD.kt se recibe la imagen se utiliza interpreter que recibe los datos de entrada y devuelve los resultados de la inferencia como se observa en la </w:t>
      </w:r>
      <w:r>
        <w:fldChar w:fldCharType="begin"/>
      </w:r>
      <w:r>
        <w:instrText xml:space="preserve"> REF _Ref200293471 \h </w:instrText>
      </w:r>
      <w:r>
        <w:fldChar w:fldCharType="separate"/>
      </w:r>
      <w:r w:rsidR="00C9395B">
        <w:t xml:space="preserve">Figura </w:t>
      </w:r>
      <w:r w:rsidR="00C9395B">
        <w:rPr>
          <w:noProof/>
        </w:rPr>
        <w:t>62</w:t>
      </w:r>
      <w:r>
        <w:fldChar w:fldCharType="end"/>
      </w:r>
      <w:r w:rsidR="00ED35A2">
        <w:t xml:space="preserve">, con la diferencia de los valores estos </w:t>
      </w:r>
      <w:r w:rsidR="00F52700">
        <w:t>cambian ya</w:t>
      </w:r>
      <w:r w:rsidR="00ED35A2">
        <w:t xml:space="preserve"> que estas son imágenes de 640*640, el </w:t>
      </w:r>
      <w:r w:rsidR="00D02705">
        <w:t>número</w:t>
      </w:r>
      <w:r w:rsidR="00ED35A2">
        <w:t xml:space="preserve"> de detección que realiza es 25200, con esa configuración clave tendremos detecciones correctas.</w:t>
      </w:r>
    </w:p>
    <w:p w14:paraId="414748A0" w14:textId="46189158" w:rsidR="000702A2" w:rsidRDefault="000702A2" w:rsidP="008545FD">
      <w:pPr>
        <w:pStyle w:val="Esetilofigura"/>
      </w:pPr>
      <w:bookmarkStart w:id="837" w:name="_Ref200293471"/>
      <w:bookmarkStart w:id="838" w:name="_Toc201090426"/>
      <w:r>
        <w:lastRenderedPageBreak/>
        <w:t xml:space="preserve">Figura </w:t>
      </w:r>
      <w:r w:rsidR="00133DB9">
        <w:fldChar w:fldCharType="begin"/>
      </w:r>
      <w:r w:rsidR="00133DB9">
        <w:instrText xml:space="preserve"> SEQ Figura \* ARABIC </w:instrText>
      </w:r>
      <w:r w:rsidR="00133DB9">
        <w:fldChar w:fldCharType="separate"/>
      </w:r>
      <w:r w:rsidR="00C9395B">
        <w:rPr>
          <w:noProof/>
        </w:rPr>
        <w:t>62</w:t>
      </w:r>
      <w:r w:rsidR="00133DB9">
        <w:rPr>
          <w:noProof/>
        </w:rPr>
        <w:fldChar w:fldCharType="end"/>
      </w:r>
      <w:bookmarkEnd w:id="837"/>
      <w:r>
        <w:br/>
      </w:r>
      <w:r w:rsidRPr="00D02705">
        <w:rPr>
          <w:b w:val="0"/>
          <w:bCs w:val="0"/>
          <w:i/>
          <w:iCs/>
        </w:rPr>
        <w:t>Clase DetectorD.kt</w:t>
      </w:r>
      <w:bookmarkEnd w:id="838"/>
    </w:p>
    <w:p w14:paraId="4BDD9C03" w14:textId="0EB3E386" w:rsidR="000702A2" w:rsidRDefault="000702A2" w:rsidP="000702A2">
      <w:pPr>
        <w:ind w:firstLine="0"/>
        <w:jc w:val="center"/>
      </w:pPr>
      <w:r>
        <w:rPr>
          <w:noProof/>
        </w:rPr>
        <w:drawing>
          <wp:inline distT="0" distB="0" distL="0" distR="0" wp14:anchorId="1D3AC56F" wp14:editId="22A12756">
            <wp:extent cx="5223876" cy="2373630"/>
            <wp:effectExtent l="0" t="0" r="0" b="762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261716" cy="2390824"/>
                    </a:xfrm>
                    <a:prstGeom prst="rect">
                      <a:avLst/>
                    </a:prstGeom>
                  </pic:spPr>
                </pic:pic>
              </a:graphicData>
            </a:graphic>
          </wp:inline>
        </w:drawing>
      </w:r>
    </w:p>
    <w:p w14:paraId="0A83AAA9" w14:textId="77777777" w:rsidR="00872DFE" w:rsidRDefault="00AC7F42" w:rsidP="000702A2">
      <w:r>
        <w:t xml:space="preserve">La clase </w:t>
      </w:r>
      <w:r w:rsidR="00ED35A2">
        <w:t>encargada</w:t>
      </w:r>
      <w:r>
        <w:t xml:space="preserve"> de la predicción CRNN es CRNNModelUtils.kt</w:t>
      </w:r>
      <w:r w:rsidR="00872DFE">
        <w:t>. esta clase tiene las funciones necesarias para realizar la inferencia utilizando el modelo reentrenado “crnn-model-copy-pt”.</w:t>
      </w:r>
    </w:p>
    <w:p w14:paraId="6915610F" w14:textId="23B3B4DC" w:rsidR="00872DFE" w:rsidRDefault="00872DFE" w:rsidP="000702A2">
      <w:r>
        <w:t xml:space="preserve">Como se muestra en la </w:t>
      </w:r>
      <w:r>
        <w:fldChar w:fldCharType="begin"/>
      </w:r>
      <w:r>
        <w:instrText xml:space="preserve"> REF _Ref200294726 \h </w:instrText>
      </w:r>
      <w:r>
        <w:fldChar w:fldCharType="separate"/>
      </w:r>
      <w:r w:rsidR="00C9395B">
        <w:t xml:space="preserve">Figura </w:t>
      </w:r>
      <w:r w:rsidR="00C9395B">
        <w:rPr>
          <w:noProof/>
        </w:rPr>
        <w:t>63</w:t>
      </w:r>
      <w:r>
        <w:fldChar w:fldCharType="end"/>
      </w:r>
      <w:r>
        <w:t>, el flujo del proceso sigue la siguiente secuencia:</w:t>
      </w:r>
    </w:p>
    <w:p w14:paraId="5BC1A0D2" w14:textId="7C9BB825" w:rsidR="00872DFE" w:rsidRDefault="00872DFE" w:rsidP="000702A2">
      <w:r>
        <w:t>Se importa la librería de PyTorch Mobile para Android y carga el modelo CRNN esto se hace a travez de la función Module.load().</w:t>
      </w:r>
    </w:p>
    <w:p w14:paraId="7CF45567" w14:textId="331704A0" w:rsidR="00872DFE" w:rsidRDefault="00F52700" w:rsidP="000702A2">
      <w:r>
        <w:t xml:space="preserve">La imagen recibida de las </w:t>
      </w:r>
      <w:r w:rsidR="00D02705">
        <w:t>detenciones</w:t>
      </w:r>
      <w:r>
        <w:t xml:space="preserve"> anteriores es transformada en un tensor compatible con PyTorch mediante el método inputTensor en este proceso se escala, normaliza y convierte en tipo dato.</w:t>
      </w:r>
    </w:p>
    <w:p w14:paraId="67413E69" w14:textId="5D9E7E68" w:rsidR="00F52700" w:rsidRDefault="00F52700" w:rsidP="000702A2">
      <w:r>
        <w:t>Una vez preparado el tensor de entrada, se llama método model.forward(inputTensor), el cual genera una salida un tensor con las probabilidades de carácter en cada paso de tiempo.</w:t>
      </w:r>
    </w:p>
    <w:p w14:paraId="24644F53" w14:textId="33928B9C" w:rsidR="00F52700" w:rsidRDefault="00F52700" w:rsidP="000702A2">
      <w:r>
        <w:lastRenderedPageBreak/>
        <w:t>El resultado es un tensor multidimensional que se convierte a un formato legible utilizando funciones auxiliares como toTensor() y el algoritmo de decodificación CTC que traduce las probabilidades en una secuencia de texto reconocida.</w:t>
      </w:r>
    </w:p>
    <w:p w14:paraId="1802B997" w14:textId="27C7E7A8" w:rsidR="00F52700" w:rsidRDefault="00F52700" w:rsidP="000702A2">
      <w:r>
        <w:t>Este resultado es retornado como un String por la clase.</w:t>
      </w:r>
    </w:p>
    <w:p w14:paraId="6A827A8E" w14:textId="4427A13A" w:rsidR="00AC7F42" w:rsidRDefault="00AC7F42" w:rsidP="008545FD">
      <w:pPr>
        <w:pStyle w:val="Esetilofigura"/>
      </w:pPr>
      <w:bookmarkStart w:id="839" w:name="_Ref200294726"/>
      <w:bookmarkStart w:id="840" w:name="_Toc201090427"/>
      <w:r>
        <w:t xml:space="preserve">Figura </w:t>
      </w:r>
      <w:r w:rsidR="00133DB9">
        <w:fldChar w:fldCharType="begin"/>
      </w:r>
      <w:r w:rsidR="00133DB9">
        <w:instrText xml:space="preserve"> SEQ Figura \* ARABIC </w:instrText>
      </w:r>
      <w:r w:rsidR="00133DB9">
        <w:fldChar w:fldCharType="separate"/>
      </w:r>
      <w:r w:rsidR="00C9395B">
        <w:rPr>
          <w:noProof/>
        </w:rPr>
        <w:t>63</w:t>
      </w:r>
      <w:r w:rsidR="00133DB9">
        <w:rPr>
          <w:noProof/>
        </w:rPr>
        <w:fldChar w:fldCharType="end"/>
      </w:r>
      <w:bookmarkEnd w:id="839"/>
      <w:r>
        <w:br/>
      </w:r>
      <w:r w:rsidRPr="00D02705">
        <w:rPr>
          <w:b w:val="0"/>
          <w:bCs w:val="0"/>
          <w:i/>
          <w:iCs/>
        </w:rPr>
        <w:t>CLase CRNNModelUtils.kt</w:t>
      </w:r>
      <w:bookmarkEnd w:id="840"/>
    </w:p>
    <w:p w14:paraId="427841A2" w14:textId="164939CC" w:rsidR="00AC7F42" w:rsidRDefault="00AC7F42" w:rsidP="00AC7F42">
      <w:pPr>
        <w:ind w:firstLine="0"/>
        <w:jc w:val="center"/>
      </w:pPr>
      <w:r>
        <w:rPr>
          <w:noProof/>
        </w:rPr>
        <w:drawing>
          <wp:inline distT="0" distB="0" distL="0" distR="0" wp14:anchorId="32948AF2" wp14:editId="5EFEB774">
            <wp:extent cx="3935730" cy="4117367"/>
            <wp:effectExtent l="0" t="0" r="762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960015" cy="4142773"/>
                    </a:xfrm>
                    <a:prstGeom prst="rect">
                      <a:avLst/>
                    </a:prstGeom>
                  </pic:spPr>
                </pic:pic>
              </a:graphicData>
            </a:graphic>
          </wp:inline>
        </w:drawing>
      </w:r>
    </w:p>
    <w:p w14:paraId="6983D370" w14:textId="14430FD0" w:rsidR="00F83910" w:rsidRDefault="003A29B9" w:rsidP="009618BF">
      <w:r>
        <w:t xml:space="preserve">Otra clase importante es DatabaseHelper.kt </w:t>
      </w:r>
      <w:r w:rsidR="00F83910">
        <w:t xml:space="preserve">esta clase esta encargada de la creación de la base de datos como se ve en la  </w:t>
      </w:r>
      <w:r w:rsidR="00F83910">
        <w:fldChar w:fldCharType="begin"/>
      </w:r>
      <w:r w:rsidR="00F83910">
        <w:instrText xml:space="preserve"> REF _Ref200391297 \h </w:instrText>
      </w:r>
      <w:r w:rsidR="00F83910">
        <w:fldChar w:fldCharType="separate"/>
      </w:r>
      <w:r w:rsidR="00C9395B">
        <w:t xml:space="preserve">Figura </w:t>
      </w:r>
      <w:r w:rsidR="00C9395B">
        <w:rPr>
          <w:noProof/>
        </w:rPr>
        <w:t>64</w:t>
      </w:r>
      <w:r w:rsidR="00F83910">
        <w:fldChar w:fldCharType="end"/>
      </w:r>
      <w:r w:rsidR="00F83910">
        <w:t>, está siendo local utilizando la base de datos SQLite, el cuales ideal para dispositivos móviles por su bajo consumo y operación offline.</w:t>
      </w:r>
    </w:p>
    <w:p w14:paraId="763AEF0D" w14:textId="57C6E9DD" w:rsidR="00F83910" w:rsidRDefault="00F83910" w:rsidP="009618BF">
      <w:r>
        <w:lastRenderedPageBreak/>
        <w:t>El diseño de la base de datos es relacional utilizando las siguientes tablas:</w:t>
      </w:r>
    </w:p>
    <w:p w14:paraId="050698B5" w14:textId="548A87DE" w:rsidR="00F83910" w:rsidRDefault="00F83910" w:rsidP="009618BF">
      <w:r>
        <w:t>Tabla nota_venta: tabla que almacena la información general de cada recibo de venta incluyendo los campos id_venta, fecha, num_nota, cliente.</w:t>
      </w:r>
    </w:p>
    <w:p w14:paraId="618B4343" w14:textId="5FF06979" w:rsidR="00F83910" w:rsidRDefault="00F83910" w:rsidP="009618BF">
      <w:r>
        <w:t>Tabla detalle: esta tabla se almacena la información general de detalle con un id_venta como llave foránea y los campos cantidad, descripción, precio_unitario y precio_total y referenciando a id_producto.</w:t>
      </w:r>
    </w:p>
    <w:p w14:paraId="6AA86C70" w14:textId="7F9F5BAB" w:rsidR="00F83910" w:rsidRDefault="00F83910" w:rsidP="009618BF">
      <w:r>
        <w:t xml:space="preserve">Tabla producto: esta se incluyó después de la normalización, su propósito es evitar repeticiones y ayudar en la búsqueda </w:t>
      </w:r>
      <w:r w:rsidR="00706B81">
        <w:t>más</w:t>
      </w:r>
      <w:r>
        <w:t xml:space="preserve"> eficientes por nombre de producto con los campos id_producto, producto.</w:t>
      </w:r>
    </w:p>
    <w:p w14:paraId="6E4137C1" w14:textId="2497030E" w:rsidR="00F83910" w:rsidRDefault="00F83910" w:rsidP="009618BF">
      <w:r>
        <w:t>Esto ayudara a diferentes tipos de consultas complejas.</w:t>
      </w:r>
    </w:p>
    <w:p w14:paraId="505D055B" w14:textId="2480D888" w:rsidR="00F83910" w:rsidRDefault="00A20071" w:rsidP="009618BF">
      <w:r>
        <w:t>Además esta otra clase complementaria llamada crud.kt la cual contiene funciones necesarias para realizar operaciones básicas sobre las tablas creadas.</w:t>
      </w:r>
    </w:p>
    <w:p w14:paraId="7DFF9366" w14:textId="6D223F29" w:rsidR="00A20071" w:rsidRDefault="00A20071" w:rsidP="00A20071">
      <w:pPr>
        <w:pStyle w:val="Prrafodelista"/>
        <w:numPr>
          <w:ilvl w:val="0"/>
          <w:numId w:val="43"/>
        </w:numPr>
      </w:pPr>
      <w:r>
        <w:t>Inserción de notas de venta y su detalle en las tablas creadas.</w:t>
      </w:r>
    </w:p>
    <w:p w14:paraId="5C98F913" w14:textId="4B991BD0" w:rsidR="00A20071" w:rsidRDefault="00A20071" w:rsidP="00A20071">
      <w:pPr>
        <w:pStyle w:val="Prrafodelista"/>
        <w:numPr>
          <w:ilvl w:val="0"/>
          <w:numId w:val="43"/>
        </w:numPr>
      </w:pPr>
      <w:r>
        <w:t>Recuperación de las notas de venta mediante el número de nota.</w:t>
      </w:r>
    </w:p>
    <w:p w14:paraId="0F4E746C" w14:textId="6CAD282C" w:rsidR="00A20071" w:rsidRDefault="00A20071" w:rsidP="00A20071">
      <w:pPr>
        <w:pStyle w:val="Prrafodelista"/>
        <w:numPr>
          <w:ilvl w:val="0"/>
          <w:numId w:val="43"/>
        </w:numPr>
      </w:pPr>
      <w:r>
        <w:t>Eliminación de nota de venta en conjunto con la tabla detalle relacionado con esta.</w:t>
      </w:r>
    </w:p>
    <w:p w14:paraId="49EB0A15" w14:textId="3BAB3FDD" w:rsidR="00A20071" w:rsidRDefault="00A20071" w:rsidP="00A20071">
      <w:pPr>
        <w:pStyle w:val="Prrafodelista"/>
        <w:numPr>
          <w:ilvl w:val="0"/>
          <w:numId w:val="43"/>
        </w:numPr>
      </w:pPr>
      <w:r>
        <w:t>Consultas personalizadas par el reporte y/o análisis de ventas como ser: las ventas por mes, día, esta clase nos permitirá crear distintos tipos de consultas para un análisis básico de ventas.</w:t>
      </w:r>
    </w:p>
    <w:p w14:paraId="4EE19E2F" w14:textId="77777777" w:rsidR="00A20071" w:rsidRDefault="00A20071" w:rsidP="00A20071">
      <w:pPr>
        <w:pStyle w:val="Prrafodelista"/>
        <w:ind w:left="1440" w:firstLine="0"/>
      </w:pPr>
    </w:p>
    <w:p w14:paraId="5678AC5A" w14:textId="238D3098" w:rsidR="003A29B9" w:rsidRDefault="003A29B9" w:rsidP="008545FD">
      <w:pPr>
        <w:pStyle w:val="Esetilofigura"/>
      </w:pPr>
      <w:bookmarkStart w:id="841" w:name="_Ref200391297"/>
      <w:bookmarkStart w:id="842" w:name="_Toc201090428"/>
      <w:r>
        <w:lastRenderedPageBreak/>
        <w:t xml:space="preserve">Figura </w:t>
      </w:r>
      <w:r w:rsidR="00133DB9">
        <w:fldChar w:fldCharType="begin"/>
      </w:r>
      <w:r w:rsidR="00133DB9">
        <w:instrText xml:space="preserve"> SEQ Figura \* ARABIC </w:instrText>
      </w:r>
      <w:r w:rsidR="00133DB9">
        <w:fldChar w:fldCharType="separate"/>
      </w:r>
      <w:r w:rsidR="00C9395B">
        <w:rPr>
          <w:noProof/>
        </w:rPr>
        <w:t>64</w:t>
      </w:r>
      <w:r w:rsidR="00133DB9">
        <w:rPr>
          <w:noProof/>
        </w:rPr>
        <w:fldChar w:fldCharType="end"/>
      </w:r>
      <w:bookmarkEnd w:id="841"/>
      <w:r>
        <w:br/>
      </w:r>
      <w:r w:rsidRPr="00D02705">
        <w:rPr>
          <w:b w:val="0"/>
          <w:bCs w:val="0"/>
          <w:i/>
          <w:iCs/>
        </w:rPr>
        <w:t>Clase DatabaseHelper.kt</w:t>
      </w:r>
      <w:bookmarkEnd w:id="842"/>
    </w:p>
    <w:p w14:paraId="6BA753AB" w14:textId="2257DF72" w:rsidR="003A29B9" w:rsidRDefault="003A29B9" w:rsidP="003A29B9">
      <w:pPr>
        <w:ind w:firstLine="0"/>
        <w:jc w:val="center"/>
      </w:pPr>
      <w:r>
        <w:rPr>
          <w:noProof/>
        </w:rPr>
        <w:drawing>
          <wp:inline distT="0" distB="0" distL="0" distR="0" wp14:anchorId="7767FE37" wp14:editId="04670CEE">
            <wp:extent cx="4921009" cy="4758267"/>
            <wp:effectExtent l="0" t="0" r="0" b="444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BEBA8EAE-BF5A-486C-A8C5-ECC9F3942E4B}">
                          <a14:imgProps xmlns:a14="http://schemas.microsoft.com/office/drawing/2010/main">
                            <a14:imgLayer r:embed="rId88">
                              <a14:imgEffect>
                                <a14:saturation sat="400000"/>
                              </a14:imgEffect>
                              <a14:imgEffect>
                                <a14:brightnessContrast bright="-20000" contrast="20000"/>
                              </a14:imgEffect>
                            </a14:imgLayer>
                          </a14:imgProps>
                        </a:ext>
                      </a:extLst>
                    </a:blip>
                    <a:stretch>
                      <a:fillRect/>
                    </a:stretch>
                  </pic:blipFill>
                  <pic:spPr>
                    <a:xfrm>
                      <a:off x="0" y="0"/>
                      <a:ext cx="4925410" cy="4762523"/>
                    </a:xfrm>
                    <a:prstGeom prst="rect">
                      <a:avLst/>
                    </a:prstGeom>
                  </pic:spPr>
                </pic:pic>
              </a:graphicData>
            </a:graphic>
          </wp:inline>
        </w:drawing>
      </w:r>
    </w:p>
    <w:p w14:paraId="2023CF30" w14:textId="4C61CD4B" w:rsidR="00832A4F" w:rsidRDefault="00C72768" w:rsidP="00C72768">
      <w:r>
        <w:t xml:space="preserve">Son clases </w:t>
      </w:r>
      <w:r w:rsidR="007E131D">
        <w:t>más</w:t>
      </w:r>
      <w:r>
        <w:t xml:space="preserve"> importantes que se requieren para el funcionamiento de la aplicación y utilización de las redes neuronales reentrenadas,</w:t>
      </w:r>
    </w:p>
    <w:p w14:paraId="2EA87837" w14:textId="5B907D55" w:rsidR="00C72768" w:rsidRDefault="001F12AF" w:rsidP="00C72768">
      <w:r>
        <w:t xml:space="preserve">ViewModel. </w:t>
      </w:r>
      <w:r w:rsidR="002B5EFF">
        <w:t>–</w:t>
      </w:r>
      <w:r>
        <w:t xml:space="preserve"> </w:t>
      </w:r>
      <w:r w:rsidR="002B5EFF">
        <w:t xml:space="preserve">aca se </w:t>
      </w:r>
      <w:r w:rsidR="00256AEE">
        <w:t>creará</w:t>
      </w:r>
      <w:r w:rsidR="002B5EFF">
        <w:t xml:space="preserve"> un </w:t>
      </w:r>
      <w:r w:rsidR="00256AEE">
        <w:t>módulo</w:t>
      </w:r>
      <w:r w:rsidR="002B5EFF">
        <w:t xml:space="preserve"> de control donde la imagen sea recibida sirva como comunicación entre en View y Model, esta imagen será enviada a Model usara la clase SmartImageEnhacer.kt donde se </w:t>
      </w:r>
      <w:r w:rsidR="00256AEE">
        <w:t>redimensionará</w:t>
      </w:r>
      <w:r w:rsidR="002B5EFF">
        <w:t>, aplicara filtros y se ordenara su posición para retornarla en condiciones para de ser usada,</w:t>
      </w:r>
      <w:r w:rsidR="00256AEE">
        <w:t xml:space="preserve"> como se ve en la </w:t>
      </w:r>
      <w:r w:rsidR="00256AEE">
        <w:fldChar w:fldCharType="begin"/>
      </w:r>
      <w:r w:rsidR="00256AEE">
        <w:instrText xml:space="preserve"> REF _Ref200343024 \h </w:instrText>
      </w:r>
      <w:r w:rsidR="00256AEE">
        <w:fldChar w:fldCharType="separate"/>
      </w:r>
      <w:r w:rsidR="00C9395B">
        <w:t xml:space="preserve">Figura </w:t>
      </w:r>
      <w:r w:rsidR="00C9395B">
        <w:rPr>
          <w:noProof/>
        </w:rPr>
        <w:t>65</w:t>
      </w:r>
      <w:r w:rsidR="00256AEE">
        <w:fldChar w:fldCharType="end"/>
      </w:r>
      <w:r w:rsidR="00256AEE">
        <w:t xml:space="preserve">, después de obtenerse </w:t>
      </w:r>
      <w:r w:rsidR="00256AEE">
        <w:lastRenderedPageBreak/>
        <w:t xml:space="preserve">esta se </w:t>
      </w:r>
      <w:r w:rsidR="00706B81">
        <w:t>envía</w:t>
      </w:r>
      <w:r w:rsidR="00256AEE">
        <w:t xml:space="preserve"> a la clase Detector.kt para utilizar la detección de las áreas de la nota como prueba de integración se </w:t>
      </w:r>
      <w:r w:rsidR="00B812A7">
        <w:t>dibujó</w:t>
      </w:r>
      <w:r w:rsidR="00256AEE">
        <w:t xml:space="preserve"> las coordenadas capturadas y extraída el área de interés como se ve en la </w:t>
      </w:r>
      <w:r w:rsidR="00B812A7">
        <w:fldChar w:fldCharType="begin"/>
      </w:r>
      <w:r w:rsidR="00B812A7">
        <w:instrText xml:space="preserve"> REF _Ref200343772 \h </w:instrText>
      </w:r>
      <w:r w:rsidR="00B812A7">
        <w:fldChar w:fldCharType="separate"/>
      </w:r>
      <w:r w:rsidR="00C9395B">
        <w:t xml:space="preserve">Figura </w:t>
      </w:r>
      <w:r w:rsidR="00C9395B">
        <w:rPr>
          <w:noProof/>
        </w:rPr>
        <w:t>66</w:t>
      </w:r>
      <w:r w:rsidR="00B812A7">
        <w:fldChar w:fldCharType="end"/>
      </w:r>
      <w:r w:rsidR="00B812A7">
        <w:t xml:space="preserve">, y esta pasa a DetectorD.kt donde del área detalle se detecta las celdas y estas también son </w:t>
      </w:r>
      <w:r w:rsidR="00706B81">
        <w:t>extraídas</w:t>
      </w:r>
      <w:r w:rsidR="00B812A7">
        <w:t xml:space="preserve"> y son enviadas a CRNNModelUtils.kt esta recibe las imágenes por celdas y devuelve la predicción en strings</w:t>
      </w:r>
      <w:r w:rsidR="007E131D">
        <w:t xml:space="preserve"> dentro una matriz para mantener el orden</w:t>
      </w:r>
      <w:r w:rsidR="00B812A7">
        <w:t>, para luego ser almacenada en la base de datos SQLite</w:t>
      </w:r>
      <w:r w:rsidR="007E131D">
        <w:t xml:space="preserve"> NotaVenta, esta podrá ser usada cuando se requiera, el ModelView al recibir del View la solicitud si es para mostrar los datos para su análisis o se extenderá en formato PDF para ser enviado al cliente como se ve en la </w:t>
      </w:r>
      <w:r w:rsidR="007E131D">
        <w:fldChar w:fldCharType="begin"/>
      </w:r>
      <w:r w:rsidR="007E131D">
        <w:instrText xml:space="preserve"> REF _Ref200346245 \h </w:instrText>
      </w:r>
      <w:r w:rsidR="007E131D">
        <w:fldChar w:fldCharType="separate"/>
      </w:r>
      <w:r w:rsidR="00C9395B">
        <w:t xml:space="preserve">Figura </w:t>
      </w:r>
      <w:r w:rsidR="00C9395B">
        <w:rPr>
          <w:noProof/>
        </w:rPr>
        <w:t>67</w:t>
      </w:r>
      <w:r w:rsidR="007E131D">
        <w:fldChar w:fldCharType="end"/>
      </w:r>
      <w:r w:rsidR="00AE697E">
        <w:t>.</w:t>
      </w:r>
    </w:p>
    <w:p w14:paraId="1B1BDAB6" w14:textId="6485A659" w:rsidR="00256AEE" w:rsidRDefault="00256AEE" w:rsidP="008545FD">
      <w:pPr>
        <w:pStyle w:val="Esetilofigura"/>
      </w:pPr>
      <w:bookmarkStart w:id="843" w:name="_Ref200343024"/>
      <w:bookmarkStart w:id="844" w:name="_Toc201090429"/>
      <w:r>
        <w:t xml:space="preserve">Figura </w:t>
      </w:r>
      <w:r w:rsidR="00133DB9">
        <w:fldChar w:fldCharType="begin"/>
      </w:r>
      <w:r w:rsidR="00133DB9">
        <w:instrText xml:space="preserve"> SEQ Figura \* ARABIC </w:instrText>
      </w:r>
      <w:r w:rsidR="00133DB9">
        <w:fldChar w:fldCharType="separate"/>
      </w:r>
      <w:r w:rsidR="00C9395B">
        <w:rPr>
          <w:noProof/>
        </w:rPr>
        <w:t>65</w:t>
      </w:r>
      <w:r w:rsidR="00133DB9">
        <w:rPr>
          <w:noProof/>
        </w:rPr>
        <w:fldChar w:fldCharType="end"/>
      </w:r>
      <w:bookmarkEnd w:id="843"/>
      <w:r>
        <w:br/>
      </w:r>
      <w:r w:rsidRPr="00D02705">
        <w:rPr>
          <w:b w:val="0"/>
          <w:bCs w:val="0"/>
          <w:i/>
          <w:iCs/>
        </w:rPr>
        <w:t>ModelView</w:t>
      </w:r>
      <w:bookmarkEnd w:id="844"/>
    </w:p>
    <w:p w14:paraId="758B51DF" w14:textId="1E2DD257" w:rsidR="00256AEE" w:rsidRDefault="00256AEE" w:rsidP="00256AEE">
      <w:pPr>
        <w:ind w:firstLine="0"/>
        <w:jc w:val="center"/>
      </w:pPr>
      <w:r>
        <w:rPr>
          <w:noProof/>
        </w:rPr>
        <w:drawing>
          <wp:inline distT="0" distB="0" distL="0" distR="0" wp14:anchorId="415900EE" wp14:editId="12BB1E31">
            <wp:extent cx="5183567" cy="3784600"/>
            <wp:effectExtent l="0" t="0" r="0" b="635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186313" cy="3786605"/>
                    </a:xfrm>
                    <a:prstGeom prst="rect">
                      <a:avLst/>
                    </a:prstGeom>
                  </pic:spPr>
                </pic:pic>
              </a:graphicData>
            </a:graphic>
          </wp:inline>
        </w:drawing>
      </w:r>
    </w:p>
    <w:p w14:paraId="417D4DD9" w14:textId="411BD485" w:rsidR="00B812A7" w:rsidRDefault="00B812A7" w:rsidP="008545FD">
      <w:pPr>
        <w:pStyle w:val="Esetilofigura"/>
      </w:pPr>
      <w:bookmarkStart w:id="845" w:name="_Ref200343772"/>
      <w:bookmarkStart w:id="846" w:name="_Toc201090430"/>
      <w:r>
        <w:lastRenderedPageBreak/>
        <w:t xml:space="preserve">Figura </w:t>
      </w:r>
      <w:r w:rsidR="00133DB9">
        <w:fldChar w:fldCharType="begin"/>
      </w:r>
      <w:r w:rsidR="00133DB9">
        <w:instrText xml:space="preserve"> SEQ Figura \* ARABIC </w:instrText>
      </w:r>
      <w:r w:rsidR="00133DB9">
        <w:fldChar w:fldCharType="separate"/>
      </w:r>
      <w:r w:rsidR="00C9395B">
        <w:rPr>
          <w:noProof/>
        </w:rPr>
        <w:t>66</w:t>
      </w:r>
      <w:r w:rsidR="00133DB9">
        <w:rPr>
          <w:noProof/>
        </w:rPr>
        <w:fldChar w:fldCharType="end"/>
      </w:r>
      <w:bookmarkEnd w:id="845"/>
      <w:r>
        <w:br/>
      </w:r>
      <w:r w:rsidRPr="00D02705">
        <w:rPr>
          <w:b w:val="0"/>
          <w:bCs w:val="0"/>
          <w:i/>
          <w:iCs/>
        </w:rPr>
        <w:t>Deteccion y Recorte</w:t>
      </w:r>
      <w:bookmarkEnd w:id="846"/>
    </w:p>
    <w:p w14:paraId="5EEB1551" w14:textId="74115282" w:rsidR="00256AEE" w:rsidRDefault="00256AEE" w:rsidP="00256AEE">
      <w:pPr>
        <w:ind w:firstLine="0"/>
        <w:jc w:val="center"/>
      </w:pPr>
      <w:r>
        <w:rPr>
          <w:noProof/>
        </w:rPr>
        <w:drawing>
          <wp:inline distT="0" distB="0" distL="0" distR="0" wp14:anchorId="793F149D" wp14:editId="23D65F97">
            <wp:extent cx="5125475" cy="3581400"/>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154810" cy="3601898"/>
                    </a:xfrm>
                    <a:prstGeom prst="rect">
                      <a:avLst/>
                    </a:prstGeom>
                  </pic:spPr>
                </pic:pic>
              </a:graphicData>
            </a:graphic>
          </wp:inline>
        </w:drawing>
      </w:r>
    </w:p>
    <w:p w14:paraId="2EAC41EE" w14:textId="1BBDD210" w:rsidR="007E131D" w:rsidRDefault="007E131D" w:rsidP="008545FD">
      <w:pPr>
        <w:pStyle w:val="Esetilofigura"/>
      </w:pPr>
      <w:bookmarkStart w:id="847" w:name="_Ref200346245"/>
      <w:bookmarkStart w:id="848" w:name="_Toc201090431"/>
      <w:r>
        <w:t xml:space="preserve">Figura </w:t>
      </w:r>
      <w:r w:rsidR="00133DB9">
        <w:fldChar w:fldCharType="begin"/>
      </w:r>
      <w:r w:rsidR="00133DB9">
        <w:instrText xml:space="preserve"> SEQ Figura \* ARABIC </w:instrText>
      </w:r>
      <w:r w:rsidR="00133DB9">
        <w:fldChar w:fldCharType="separate"/>
      </w:r>
      <w:r w:rsidR="00C9395B">
        <w:rPr>
          <w:noProof/>
        </w:rPr>
        <w:t>67</w:t>
      </w:r>
      <w:r w:rsidR="00133DB9">
        <w:rPr>
          <w:noProof/>
        </w:rPr>
        <w:fldChar w:fldCharType="end"/>
      </w:r>
      <w:bookmarkEnd w:id="847"/>
      <w:r>
        <w:br/>
      </w:r>
      <w:r w:rsidRPr="00D02705">
        <w:rPr>
          <w:b w:val="0"/>
          <w:bCs w:val="0"/>
          <w:i/>
          <w:iCs/>
        </w:rPr>
        <w:t>Captura de aplicación de detección CRNN</w:t>
      </w:r>
      <w:bookmarkEnd w:id="848"/>
    </w:p>
    <w:p w14:paraId="5797455A" w14:textId="04BDEC73" w:rsidR="007E131D" w:rsidRDefault="00021CE2" w:rsidP="00256AEE">
      <w:pPr>
        <w:ind w:firstLine="0"/>
        <w:jc w:val="center"/>
      </w:pPr>
      <w:r>
        <w:rPr>
          <w:noProof/>
        </w:rPr>
        <w:drawing>
          <wp:inline distT="0" distB="0" distL="0" distR="0" wp14:anchorId="05249A9F" wp14:editId="4E11C0A3">
            <wp:extent cx="5494866" cy="2610704"/>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500880" cy="2613561"/>
                    </a:xfrm>
                    <a:prstGeom prst="rect">
                      <a:avLst/>
                    </a:prstGeom>
                  </pic:spPr>
                </pic:pic>
              </a:graphicData>
            </a:graphic>
          </wp:inline>
        </w:drawing>
      </w:r>
    </w:p>
    <w:p w14:paraId="37B33DC7" w14:textId="1DE00B8F" w:rsidR="00233F21" w:rsidRDefault="00233F21" w:rsidP="009D4DDE">
      <w:pPr>
        <w:pStyle w:val="Ttulo2"/>
      </w:pPr>
      <w:bookmarkStart w:id="849" w:name="_Toc199518042"/>
      <w:bookmarkStart w:id="850" w:name="_Toc199533447"/>
      <w:bookmarkStart w:id="851" w:name="_Toc199587870"/>
      <w:bookmarkStart w:id="852" w:name="_Toc201090340"/>
      <w:r>
        <w:lastRenderedPageBreak/>
        <w:t xml:space="preserve">FASE DE </w:t>
      </w:r>
      <w:bookmarkEnd w:id="849"/>
      <w:bookmarkEnd w:id="850"/>
      <w:bookmarkEnd w:id="851"/>
      <w:r w:rsidR="00C35186">
        <w:t>P</w:t>
      </w:r>
      <w:r w:rsidR="002B04FF">
        <w:t>RUEBAS</w:t>
      </w:r>
      <w:bookmarkEnd w:id="852"/>
    </w:p>
    <w:p w14:paraId="43ACE719" w14:textId="043F5BEC" w:rsidR="002B04FF" w:rsidRDefault="002B04FF" w:rsidP="002B04FF">
      <w:r>
        <w:t>En esta fase se verifica todas las actividades realizadas en las fases anteriores, asegurando que la aplicación sea funcional, documentada y alineada con los objetivos propuestos.</w:t>
      </w:r>
    </w:p>
    <w:p w14:paraId="25EE5DBF" w14:textId="34A6F027" w:rsidR="002B04FF" w:rsidRDefault="002B04FF" w:rsidP="002B04FF">
      <w:pPr>
        <w:pStyle w:val="Ttulo3"/>
      </w:pPr>
      <w:bookmarkStart w:id="853" w:name="_Toc201090341"/>
      <w:r>
        <w:t>Validación de Requisitos</w:t>
      </w:r>
      <w:bookmarkEnd w:id="853"/>
    </w:p>
    <w:p w14:paraId="413B1E50" w14:textId="54D1664F" w:rsidR="002B04FF" w:rsidRDefault="002B04FF" w:rsidP="002B04FF">
      <w:r>
        <w:t>Se verifica que la aplicación cumpla con todos los requerimientos funcionales y no funcionales definidos en la fase de exploración.</w:t>
      </w:r>
    </w:p>
    <w:p w14:paraId="41C98963" w14:textId="4D351290" w:rsidR="00835621" w:rsidRDefault="00835621" w:rsidP="008545FD">
      <w:pPr>
        <w:pStyle w:val="Esetilofigura"/>
      </w:pPr>
      <w:bookmarkStart w:id="854" w:name="_Toc201090436"/>
      <w:r>
        <w:t xml:space="preserve">Tabla </w:t>
      </w:r>
      <w:r w:rsidR="00133DB9">
        <w:fldChar w:fldCharType="begin"/>
      </w:r>
      <w:r w:rsidR="00133DB9">
        <w:instrText xml:space="preserve"> SEQ Tabla \* ARABIC </w:instrText>
      </w:r>
      <w:r w:rsidR="00133DB9">
        <w:fldChar w:fldCharType="separate"/>
      </w:r>
      <w:r w:rsidR="00C9395B">
        <w:rPr>
          <w:noProof/>
        </w:rPr>
        <w:t>3</w:t>
      </w:r>
      <w:r w:rsidR="00133DB9">
        <w:rPr>
          <w:noProof/>
        </w:rPr>
        <w:fldChar w:fldCharType="end"/>
      </w:r>
      <w:r>
        <w:br/>
      </w:r>
      <w:r w:rsidRPr="00D02705">
        <w:rPr>
          <w:b w:val="0"/>
          <w:bCs w:val="0"/>
          <w:i/>
          <w:iCs/>
        </w:rPr>
        <w:t>Validación de Requisitos</w:t>
      </w:r>
      <w:bookmarkEnd w:id="854"/>
    </w:p>
    <w:tbl>
      <w:tblPr>
        <w:tblStyle w:val="EstiloTablaApa7"/>
        <w:tblW w:w="0" w:type="auto"/>
        <w:jc w:val="center"/>
        <w:tblLook w:val="04A0" w:firstRow="1" w:lastRow="0" w:firstColumn="1" w:lastColumn="0" w:noHBand="0" w:noVBand="1"/>
      </w:tblPr>
      <w:tblGrid>
        <w:gridCol w:w="803"/>
        <w:gridCol w:w="3749"/>
        <w:gridCol w:w="4622"/>
      </w:tblGrid>
      <w:tr w:rsidR="00835621" w:rsidRPr="00835621" w14:paraId="62F4C809" w14:textId="77777777" w:rsidTr="00835621">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3AEEDAAF" w14:textId="77777777" w:rsidR="00835621" w:rsidRPr="00835621" w:rsidRDefault="00835621" w:rsidP="00835621">
            <w:pPr>
              <w:ind w:firstLine="0"/>
              <w:jc w:val="center"/>
              <w:rPr>
                <w:rFonts w:eastAsia="Times New Roman" w:cs="Times New Roman"/>
                <w:b/>
                <w:bCs/>
                <w:szCs w:val="24"/>
                <w:lang w:eastAsia="es-BO"/>
              </w:rPr>
            </w:pPr>
            <w:r w:rsidRPr="00835621">
              <w:rPr>
                <w:rFonts w:eastAsia="Times New Roman" w:cs="Times New Roman"/>
                <w:b/>
                <w:bCs/>
                <w:szCs w:val="24"/>
                <w:lang w:eastAsia="es-BO"/>
              </w:rPr>
              <w:t>N°</w:t>
            </w:r>
          </w:p>
        </w:tc>
        <w:tc>
          <w:tcPr>
            <w:tcW w:w="0" w:type="auto"/>
            <w:hideMark/>
          </w:tcPr>
          <w:p w14:paraId="03D5F0A3" w14:textId="77777777" w:rsidR="00835621" w:rsidRPr="00835621" w:rsidRDefault="00835621" w:rsidP="00835621">
            <w:pPr>
              <w:ind w:firstLine="0"/>
              <w:jc w:val="center"/>
              <w:rPr>
                <w:rFonts w:eastAsia="Times New Roman" w:cs="Times New Roman"/>
                <w:b/>
                <w:bCs/>
                <w:szCs w:val="24"/>
                <w:lang w:eastAsia="es-BO"/>
              </w:rPr>
            </w:pPr>
            <w:r w:rsidRPr="00835621">
              <w:rPr>
                <w:rFonts w:eastAsia="Times New Roman" w:cs="Times New Roman"/>
                <w:b/>
                <w:bCs/>
                <w:szCs w:val="24"/>
                <w:lang w:eastAsia="es-BO"/>
              </w:rPr>
              <w:t>Descripción</w:t>
            </w:r>
          </w:p>
        </w:tc>
        <w:tc>
          <w:tcPr>
            <w:tcW w:w="0" w:type="auto"/>
            <w:hideMark/>
          </w:tcPr>
          <w:p w14:paraId="000BE249" w14:textId="77777777" w:rsidR="00835621" w:rsidRPr="00835621" w:rsidRDefault="00835621" w:rsidP="00835621">
            <w:pPr>
              <w:ind w:firstLine="0"/>
              <w:jc w:val="center"/>
              <w:rPr>
                <w:rFonts w:eastAsia="Times New Roman" w:cs="Times New Roman"/>
                <w:b/>
                <w:bCs/>
                <w:szCs w:val="24"/>
                <w:lang w:eastAsia="es-BO"/>
              </w:rPr>
            </w:pPr>
            <w:r w:rsidRPr="00835621">
              <w:rPr>
                <w:rFonts w:eastAsia="Times New Roman" w:cs="Times New Roman"/>
                <w:b/>
                <w:bCs/>
                <w:szCs w:val="24"/>
                <w:lang w:eastAsia="es-BO"/>
              </w:rPr>
              <w:t>Evidencia / Observación</w:t>
            </w:r>
          </w:p>
        </w:tc>
      </w:tr>
      <w:tr w:rsidR="00835621" w:rsidRPr="00835621" w14:paraId="3CC97801" w14:textId="77777777" w:rsidTr="00835621">
        <w:trPr>
          <w:jc w:val="center"/>
        </w:trPr>
        <w:tc>
          <w:tcPr>
            <w:tcW w:w="0" w:type="auto"/>
            <w:hideMark/>
          </w:tcPr>
          <w:p w14:paraId="63AADFFA"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RF1</w:t>
            </w:r>
          </w:p>
        </w:tc>
        <w:tc>
          <w:tcPr>
            <w:tcW w:w="0" w:type="auto"/>
            <w:hideMark/>
          </w:tcPr>
          <w:p w14:paraId="428E4D37"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Captura de nota manuscrita</w:t>
            </w:r>
          </w:p>
        </w:tc>
        <w:tc>
          <w:tcPr>
            <w:tcW w:w="0" w:type="auto"/>
            <w:hideMark/>
          </w:tcPr>
          <w:p w14:paraId="55912872"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Captura implementada y mostrada en la app</w:t>
            </w:r>
          </w:p>
        </w:tc>
      </w:tr>
      <w:tr w:rsidR="00835621" w:rsidRPr="00835621" w14:paraId="5BF8FF23" w14:textId="77777777" w:rsidTr="00835621">
        <w:trPr>
          <w:jc w:val="center"/>
        </w:trPr>
        <w:tc>
          <w:tcPr>
            <w:tcW w:w="0" w:type="auto"/>
            <w:hideMark/>
          </w:tcPr>
          <w:p w14:paraId="180D88FF"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RF2</w:t>
            </w:r>
          </w:p>
        </w:tc>
        <w:tc>
          <w:tcPr>
            <w:tcW w:w="0" w:type="auto"/>
            <w:hideMark/>
          </w:tcPr>
          <w:p w14:paraId="62D579E5"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Detección de áreas con YOLOv5</w:t>
            </w:r>
          </w:p>
        </w:tc>
        <w:tc>
          <w:tcPr>
            <w:tcW w:w="0" w:type="auto"/>
            <w:hideMark/>
          </w:tcPr>
          <w:p w14:paraId="7A9FB53E" w14:textId="54318602"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Detección de áreas eficientes</w:t>
            </w:r>
          </w:p>
        </w:tc>
      </w:tr>
      <w:tr w:rsidR="00835621" w:rsidRPr="00835621" w14:paraId="47F580AA" w14:textId="77777777" w:rsidTr="00835621">
        <w:trPr>
          <w:jc w:val="center"/>
        </w:trPr>
        <w:tc>
          <w:tcPr>
            <w:tcW w:w="0" w:type="auto"/>
            <w:hideMark/>
          </w:tcPr>
          <w:p w14:paraId="7A60C60A"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RF3</w:t>
            </w:r>
          </w:p>
        </w:tc>
        <w:tc>
          <w:tcPr>
            <w:tcW w:w="0" w:type="auto"/>
            <w:hideMark/>
          </w:tcPr>
          <w:p w14:paraId="59B38E35" w14:textId="2DA7F26B" w:rsidR="00835621" w:rsidRPr="00835621" w:rsidRDefault="00835621" w:rsidP="00835621">
            <w:pPr>
              <w:ind w:firstLine="0"/>
              <w:rPr>
                <w:rFonts w:eastAsia="Times New Roman" w:cs="Times New Roman"/>
                <w:szCs w:val="24"/>
                <w:lang w:eastAsia="es-BO"/>
              </w:rPr>
            </w:pPr>
            <w:r>
              <w:t>Detección de Detalles con YOLOv5</w:t>
            </w:r>
          </w:p>
        </w:tc>
        <w:tc>
          <w:tcPr>
            <w:tcW w:w="0" w:type="auto"/>
            <w:hideMark/>
          </w:tcPr>
          <w:p w14:paraId="7A090AF0" w14:textId="162604EC"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Detección de áreas eficientes</w:t>
            </w:r>
          </w:p>
        </w:tc>
      </w:tr>
      <w:tr w:rsidR="00835621" w:rsidRPr="00835621" w14:paraId="400AD2F2" w14:textId="77777777" w:rsidTr="00835621">
        <w:trPr>
          <w:jc w:val="center"/>
        </w:trPr>
        <w:tc>
          <w:tcPr>
            <w:tcW w:w="0" w:type="auto"/>
          </w:tcPr>
          <w:p w14:paraId="3055CDC1" w14:textId="3A5B0E22"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4</w:t>
            </w:r>
          </w:p>
        </w:tc>
        <w:tc>
          <w:tcPr>
            <w:tcW w:w="0" w:type="auto"/>
          </w:tcPr>
          <w:p w14:paraId="69226187" w14:textId="6EFB243B"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Reconocimiento de texto con CRNN</w:t>
            </w:r>
          </w:p>
        </w:tc>
        <w:tc>
          <w:tcPr>
            <w:tcW w:w="0" w:type="auto"/>
          </w:tcPr>
          <w:p w14:paraId="3126FED4" w14:textId="3C26284A"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Reconocimiento de texto</w:t>
            </w:r>
          </w:p>
        </w:tc>
      </w:tr>
      <w:tr w:rsidR="00835621" w:rsidRPr="00835621" w14:paraId="4ED58D1F" w14:textId="77777777" w:rsidTr="00835621">
        <w:trPr>
          <w:jc w:val="center"/>
        </w:trPr>
        <w:tc>
          <w:tcPr>
            <w:tcW w:w="0" w:type="auto"/>
          </w:tcPr>
          <w:p w14:paraId="7A4B7623" w14:textId="1590060A"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5</w:t>
            </w:r>
          </w:p>
        </w:tc>
        <w:tc>
          <w:tcPr>
            <w:tcW w:w="0" w:type="auto"/>
          </w:tcPr>
          <w:p w14:paraId="6970EB90" w14:textId="58C39CCE" w:rsidR="00835621" w:rsidRPr="00835621" w:rsidRDefault="00835621" w:rsidP="00835621">
            <w:pPr>
              <w:ind w:firstLine="0"/>
              <w:rPr>
                <w:rFonts w:eastAsia="Times New Roman" w:cs="Times New Roman"/>
                <w:szCs w:val="24"/>
                <w:lang w:eastAsia="es-BO"/>
              </w:rPr>
            </w:pPr>
            <w:r>
              <w:t>Exportación en PDF</w:t>
            </w:r>
          </w:p>
        </w:tc>
        <w:tc>
          <w:tcPr>
            <w:tcW w:w="0" w:type="auto"/>
          </w:tcPr>
          <w:p w14:paraId="147104E5" w14:textId="7393BCDB"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Posible exportación de notas de venta en PDF</w:t>
            </w:r>
          </w:p>
        </w:tc>
      </w:tr>
      <w:tr w:rsidR="00835621" w:rsidRPr="00835621" w14:paraId="0D474B85" w14:textId="77777777" w:rsidTr="00835621">
        <w:trPr>
          <w:jc w:val="center"/>
        </w:trPr>
        <w:tc>
          <w:tcPr>
            <w:tcW w:w="0" w:type="auto"/>
          </w:tcPr>
          <w:p w14:paraId="7193C67C" w14:textId="47B2DC51"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6</w:t>
            </w:r>
          </w:p>
        </w:tc>
        <w:tc>
          <w:tcPr>
            <w:tcW w:w="0" w:type="auto"/>
          </w:tcPr>
          <w:p w14:paraId="23F0B672" w14:textId="40970C06" w:rsidR="00835621" w:rsidRPr="00835621" w:rsidRDefault="00835621" w:rsidP="00835621">
            <w:pPr>
              <w:ind w:firstLine="0"/>
              <w:rPr>
                <w:rFonts w:eastAsia="Times New Roman" w:cs="Times New Roman"/>
                <w:szCs w:val="24"/>
                <w:lang w:eastAsia="es-BO"/>
              </w:rPr>
            </w:pPr>
            <w:r>
              <w:t>Almacenamiento Local de Datos</w:t>
            </w:r>
          </w:p>
        </w:tc>
        <w:tc>
          <w:tcPr>
            <w:tcW w:w="0" w:type="auto"/>
          </w:tcPr>
          <w:p w14:paraId="1E6E6C8E" w14:textId="3C2B6DB4"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Datos capturados se almacenan en SQLite</w:t>
            </w:r>
          </w:p>
        </w:tc>
      </w:tr>
      <w:tr w:rsidR="00835621" w:rsidRPr="00835621" w14:paraId="0795BE36" w14:textId="77777777" w:rsidTr="00835621">
        <w:trPr>
          <w:jc w:val="center"/>
        </w:trPr>
        <w:tc>
          <w:tcPr>
            <w:tcW w:w="0" w:type="auto"/>
          </w:tcPr>
          <w:p w14:paraId="4F9C2B98" w14:textId="7FC61EC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7</w:t>
            </w:r>
          </w:p>
        </w:tc>
        <w:tc>
          <w:tcPr>
            <w:tcW w:w="0" w:type="auto"/>
          </w:tcPr>
          <w:p w14:paraId="354152DE" w14:textId="5036EE5E" w:rsidR="00835621" w:rsidRPr="00835621" w:rsidRDefault="00835621" w:rsidP="00835621">
            <w:pPr>
              <w:ind w:firstLine="0"/>
              <w:rPr>
                <w:rFonts w:eastAsia="Times New Roman" w:cs="Times New Roman"/>
                <w:szCs w:val="24"/>
                <w:lang w:eastAsia="es-BO"/>
              </w:rPr>
            </w:pPr>
            <w:r>
              <w:t>Visualización y Análisis de Datos</w:t>
            </w:r>
          </w:p>
        </w:tc>
        <w:tc>
          <w:tcPr>
            <w:tcW w:w="0" w:type="auto"/>
          </w:tcPr>
          <w:p w14:paraId="2614D0AA" w14:textId="04AFC2CB"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 xml:space="preserve">Resultados visibles en </w:t>
            </w:r>
            <w:r>
              <w:rPr>
                <w:rFonts w:eastAsia="Times New Roman" w:cs="Times New Roman"/>
                <w:szCs w:val="24"/>
                <w:lang w:eastAsia="es-BO"/>
              </w:rPr>
              <w:t xml:space="preserve">pantalla </w:t>
            </w:r>
          </w:p>
        </w:tc>
      </w:tr>
      <w:tr w:rsidR="00835621" w:rsidRPr="00835621" w14:paraId="3869FF54" w14:textId="77777777" w:rsidTr="00835621">
        <w:trPr>
          <w:jc w:val="center"/>
        </w:trPr>
        <w:tc>
          <w:tcPr>
            <w:tcW w:w="0" w:type="auto"/>
          </w:tcPr>
          <w:p w14:paraId="4C61E07B" w14:textId="31884C6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RNF1</w:t>
            </w:r>
          </w:p>
        </w:tc>
        <w:tc>
          <w:tcPr>
            <w:tcW w:w="0" w:type="auto"/>
          </w:tcPr>
          <w:p w14:paraId="61ED9B55" w14:textId="69CCCDFC"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Interfaz intuitiva y simple</w:t>
            </w:r>
          </w:p>
        </w:tc>
        <w:tc>
          <w:tcPr>
            <w:tcW w:w="0" w:type="auto"/>
          </w:tcPr>
          <w:p w14:paraId="736D051C" w14:textId="7684519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 xml:space="preserve">Uso sin capacitación, diseño en </w:t>
            </w:r>
            <w:r>
              <w:rPr>
                <w:rFonts w:eastAsia="Times New Roman" w:cs="Times New Roman"/>
                <w:szCs w:val="24"/>
                <w:lang w:eastAsia="es-BO"/>
              </w:rPr>
              <w:t>Kotlin</w:t>
            </w:r>
          </w:p>
        </w:tc>
      </w:tr>
      <w:tr w:rsidR="00835621" w:rsidRPr="00835621" w14:paraId="67735A96" w14:textId="77777777" w:rsidTr="00835621">
        <w:trPr>
          <w:jc w:val="center"/>
        </w:trPr>
        <w:tc>
          <w:tcPr>
            <w:tcW w:w="0" w:type="auto"/>
          </w:tcPr>
          <w:p w14:paraId="0F9B925A" w14:textId="35F862B0"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RNF2</w:t>
            </w:r>
          </w:p>
        </w:tc>
        <w:tc>
          <w:tcPr>
            <w:tcW w:w="0" w:type="auto"/>
          </w:tcPr>
          <w:p w14:paraId="5E4A4F4D" w14:textId="2722E348"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Procesamiento menor a 15s</w:t>
            </w:r>
          </w:p>
        </w:tc>
        <w:tc>
          <w:tcPr>
            <w:tcW w:w="0" w:type="auto"/>
          </w:tcPr>
          <w:p w14:paraId="63D1172F" w14:textId="17D7AB3B"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 xml:space="preserve">Tiempo medido en dispositivo </w:t>
            </w:r>
            <w:r>
              <w:rPr>
                <w:rFonts w:eastAsia="Times New Roman" w:cs="Times New Roman"/>
                <w:szCs w:val="24"/>
                <w:lang w:eastAsia="es-BO"/>
              </w:rPr>
              <w:t>Poco F1</w:t>
            </w:r>
          </w:p>
        </w:tc>
      </w:tr>
      <w:tr w:rsidR="00835621" w:rsidRPr="00835621" w14:paraId="37EA1A3A" w14:textId="77777777" w:rsidTr="00835621">
        <w:trPr>
          <w:jc w:val="center"/>
        </w:trPr>
        <w:tc>
          <w:tcPr>
            <w:tcW w:w="0" w:type="auto"/>
          </w:tcPr>
          <w:p w14:paraId="0E0E221A" w14:textId="6F25114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RNF3</w:t>
            </w:r>
          </w:p>
        </w:tc>
        <w:tc>
          <w:tcPr>
            <w:tcW w:w="0" w:type="auto"/>
          </w:tcPr>
          <w:p w14:paraId="4F3F0354" w14:textId="4FF7216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Funciona offline</w:t>
            </w:r>
          </w:p>
        </w:tc>
        <w:tc>
          <w:tcPr>
            <w:tcW w:w="0" w:type="auto"/>
          </w:tcPr>
          <w:p w14:paraId="3F6F9D16" w14:textId="04930CE4"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No requiere internet para funcionar</w:t>
            </w:r>
          </w:p>
        </w:tc>
      </w:tr>
      <w:tr w:rsidR="00835621" w:rsidRPr="00835621" w14:paraId="1A42FE07" w14:textId="77777777" w:rsidTr="00835621">
        <w:trPr>
          <w:jc w:val="center"/>
        </w:trPr>
        <w:tc>
          <w:tcPr>
            <w:tcW w:w="0" w:type="auto"/>
          </w:tcPr>
          <w:p w14:paraId="1DB4E31F" w14:textId="18623D74"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RNF4</w:t>
            </w:r>
          </w:p>
        </w:tc>
        <w:tc>
          <w:tcPr>
            <w:tcW w:w="0" w:type="auto"/>
          </w:tcPr>
          <w:p w14:paraId="3F79DCED" w14:textId="0BDC4E94"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Idioma castellano</w:t>
            </w:r>
          </w:p>
        </w:tc>
        <w:tc>
          <w:tcPr>
            <w:tcW w:w="0" w:type="auto"/>
          </w:tcPr>
          <w:p w14:paraId="411D4092" w14:textId="1DBF498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Toda la interfaz en español</w:t>
            </w:r>
          </w:p>
        </w:tc>
      </w:tr>
    </w:tbl>
    <w:p w14:paraId="004EB70D" w14:textId="77777777" w:rsidR="002B04FF" w:rsidRPr="002B04FF" w:rsidRDefault="002B04FF" w:rsidP="002B04FF"/>
    <w:p w14:paraId="0A75F462" w14:textId="39801CBC" w:rsidR="00835621" w:rsidRDefault="00835621" w:rsidP="002B04FF">
      <w:pPr>
        <w:pStyle w:val="Ttulo3"/>
      </w:pPr>
      <w:bookmarkStart w:id="855" w:name="_Toc201090342"/>
      <w:r>
        <w:lastRenderedPageBreak/>
        <w:t xml:space="preserve">Pruebas </w:t>
      </w:r>
      <w:r w:rsidR="008D1725">
        <w:t>de Funcionamiento</w:t>
      </w:r>
      <w:bookmarkEnd w:id="855"/>
      <w:r w:rsidR="008D1725">
        <w:t xml:space="preserve"> </w:t>
      </w:r>
    </w:p>
    <w:p w14:paraId="5CBD38B4" w14:textId="2032CF52" w:rsidR="00835621" w:rsidRPr="00835621" w:rsidRDefault="008D1725" w:rsidP="00835621">
      <w:r>
        <w:t>La aplicación de digitalización inteligente de recibos manuscritos, se realizado pruebas de funcionamiento en dos diferentes dispositivos un Pocophone F1 con Android 9 y un Pocophone X3 Pro con Android</w:t>
      </w:r>
      <w:r w:rsidR="005B3299">
        <w:t xml:space="preserve"> 12</w:t>
      </w:r>
      <w:r>
        <w:t>.</w:t>
      </w:r>
    </w:p>
    <w:p w14:paraId="31FA398A" w14:textId="0F81AB34" w:rsidR="008D1725" w:rsidRDefault="008D1725" w:rsidP="002B04FF">
      <w:pPr>
        <w:pStyle w:val="Ttulo3"/>
      </w:pPr>
      <w:bookmarkStart w:id="856" w:name="_Toc201090343"/>
      <w:r>
        <w:t>Prueba de Integración</w:t>
      </w:r>
      <w:bookmarkEnd w:id="856"/>
    </w:p>
    <w:p w14:paraId="6DF0B0EA" w14:textId="1FD27653" w:rsidR="008D1725" w:rsidRPr="008D1725" w:rsidRDefault="005B3299" w:rsidP="008D1725">
      <w:r w:rsidRPr="005B3299">
        <w:t>Se validó la correcta integración entre los componentes de detección (YOLOv5), reconocimiento (CRNN), almacenamiento local (SQLite), y la interfaz de usuario. Se realizaron pruebas integrales del flujo completo desde la captura hasta la generación del recibo digital, cumpliendo con todos los requisitos definidos.</w:t>
      </w:r>
    </w:p>
    <w:p w14:paraId="3A75FC53" w14:textId="06904598" w:rsidR="005B3299" w:rsidRDefault="005B3299" w:rsidP="005B3299">
      <w:pPr>
        <w:pStyle w:val="Ttulo3"/>
      </w:pPr>
      <w:bookmarkStart w:id="857" w:name="_Toc201090344"/>
      <w:r>
        <w:t>Despliegue del instalador de la aplicación</w:t>
      </w:r>
      <w:bookmarkEnd w:id="857"/>
    </w:p>
    <w:p w14:paraId="52B10A0E" w14:textId="3EA53D01" w:rsidR="005B3299" w:rsidRDefault="005B3299" w:rsidP="005B3299">
      <w:r>
        <w:t>Se genero la el archivo .apk en release,para su uso y distribución como se observa en la.</w:t>
      </w:r>
    </w:p>
    <w:p w14:paraId="0DB62250" w14:textId="3CDBAE0D" w:rsidR="002B04FF" w:rsidRPr="002B04FF" w:rsidRDefault="002B04FF" w:rsidP="005B3299">
      <w:r>
        <w:br/>
      </w:r>
    </w:p>
    <w:p w14:paraId="6179A0DF" w14:textId="7300370B" w:rsidR="007E0186" w:rsidRDefault="007E0186" w:rsidP="008545FD">
      <w:pPr>
        <w:pStyle w:val="Esetilofigura"/>
      </w:pPr>
      <w:r>
        <w:br w:type="page"/>
      </w:r>
    </w:p>
    <w:p w14:paraId="130D980A" w14:textId="77493D4C" w:rsidR="00955872" w:rsidRDefault="006606CA" w:rsidP="009D4DDE">
      <w:pPr>
        <w:pStyle w:val="Estilo0"/>
      </w:pPr>
      <w:bookmarkStart w:id="858" w:name="_Toc199518043"/>
      <w:bookmarkStart w:id="859" w:name="_Toc199533448"/>
      <w:bookmarkStart w:id="860" w:name="_Toc199587871"/>
      <w:bookmarkStart w:id="861" w:name="_Toc201090345"/>
      <w:r>
        <w:lastRenderedPageBreak/>
        <w:t>CAPITULO IV</w:t>
      </w:r>
      <w:bookmarkEnd w:id="858"/>
      <w:bookmarkEnd w:id="859"/>
      <w:bookmarkEnd w:id="860"/>
      <w:bookmarkEnd w:id="861"/>
    </w:p>
    <w:p w14:paraId="7C84E026" w14:textId="6AFF89FF" w:rsidR="007E0186" w:rsidRDefault="006606CA" w:rsidP="0004549A">
      <w:pPr>
        <w:pStyle w:val="Ttulo1"/>
      </w:pPr>
      <w:bookmarkStart w:id="862" w:name="_Toc199518044"/>
      <w:bookmarkStart w:id="863" w:name="_Toc199533449"/>
      <w:bookmarkStart w:id="864" w:name="_Toc199587872"/>
      <w:bookmarkStart w:id="865" w:name="_Toc201090346"/>
      <w:r>
        <w:t>EVALUACION DE RESULTADOS</w:t>
      </w:r>
      <w:bookmarkEnd w:id="862"/>
      <w:bookmarkEnd w:id="863"/>
      <w:bookmarkEnd w:id="864"/>
      <w:bookmarkEnd w:id="865"/>
    </w:p>
    <w:p w14:paraId="6E668179" w14:textId="4A815887" w:rsidR="006E2A8D" w:rsidRDefault="006E2A8D" w:rsidP="006E2A8D">
      <w:r>
        <w:t xml:space="preserve">En este capítulo se centra en validación de la hipótesis planteada en el </w:t>
      </w:r>
      <w:r>
        <w:fldChar w:fldCharType="begin"/>
      </w:r>
      <w:r>
        <w:instrText xml:space="preserve"> REF _Ref198322754 \h </w:instrText>
      </w:r>
      <w:r>
        <w:fldChar w:fldCharType="separate"/>
      </w:r>
      <w:r w:rsidR="00C9395B" w:rsidRPr="00C52A75">
        <w:t>CAPITULO I</w:t>
      </w:r>
      <w:r>
        <w:fldChar w:fldCharType="end"/>
      </w:r>
      <w:r>
        <w:t xml:space="preserve"> proponía que una aplicación móvil basada en Deep Learning y HTR podría permitir a los contribuyentes del RTS digitalizar </w:t>
      </w:r>
      <w:r w:rsidR="00CE5986">
        <w:t>notas de venta</w:t>
      </w:r>
      <w:r>
        <w:t xml:space="preserve"> manuscritos con una precisión superior al 70%, generando versiones estructuradas de los mismos, listas para ser almacenadas y analizadas digitalmente</w:t>
      </w:r>
      <w:r w:rsidR="00CE5986">
        <w:t>. Para ello, se han desarrollado una aplicación que hace uso de la inteligencia artificial, utilizando Deep Learning, Yolov5, CRNN, y se ha aplicado en un conjunto de imágenes de notas de venta manuscritas para evaluar su rendimiento.</w:t>
      </w:r>
    </w:p>
    <w:p w14:paraId="29CAB5B0" w14:textId="23DAA9B2" w:rsidR="00CE5986" w:rsidRDefault="00353684" w:rsidP="009D4DDE">
      <w:pPr>
        <w:pStyle w:val="Ttulo2"/>
      </w:pPr>
      <w:bookmarkStart w:id="866" w:name="_Toc199518045"/>
      <w:bookmarkStart w:id="867" w:name="_Toc199533450"/>
      <w:bookmarkStart w:id="868" w:name="_Toc199587873"/>
      <w:bookmarkStart w:id="869" w:name="_Toc201090347"/>
      <w:r>
        <w:t>METODOLOGIAS DE EVALUACION</w:t>
      </w:r>
      <w:bookmarkEnd w:id="866"/>
      <w:bookmarkEnd w:id="867"/>
      <w:bookmarkEnd w:id="868"/>
      <w:bookmarkEnd w:id="869"/>
    </w:p>
    <w:p w14:paraId="184B70DF" w14:textId="7D9D5D9F" w:rsidR="00353684" w:rsidRDefault="00353684" w:rsidP="00DE0866">
      <w:pPr>
        <w:pStyle w:val="Ttulo3"/>
      </w:pPr>
      <w:bookmarkStart w:id="870" w:name="_Toc199518046"/>
      <w:bookmarkStart w:id="871" w:name="_Toc199533451"/>
      <w:bookmarkStart w:id="872" w:name="_Toc199587874"/>
      <w:bookmarkStart w:id="873" w:name="_Toc201090348"/>
      <w:r>
        <w:t xml:space="preserve">Selección </w:t>
      </w:r>
      <w:r w:rsidR="008F304D">
        <w:t>De Estudio.</w:t>
      </w:r>
      <w:bookmarkEnd w:id="870"/>
      <w:bookmarkEnd w:id="871"/>
      <w:bookmarkEnd w:id="872"/>
      <w:bookmarkEnd w:id="873"/>
    </w:p>
    <w:p w14:paraId="664347B9" w14:textId="1ABE307B" w:rsidR="00353684" w:rsidRPr="00353684" w:rsidRDefault="00353684" w:rsidP="00353684">
      <w:r>
        <w:t xml:space="preserve">Se utilizo un conjunto de </w:t>
      </w:r>
      <w:r w:rsidR="00254895">
        <w:t>78</w:t>
      </w:r>
      <w:r>
        <w:t xml:space="preserve"> notas de venta manuscritas, capturadas en distintos entornos, todas las notas presentan escritura legible (según criterio visual). Se usaron notas de venta con diferentes tipos de tinta azul, negro, para observar el contraste con el fondo del papel, se </w:t>
      </w:r>
      <w:r w:rsidR="008B07F5">
        <w:t>excluyeron</w:t>
      </w:r>
      <w:r>
        <w:t xml:space="preserve"> notas de venta con letras tipo “doctor” ni escrituras con trazos ilegibles</w:t>
      </w:r>
    </w:p>
    <w:p w14:paraId="30A25E96" w14:textId="76E7E7DE" w:rsidR="0062376D" w:rsidRDefault="0062376D" w:rsidP="0062376D">
      <w:pPr>
        <w:pStyle w:val="Ttulo3"/>
      </w:pPr>
      <w:bookmarkStart w:id="874" w:name="_Toc199518047"/>
      <w:bookmarkStart w:id="875" w:name="_Toc199533452"/>
      <w:bookmarkStart w:id="876" w:name="_Toc199587875"/>
      <w:bookmarkStart w:id="877" w:name="_Toc201090349"/>
      <w:r>
        <w:t>Descripción De La Aplicación Móvil.</w:t>
      </w:r>
      <w:bookmarkEnd w:id="874"/>
      <w:bookmarkEnd w:id="875"/>
      <w:bookmarkEnd w:id="876"/>
      <w:bookmarkEnd w:id="877"/>
    </w:p>
    <w:p w14:paraId="21F0DF25" w14:textId="03B22FEF" w:rsidR="00427D44" w:rsidRDefault="00427D44" w:rsidP="00427D44">
      <w:r>
        <w:t>La aplicación móvil ha sido desarrollada utilizando redes neuronales convolucionales, recurrentes y de detección, las cuales permiten identificar y convertir el texto manuscrito presente en los recibos de venta. Para el entrenamiento y validación de los modelos, se utilizó un conjunto de datos compuesto por imágenes de notas de venta manuscritas.</w:t>
      </w:r>
    </w:p>
    <w:p w14:paraId="0DEDBC1B" w14:textId="5D53596B" w:rsidR="006606CA" w:rsidRDefault="003F0B76" w:rsidP="003F0B76">
      <w:pPr>
        <w:pStyle w:val="Ttulo3"/>
      </w:pPr>
      <w:bookmarkStart w:id="878" w:name="_Toc199518048"/>
      <w:bookmarkStart w:id="879" w:name="_Toc199533453"/>
      <w:bookmarkStart w:id="880" w:name="_Toc199587876"/>
      <w:bookmarkStart w:id="881" w:name="_Toc201090350"/>
      <w:r>
        <w:lastRenderedPageBreak/>
        <w:t>Proceso de Prueba.</w:t>
      </w:r>
      <w:bookmarkEnd w:id="878"/>
      <w:bookmarkEnd w:id="879"/>
      <w:bookmarkEnd w:id="880"/>
      <w:bookmarkEnd w:id="881"/>
    </w:p>
    <w:p w14:paraId="55CB7509" w14:textId="7A191A3C" w:rsidR="00AA4498" w:rsidRDefault="00AA4498" w:rsidP="003F0B76">
      <w:r>
        <w:t>Sea H</w:t>
      </w:r>
      <w:r w:rsidRPr="00AA4498">
        <w:rPr>
          <w:vertAlign w:val="subscript"/>
        </w:rPr>
        <w:t>0</w:t>
      </w:r>
      <w:r>
        <w:rPr>
          <w:vertAlign w:val="subscript"/>
        </w:rPr>
        <w:t xml:space="preserve"> </w:t>
      </w:r>
      <w:r w:rsidRPr="00AA4498">
        <w:t>como hipótesis</w:t>
      </w:r>
      <w:r>
        <w:t xml:space="preserve"> nula y H</w:t>
      </w:r>
      <w:r>
        <w:rPr>
          <w:vertAlign w:val="subscript"/>
        </w:rPr>
        <w:t>1</w:t>
      </w:r>
      <w:r>
        <w:t xml:space="preserve"> como hipótesis alternativa de la siguiente forma:</w:t>
      </w:r>
    </w:p>
    <w:p w14:paraId="07B51462" w14:textId="5949147F" w:rsidR="00EA0B2D" w:rsidRPr="00EA0B2D" w:rsidRDefault="00EA0B2D" w:rsidP="003F0B76">
      <w:r w:rsidRPr="00EA0B2D">
        <w:t>H</w:t>
      </w:r>
      <w:r w:rsidRPr="00EA0B2D">
        <w:rPr>
          <w:vertAlign w:val="subscript"/>
        </w:rPr>
        <w:t>0</w:t>
      </w:r>
      <w:r w:rsidRPr="00EA0B2D">
        <w:t xml:space="preserve">: </w:t>
      </w:r>
      <w:r>
        <w:t>La aplicación móvil basada en Deep Learning y HTR</w:t>
      </w:r>
      <w:r w:rsidR="00C6265C">
        <w:t xml:space="preserve"> </w:t>
      </w:r>
      <w:r w:rsidR="00C6265C" w:rsidRPr="00C6265C">
        <w:rPr>
          <w:b/>
          <w:bCs/>
        </w:rPr>
        <w:t>no logra</w:t>
      </w:r>
      <w:r w:rsidR="00C6265C">
        <w:t xml:space="preserve"> una precisión superior al 70% en la digitalización de notas de venta manuscritas para pequeños comerciantes.</w:t>
      </w:r>
    </w:p>
    <w:p w14:paraId="493188B0" w14:textId="61050495" w:rsidR="003F0B76" w:rsidRDefault="00EA0B2D" w:rsidP="003F0B76">
      <w:r w:rsidRPr="00EA0B2D">
        <w:t>H</w:t>
      </w:r>
      <w:r w:rsidRPr="00EA0B2D">
        <w:rPr>
          <w:vertAlign w:val="subscript"/>
        </w:rPr>
        <w:t>1</w:t>
      </w:r>
      <w:r w:rsidRPr="00EA0B2D">
        <w:t>:</w:t>
      </w:r>
      <w:r w:rsidR="00C6265C">
        <w:t xml:space="preserve"> La aplicación móvil basada en Deep Learning y HTR </w:t>
      </w:r>
      <w:r w:rsidR="00C6265C" w:rsidRPr="00C6265C">
        <w:rPr>
          <w:b/>
          <w:bCs/>
        </w:rPr>
        <w:t>logra</w:t>
      </w:r>
      <w:r w:rsidR="00C6265C">
        <w:t xml:space="preserve"> una precisión superior al 70% en la digitalización de notas de venta manuscritas para pequeños comerciantes.</w:t>
      </w:r>
    </w:p>
    <w:p w14:paraId="40A73F11" w14:textId="77777777" w:rsidR="00254895" w:rsidRPr="00254895" w:rsidRDefault="00254895" w:rsidP="00254895">
      <w:pPr>
        <w:pStyle w:val="Prrafodelista"/>
        <w:keepNext/>
        <w:keepLines/>
        <w:numPr>
          <w:ilvl w:val="0"/>
          <w:numId w:val="17"/>
        </w:numPr>
        <w:spacing w:before="240" w:after="120"/>
        <w:contextualSpacing w:val="0"/>
        <w:outlineLvl w:val="3"/>
        <w:rPr>
          <w:rFonts w:eastAsiaTheme="majorEastAsia" w:cstheme="majorBidi"/>
          <w:b/>
          <w:i/>
          <w:iCs/>
          <w:vanish/>
        </w:rPr>
      </w:pPr>
      <w:bookmarkStart w:id="882" w:name="_Toc199587877"/>
      <w:bookmarkStart w:id="883" w:name="_Toc199593249"/>
      <w:bookmarkStart w:id="884" w:name="_Toc199596666"/>
      <w:bookmarkStart w:id="885" w:name="_Toc199596809"/>
      <w:bookmarkStart w:id="886" w:name="_Toc200218464"/>
      <w:bookmarkStart w:id="887" w:name="_Toc200220591"/>
      <w:bookmarkStart w:id="888" w:name="_Toc200225898"/>
      <w:bookmarkStart w:id="889" w:name="_Toc200231683"/>
      <w:bookmarkStart w:id="890" w:name="_Toc200280549"/>
      <w:bookmarkStart w:id="891" w:name="_Toc200295265"/>
      <w:bookmarkStart w:id="892" w:name="_Toc200347159"/>
      <w:bookmarkStart w:id="893" w:name="_Toc200381485"/>
      <w:bookmarkStart w:id="894" w:name="_Toc200381698"/>
      <w:bookmarkStart w:id="895" w:name="_Toc200486718"/>
      <w:bookmarkStart w:id="896" w:name="_Toc200816051"/>
      <w:bookmarkStart w:id="897" w:name="_Toc200816265"/>
      <w:bookmarkStart w:id="898" w:name="_Toc201090138"/>
      <w:bookmarkStart w:id="899" w:name="_Toc20109035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p>
    <w:p w14:paraId="76EA8CA1" w14:textId="77777777" w:rsidR="00254895" w:rsidRPr="00254895" w:rsidRDefault="00254895" w:rsidP="00254895">
      <w:pPr>
        <w:pStyle w:val="Prrafodelista"/>
        <w:keepNext/>
        <w:keepLines/>
        <w:numPr>
          <w:ilvl w:val="1"/>
          <w:numId w:val="17"/>
        </w:numPr>
        <w:spacing w:before="240" w:after="120"/>
        <w:contextualSpacing w:val="0"/>
        <w:outlineLvl w:val="3"/>
        <w:rPr>
          <w:rFonts w:eastAsiaTheme="majorEastAsia" w:cstheme="majorBidi"/>
          <w:b/>
          <w:i/>
          <w:iCs/>
          <w:vanish/>
        </w:rPr>
      </w:pPr>
      <w:bookmarkStart w:id="900" w:name="_Toc199587878"/>
      <w:bookmarkStart w:id="901" w:name="_Toc199593250"/>
      <w:bookmarkStart w:id="902" w:name="_Toc199596667"/>
      <w:bookmarkStart w:id="903" w:name="_Toc199596810"/>
      <w:bookmarkStart w:id="904" w:name="_Toc200218465"/>
      <w:bookmarkStart w:id="905" w:name="_Toc200220592"/>
      <w:bookmarkStart w:id="906" w:name="_Toc200225899"/>
      <w:bookmarkStart w:id="907" w:name="_Toc200231684"/>
      <w:bookmarkStart w:id="908" w:name="_Toc200280550"/>
      <w:bookmarkStart w:id="909" w:name="_Toc200295266"/>
      <w:bookmarkStart w:id="910" w:name="_Toc200347160"/>
      <w:bookmarkStart w:id="911" w:name="_Toc200381486"/>
      <w:bookmarkStart w:id="912" w:name="_Toc200381699"/>
      <w:bookmarkStart w:id="913" w:name="_Toc200486719"/>
      <w:bookmarkStart w:id="914" w:name="_Toc200816052"/>
      <w:bookmarkStart w:id="915" w:name="_Toc200816266"/>
      <w:bookmarkStart w:id="916" w:name="_Toc201090139"/>
      <w:bookmarkStart w:id="917" w:name="_Toc201090352"/>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p>
    <w:p w14:paraId="766C1E18" w14:textId="77777777" w:rsidR="00254895" w:rsidRPr="00254895" w:rsidRDefault="00254895" w:rsidP="00254895">
      <w:pPr>
        <w:pStyle w:val="Prrafodelista"/>
        <w:keepNext/>
        <w:keepLines/>
        <w:numPr>
          <w:ilvl w:val="2"/>
          <w:numId w:val="17"/>
        </w:numPr>
        <w:spacing w:before="240" w:after="120"/>
        <w:contextualSpacing w:val="0"/>
        <w:outlineLvl w:val="3"/>
        <w:rPr>
          <w:rFonts w:eastAsiaTheme="majorEastAsia" w:cstheme="majorBidi"/>
          <w:b/>
          <w:i/>
          <w:iCs/>
          <w:vanish/>
        </w:rPr>
      </w:pPr>
      <w:bookmarkStart w:id="918" w:name="_Toc199587879"/>
      <w:bookmarkStart w:id="919" w:name="_Toc199593251"/>
      <w:bookmarkStart w:id="920" w:name="_Toc199596668"/>
      <w:bookmarkStart w:id="921" w:name="_Toc199596811"/>
      <w:bookmarkStart w:id="922" w:name="_Toc200218466"/>
      <w:bookmarkStart w:id="923" w:name="_Toc200220593"/>
      <w:bookmarkStart w:id="924" w:name="_Toc200225900"/>
      <w:bookmarkStart w:id="925" w:name="_Toc200231685"/>
      <w:bookmarkStart w:id="926" w:name="_Toc200280551"/>
      <w:bookmarkStart w:id="927" w:name="_Toc200295267"/>
      <w:bookmarkStart w:id="928" w:name="_Toc200347161"/>
      <w:bookmarkStart w:id="929" w:name="_Toc200381487"/>
      <w:bookmarkStart w:id="930" w:name="_Toc200381700"/>
      <w:bookmarkStart w:id="931" w:name="_Toc200486720"/>
      <w:bookmarkStart w:id="932" w:name="_Toc200816053"/>
      <w:bookmarkStart w:id="933" w:name="_Toc200816267"/>
      <w:bookmarkStart w:id="934" w:name="_Toc201090140"/>
      <w:bookmarkStart w:id="935" w:name="_Toc201090353"/>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p>
    <w:p w14:paraId="17214647" w14:textId="77777777" w:rsidR="00254895" w:rsidRPr="00254895" w:rsidRDefault="00254895" w:rsidP="00254895">
      <w:pPr>
        <w:pStyle w:val="Prrafodelista"/>
        <w:keepNext/>
        <w:keepLines/>
        <w:numPr>
          <w:ilvl w:val="2"/>
          <w:numId w:val="17"/>
        </w:numPr>
        <w:spacing w:before="240" w:after="120"/>
        <w:contextualSpacing w:val="0"/>
        <w:outlineLvl w:val="3"/>
        <w:rPr>
          <w:rFonts w:eastAsiaTheme="majorEastAsia" w:cstheme="majorBidi"/>
          <w:b/>
          <w:i/>
          <w:iCs/>
          <w:vanish/>
        </w:rPr>
      </w:pPr>
      <w:bookmarkStart w:id="936" w:name="_Toc199587880"/>
      <w:bookmarkStart w:id="937" w:name="_Toc199593252"/>
      <w:bookmarkStart w:id="938" w:name="_Toc199596669"/>
      <w:bookmarkStart w:id="939" w:name="_Toc199596812"/>
      <w:bookmarkStart w:id="940" w:name="_Toc200218467"/>
      <w:bookmarkStart w:id="941" w:name="_Toc200220594"/>
      <w:bookmarkStart w:id="942" w:name="_Toc200225901"/>
      <w:bookmarkStart w:id="943" w:name="_Toc200231686"/>
      <w:bookmarkStart w:id="944" w:name="_Toc200280552"/>
      <w:bookmarkStart w:id="945" w:name="_Toc200295268"/>
      <w:bookmarkStart w:id="946" w:name="_Toc200347162"/>
      <w:bookmarkStart w:id="947" w:name="_Toc200381488"/>
      <w:bookmarkStart w:id="948" w:name="_Toc200381701"/>
      <w:bookmarkStart w:id="949" w:name="_Toc200486721"/>
      <w:bookmarkStart w:id="950" w:name="_Toc200816054"/>
      <w:bookmarkStart w:id="951" w:name="_Toc200816268"/>
      <w:bookmarkStart w:id="952" w:name="_Toc201090141"/>
      <w:bookmarkStart w:id="953" w:name="_Toc201090354"/>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p>
    <w:p w14:paraId="5FB3BDEE" w14:textId="77777777" w:rsidR="00254895" w:rsidRPr="00254895" w:rsidRDefault="00254895" w:rsidP="00254895">
      <w:pPr>
        <w:pStyle w:val="Prrafodelista"/>
        <w:keepNext/>
        <w:keepLines/>
        <w:numPr>
          <w:ilvl w:val="2"/>
          <w:numId w:val="17"/>
        </w:numPr>
        <w:spacing w:before="240" w:after="120"/>
        <w:contextualSpacing w:val="0"/>
        <w:outlineLvl w:val="3"/>
        <w:rPr>
          <w:rFonts w:eastAsiaTheme="majorEastAsia" w:cstheme="majorBidi"/>
          <w:b/>
          <w:i/>
          <w:iCs/>
          <w:vanish/>
        </w:rPr>
      </w:pPr>
      <w:bookmarkStart w:id="954" w:name="_Toc199587881"/>
      <w:bookmarkStart w:id="955" w:name="_Toc199593253"/>
      <w:bookmarkStart w:id="956" w:name="_Toc199596670"/>
      <w:bookmarkStart w:id="957" w:name="_Toc199596813"/>
      <w:bookmarkStart w:id="958" w:name="_Toc200218468"/>
      <w:bookmarkStart w:id="959" w:name="_Toc200220595"/>
      <w:bookmarkStart w:id="960" w:name="_Toc200225902"/>
      <w:bookmarkStart w:id="961" w:name="_Toc200231687"/>
      <w:bookmarkStart w:id="962" w:name="_Toc200280553"/>
      <w:bookmarkStart w:id="963" w:name="_Toc200295269"/>
      <w:bookmarkStart w:id="964" w:name="_Toc200347163"/>
      <w:bookmarkStart w:id="965" w:name="_Toc200381489"/>
      <w:bookmarkStart w:id="966" w:name="_Toc200381702"/>
      <w:bookmarkStart w:id="967" w:name="_Toc200486722"/>
      <w:bookmarkStart w:id="968" w:name="_Toc200816055"/>
      <w:bookmarkStart w:id="969" w:name="_Toc200816269"/>
      <w:bookmarkStart w:id="970" w:name="_Toc201090142"/>
      <w:bookmarkStart w:id="971" w:name="_Toc201090355"/>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p>
    <w:p w14:paraId="188DA98A" w14:textId="3736FFEF" w:rsidR="00C6265C" w:rsidRDefault="00254895" w:rsidP="00254895">
      <w:pPr>
        <w:pStyle w:val="Ttulo4"/>
      </w:pPr>
      <w:bookmarkStart w:id="972" w:name="_Toc199587882"/>
      <w:bookmarkStart w:id="973" w:name="_Toc201090356"/>
      <w:r>
        <w:t>Preparación de Datos.</w:t>
      </w:r>
      <w:bookmarkEnd w:id="972"/>
      <w:bookmarkEnd w:id="973"/>
    </w:p>
    <w:p w14:paraId="08797E6C" w14:textId="7F69ED73" w:rsidR="00413CD9" w:rsidRDefault="00254895" w:rsidP="00413CD9">
      <w:r w:rsidRPr="00413CD9">
        <w:t>Se</w:t>
      </w:r>
      <w:r w:rsidR="005274B8" w:rsidRPr="00413CD9">
        <w:t xml:space="preserve"> </w:t>
      </w:r>
      <w:r w:rsidR="0061254B">
        <w:t xml:space="preserve">generará una </w:t>
      </w:r>
      <w:r w:rsidRPr="00413CD9">
        <w:t>matriz de confusión</w:t>
      </w:r>
      <w:r w:rsidR="00563838" w:rsidRPr="00413CD9">
        <w:t xml:space="preserve"> </w:t>
      </w:r>
      <w:r w:rsidR="0061254B">
        <w:t xml:space="preserve">como vemos en la </w:t>
      </w:r>
      <w:r w:rsidR="0061254B">
        <w:fldChar w:fldCharType="begin"/>
      </w:r>
      <w:r w:rsidR="0061254B">
        <w:instrText xml:space="preserve"> REF _Ref199344780 \h </w:instrText>
      </w:r>
      <w:r w:rsidR="0061254B">
        <w:fldChar w:fldCharType="separate"/>
      </w:r>
      <w:r w:rsidR="00C9395B" w:rsidRPr="00A23A9A">
        <w:t xml:space="preserve">Figura </w:t>
      </w:r>
      <w:r w:rsidR="00C9395B">
        <w:rPr>
          <w:noProof/>
        </w:rPr>
        <w:t>68</w:t>
      </w:r>
      <w:r w:rsidR="0061254B">
        <w:fldChar w:fldCharType="end"/>
      </w:r>
      <w:r w:rsidRPr="00413CD9">
        <w:t xml:space="preserve"> en la prueba se tiene 78 recibos manuscritos</w:t>
      </w:r>
      <w:r w:rsidR="00243100">
        <w:t>.</w:t>
      </w:r>
    </w:p>
    <w:p w14:paraId="2131CF83" w14:textId="357E18FE" w:rsidR="00413CD9" w:rsidRDefault="00413CD9" w:rsidP="008545FD">
      <w:pPr>
        <w:pStyle w:val="Esetilofigura"/>
        <w:rPr>
          <w:i/>
          <w:iCs/>
        </w:rPr>
      </w:pPr>
      <w:bookmarkStart w:id="974" w:name="_Ref199344780"/>
      <w:bookmarkStart w:id="975" w:name="_Toc199533511"/>
      <w:bookmarkStart w:id="976" w:name="_Toc201090432"/>
      <w:r w:rsidRPr="00A23A9A">
        <w:t xml:space="preserve">Figura </w:t>
      </w:r>
      <w:r w:rsidR="00133DB9">
        <w:fldChar w:fldCharType="begin"/>
      </w:r>
      <w:r w:rsidR="00133DB9">
        <w:instrText xml:space="preserve"> SEQ Figura \* ARABIC </w:instrText>
      </w:r>
      <w:r w:rsidR="00133DB9">
        <w:fldChar w:fldCharType="separate"/>
      </w:r>
      <w:r w:rsidR="00C9395B">
        <w:rPr>
          <w:noProof/>
        </w:rPr>
        <w:t>68</w:t>
      </w:r>
      <w:r w:rsidR="00133DB9">
        <w:rPr>
          <w:noProof/>
        </w:rPr>
        <w:fldChar w:fldCharType="end"/>
      </w:r>
      <w:bookmarkEnd w:id="974"/>
      <w:r w:rsidRPr="00846418">
        <w:br/>
      </w:r>
      <w:r w:rsidRPr="00D02705">
        <w:rPr>
          <w:b w:val="0"/>
          <w:bCs w:val="0"/>
        </w:rPr>
        <w:t>Matriz de confusión</w:t>
      </w:r>
      <w:bookmarkEnd w:id="975"/>
      <w:bookmarkEnd w:id="976"/>
    </w:p>
    <w:p w14:paraId="0E90DA7C" w14:textId="5907220A" w:rsidR="00AA3698" w:rsidRPr="0061254B" w:rsidRDefault="0061254B" w:rsidP="0061254B">
      <w:pPr>
        <w:spacing w:after="0" w:line="240" w:lineRule="auto"/>
        <w:ind w:firstLine="0"/>
        <w:jc w:val="center"/>
        <w:rPr>
          <w:i/>
          <w:iCs/>
        </w:rPr>
      </w:pPr>
      <w:r>
        <w:rPr>
          <w:noProof/>
        </w:rPr>
        <w:drawing>
          <wp:inline distT="0" distB="0" distL="0" distR="0" wp14:anchorId="234AF977" wp14:editId="013C72A2">
            <wp:extent cx="4397579" cy="3208867"/>
            <wp:effectExtent l="0" t="0" r="317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415650" cy="3222053"/>
                    </a:xfrm>
                    <a:prstGeom prst="rect">
                      <a:avLst/>
                    </a:prstGeom>
                  </pic:spPr>
                </pic:pic>
              </a:graphicData>
            </a:graphic>
          </wp:inline>
        </w:drawing>
      </w:r>
    </w:p>
    <w:p w14:paraId="30008863" w14:textId="6D543908" w:rsidR="00413CD9" w:rsidRDefault="00413CD9" w:rsidP="008545FD">
      <w:pPr>
        <w:pStyle w:val="Esetilofigura"/>
      </w:pPr>
      <w:r w:rsidRPr="00413CD9">
        <w:rPr>
          <w:i/>
          <w:iCs/>
        </w:rPr>
        <w:t>Nota</w:t>
      </w:r>
      <w:r>
        <w:t xml:space="preserve">. - </w:t>
      </w:r>
      <w:r w:rsidRPr="00D02705">
        <w:rPr>
          <w:b w:val="0"/>
          <w:bCs w:val="0"/>
        </w:rPr>
        <w:t>la matriz de confusión diseñada a partir de valores predichos y valores reales.</w:t>
      </w:r>
    </w:p>
    <w:p w14:paraId="089FE4A7" w14:textId="06542B93" w:rsidR="00413CD9" w:rsidRDefault="008F539C" w:rsidP="008F539C">
      <w:r>
        <w:lastRenderedPageBreak/>
        <w:t xml:space="preserve">Se filtran en una tabla donde se listan en las siguientes columnas: caracteres, acierto del modelo y el acierto esperado, como se ve en la </w:t>
      </w:r>
      <w:r w:rsidR="00EB00E2">
        <w:fldChar w:fldCharType="begin"/>
      </w:r>
      <w:r w:rsidR="00EB00E2">
        <w:instrText xml:space="preserve"> REF _Ref199347364 \h </w:instrText>
      </w:r>
      <w:r w:rsidR="00EB00E2">
        <w:fldChar w:fldCharType="separate"/>
      </w:r>
      <w:r w:rsidR="00C9395B" w:rsidRPr="008F539C">
        <w:t xml:space="preserve">Tabla </w:t>
      </w:r>
      <w:r w:rsidR="00C9395B">
        <w:rPr>
          <w:noProof/>
        </w:rPr>
        <w:t>4</w:t>
      </w:r>
      <w:r w:rsidR="00EB00E2">
        <w:fldChar w:fldCharType="end"/>
      </w:r>
      <w:r>
        <w:t xml:space="preserve"> .</w:t>
      </w:r>
    </w:p>
    <w:p w14:paraId="7431F72D" w14:textId="3C4A13C7" w:rsidR="008F539C" w:rsidRPr="00A3382C" w:rsidRDefault="008F539C" w:rsidP="008545FD">
      <w:pPr>
        <w:pStyle w:val="Esetilofigura"/>
      </w:pPr>
      <w:bookmarkStart w:id="977" w:name="_Ref199347364"/>
      <w:bookmarkStart w:id="978" w:name="_Toc201090437"/>
      <w:r w:rsidRPr="008F539C">
        <w:t xml:space="preserve">Tabla </w:t>
      </w:r>
      <w:r w:rsidR="00133DB9">
        <w:fldChar w:fldCharType="begin"/>
      </w:r>
      <w:r w:rsidR="00133DB9">
        <w:instrText xml:space="preserve"> </w:instrText>
      </w:r>
      <w:r w:rsidR="00133DB9">
        <w:instrText xml:space="preserve">SEQ Tabla \* ARABIC </w:instrText>
      </w:r>
      <w:r w:rsidR="00133DB9">
        <w:fldChar w:fldCharType="separate"/>
      </w:r>
      <w:r w:rsidR="00C9395B">
        <w:rPr>
          <w:noProof/>
        </w:rPr>
        <w:t>4</w:t>
      </w:r>
      <w:r w:rsidR="00133DB9">
        <w:rPr>
          <w:noProof/>
        </w:rPr>
        <w:fldChar w:fldCharType="end"/>
      </w:r>
      <w:bookmarkEnd w:id="977"/>
      <w:r>
        <w:br/>
      </w:r>
      <w:r w:rsidRPr="00D02705">
        <w:rPr>
          <w:b w:val="0"/>
          <w:bCs w:val="0"/>
          <w:i/>
          <w:iCs/>
        </w:rPr>
        <w:t>Tabla generada atreves de la matriz de confusión.</w:t>
      </w:r>
      <w:bookmarkEnd w:id="978"/>
    </w:p>
    <w:tbl>
      <w:tblPr>
        <w:tblStyle w:val="EstiloTablaApa7"/>
        <w:tblW w:w="4415" w:type="dxa"/>
        <w:jc w:val="center"/>
        <w:tblLayout w:type="fixed"/>
        <w:tblLook w:val="04A0" w:firstRow="1" w:lastRow="0" w:firstColumn="1" w:lastColumn="0" w:noHBand="0" w:noVBand="1"/>
      </w:tblPr>
      <w:tblGrid>
        <w:gridCol w:w="440"/>
        <w:gridCol w:w="1261"/>
        <w:gridCol w:w="1236"/>
        <w:gridCol w:w="1478"/>
      </w:tblGrid>
      <w:tr w:rsidR="00413CD9" w:rsidRPr="009B6F4D" w14:paraId="5559F3A6" w14:textId="77777777" w:rsidTr="008F539C">
        <w:trPr>
          <w:cnfStyle w:val="100000000000" w:firstRow="1" w:lastRow="0" w:firstColumn="0" w:lastColumn="0" w:oddVBand="0" w:evenVBand="0" w:oddHBand="0" w:evenHBand="0" w:firstRowFirstColumn="0" w:firstRowLastColumn="0" w:lastRowFirstColumn="0" w:lastRowLastColumn="0"/>
          <w:trHeight w:val="288"/>
          <w:jc w:val="center"/>
        </w:trPr>
        <w:tc>
          <w:tcPr>
            <w:tcW w:w="440" w:type="dxa"/>
            <w:noWrap/>
            <w:hideMark/>
          </w:tcPr>
          <w:p w14:paraId="1A6DEA3E" w14:textId="77777777" w:rsidR="00413CD9" w:rsidRPr="009B6F4D" w:rsidRDefault="00413CD9" w:rsidP="00803348">
            <w:pPr>
              <w:spacing w:line="240" w:lineRule="auto"/>
              <w:ind w:firstLine="0"/>
              <w:jc w:val="center"/>
              <w:rPr>
                <w:rFonts w:ascii="Calibri" w:eastAsia="Times New Roman" w:hAnsi="Calibri" w:cs="Calibri"/>
                <w:b/>
                <w:bCs/>
                <w:sz w:val="22"/>
                <w:lang w:eastAsia="es-BO"/>
              </w:rPr>
            </w:pPr>
          </w:p>
        </w:tc>
        <w:tc>
          <w:tcPr>
            <w:tcW w:w="1261" w:type="dxa"/>
            <w:noWrap/>
            <w:hideMark/>
          </w:tcPr>
          <w:p w14:paraId="05C0150F" w14:textId="3F030DB9" w:rsidR="00413CD9" w:rsidRPr="009B6F4D" w:rsidRDefault="008F539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Caracteres</w:t>
            </w:r>
          </w:p>
        </w:tc>
        <w:tc>
          <w:tcPr>
            <w:tcW w:w="1236" w:type="dxa"/>
            <w:noWrap/>
            <w:hideMark/>
          </w:tcPr>
          <w:p w14:paraId="34F48D55" w14:textId="0B3DE491"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w:p>
        </w:tc>
        <w:tc>
          <w:tcPr>
            <w:tcW w:w="1478" w:type="dxa"/>
            <w:noWrap/>
            <w:hideMark/>
          </w:tcPr>
          <w:p w14:paraId="24DEC827" w14:textId="60763410"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w:p>
        </w:tc>
      </w:tr>
      <w:tr w:rsidR="00413CD9" w:rsidRPr="009B6F4D" w14:paraId="324CECCB" w14:textId="77777777" w:rsidTr="008F539C">
        <w:trPr>
          <w:trHeight w:val="288"/>
          <w:jc w:val="center"/>
        </w:trPr>
        <w:tc>
          <w:tcPr>
            <w:tcW w:w="440" w:type="dxa"/>
            <w:noWrap/>
            <w:hideMark/>
          </w:tcPr>
          <w:p w14:paraId="76E4FCC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61" w:type="dxa"/>
            <w:noWrap/>
            <w:hideMark/>
          </w:tcPr>
          <w:p w14:paraId="49C3019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5921C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7FBFFD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r>
      <w:tr w:rsidR="00413CD9" w:rsidRPr="009B6F4D" w14:paraId="1BDEBD04" w14:textId="77777777" w:rsidTr="008F539C">
        <w:trPr>
          <w:trHeight w:val="288"/>
          <w:jc w:val="center"/>
        </w:trPr>
        <w:tc>
          <w:tcPr>
            <w:tcW w:w="440" w:type="dxa"/>
            <w:noWrap/>
            <w:hideMark/>
          </w:tcPr>
          <w:p w14:paraId="4C24F49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61" w:type="dxa"/>
            <w:noWrap/>
            <w:hideMark/>
          </w:tcPr>
          <w:p w14:paraId="40C95F8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862FA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83340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r>
      <w:tr w:rsidR="00413CD9" w:rsidRPr="009B6F4D" w14:paraId="05B057A2" w14:textId="77777777" w:rsidTr="008F539C">
        <w:trPr>
          <w:trHeight w:val="288"/>
          <w:jc w:val="center"/>
        </w:trPr>
        <w:tc>
          <w:tcPr>
            <w:tcW w:w="440" w:type="dxa"/>
            <w:noWrap/>
            <w:hideMark/>
          </w:tcPr>
          <w:p w14:paraId="4B0608B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61" w:type="dxa"/>
            <w:noWrap/>
            <w:hideMark/>
          </w:tcPr>
          <w:p w14:paraId="4189FC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5AF2D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0C699C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r>
      <w:tr w:rsidR="00413CD9" w:rsidRPr="009B6F4D" w14:paraId="3DE54B60" w14:textId="77777777" w:rsidTr="008F539C">
        <w:trPr>
          <w:trHeight w:val="288"/>
          <w:jc w:val="center"/>
        </w:trPr>
        <w:tc>
          <w:tcPr>
            <w:tcW w:w="440" w:type="dxa"/>
            <w:noWrap/>
            <w:hideMark/>
          </w:tcPr>
          <w:p w14:paraId="591E8E6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61" w:type="dxa"/>
            <w:noWrap/>
            <w:hideMark/>
          </w:tcPr>
          <w:p w14:paraId="044B151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F74C1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4D3EF3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r>
      <w:tr w:rsidR="00413CD9" w:rsidRPr="009B6F4D" w14:paraId="5F24FDAD" w14:textId="77777777" w:rsidTr="008F539C">
        <w:trPr>
          <w:trHeight w:val="288"/>
          <w:jc w:val="center"/>
        </w:trPr>
        <w:tc>
          <w:tcPr>
            <w:tcW w:w="440" w:type="dxa"/>
            <w:noWrap/>
            <w:hideMark/>
          </w:tcPr>
          <w:p w14:paraId="2089712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61" w:type="dxa"/>
            <w:noWrap/>
            <w:hideMark/>
          </w:tcPr>
          <w:p w14:paraId="53C6B6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094FF04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5AC16E0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r>
      <w:tr w:rsidR="00413CD9" w:rsidRPr="009B6F4D" w14:paraId="4AE2FDB7" w14:textId="77777777" w:rsidTr="008F539C">
        <w:trPr>
          <w:trHeight w:val="288"/>
          <w:jc w:val="center"/>
        </w:trPr>
        <w:tc>
          <w:tcPr>
            <w:tcW w:w="440" w:type="dxa"/>
            <w:noWrap/>
            <w:hideMark/>
          </w:tcPr>
          <w:p w14:paraId="2924C86A"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61" w:type="dxa"/>
            <w:noWrap/>
            <w:hideMark/>
          </w:tcPr>
          <w:p w14:paraId="032959F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646BEDF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1B958C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r>
      <w:tr w:rsidR="00413CD9" w:rsidRPr="009B6F4D" w14:paraId="39086320" w14:textId="77777777" w:rsidTr="008F539C">
        <w:trPr>
          <w:trHeight w:val="288"/>
          <w:jc w:val="center"/>
        </w:trPr>
        <w:tc>
          <w:tcPr>
            <w:tcW w:w="440" w:type="dxa"/>
            <w:noWrap/>
            <w:hideMark/>
          </w:tcPr>
          <w:p w14:paraId="012C41C2"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61" w:type="dxa"/>
            <w:noWrap/>
            <w:hideMark/>
          </w:tcPr>
          <w:p w14:paraId="19E34EA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04CFF5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64ED55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5F7F8EAD" w14:textId="77777777" w:rsidTr="008F539C">
        <w:trPr>
          <w:trHeight w:val="288"/>
          <w:jc w:val="center"/>
        </w:trPr>
        <w:tc>
          <w:tcPr>
            <w:tcW w:w="440" w:type="dxa"/>
            <w:noWrap/>
            <w:hideMark/>
          </w:tcPr>
          <w:p w14:paraId="11CFA59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61" w:type="dxa"/>
            <w:noWrap/>
            <w:hideMark/>
          </w:tcPr>
          <w:p w14:paraId="661103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5B1B7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7DEB7A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r>
      <w:tr w:rsidR="00413CD9" w:rsidRPr="009B6F4D" w14:paraId="12481C3F" w14:textId="77777777" w:rsidTr="008F539C">
        <w:trPr>
          <w:trHeight w:val="288"/>
          <w:jc w:val="center"/>
        </w:trPr>
        <w:tc>
          <w:tcPr>
            <w:tcW w:w="440" w:type="dxa"/>
            <w:noWrap/>
            <w:hideMark/>
          </w:tcPr>
          <w:p w14:paraId="3B9166C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61" w:type="dxa"/>
            <w:noWrap/>
            <w:hideMark/>
          </w:tcPr>
          <w:p w14:paraId="5421AC2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AD61A4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72BBD66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r>
      <w:tr w:rsidR="00413CD9" w:rsidRPr="009B6F4D" w14:paraId="152DB1B8" w14:textId="77777777" w:rsidTr="008F539C">
        <w:trPr>
          <w:trHeight w:val="288"/>
          <w:jc w:val="center"/>
        </w:trPr>
        <w:tc>
          <w:tcPr>
            <w:tcW w:w="440" w:type="dxa"/>
            <w:noWrap/>
            <w:hideMark/>
          </w:tcPr>
          <w:p w14:paraId="73705E3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261" w:type="dxa"/>
            <w:noWrap/>
            <w:hideMark/>
          </w:tcPr>
          <w:p w14:paraId="38DB998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5B9DD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50F74AC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r>
      <w:tr w:rsidR="00413CD9" w:rsidRPr="009B6F4D" w14:paraId="3D2B5F14" w14:textId="77777777" w:rsidTr="008F539C">
        <w:trPr>
          <w:trHeight w:val="288"/>
          <w:jc w:val="center"/>
        </w:trPr>
        <w:tc>
          <w:tcPr>
            <w:tcW w:w="440" w:type="dxa"/>
            <w:noWrap/>
            <w:hideMark/>
          </w:tcPr>
          <w:p w14:paraId="150797A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1261" w:type="dxa"/>
            <w:noWrap/>
            <w:hideMark/>
          </w:tcPr>
          <w:p w14:paraId="5F523AF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70ACBFE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2E4B57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r>
      <w:tr w:rsidR="00413CD9" w:rsidRPr="009B6F4D" w14:paraId="52569631" w14:textId="77777777" w:rsidTr="008F539C">
        <w:trPr>
          <w:trHeight w:val="288"/>
          <w:jc w:val="center"/>
        </w:trPr>
        <w:tc>
          <w:tcPr>
            <w:tcW w:w="440" w:type="dxa"/>
            <w:noWrap/>
            <w:hideMark/>
          </w:tcPr>
          <w:p w14:paraId="43EB5A02"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1261" w:type="dxa"/>
            <w:noWrap/>
            <w:hideMark/>
          </w:tcPr>
          <w:p w14:paraId="36E8E41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F83B0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1A1456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r>
      <w:tr w:rsidR="00413CD9" w:rsidRPr="009B6F4D" w14:paraId="0F80A9DD" w14:textId="77777777" w:rsidTr="008F539C">
        <w:trPr>
          <w:trHeight w:val="288"/>
          <w:jc w:val="center"/>
        </w:trPr>
        <w:tc>
          <w:tcPr>
            <w:tcW w:w="440" w:type="dxa"/>
            <w:noWrap/>
            <w:hideMark/>
          </w:tcPr>
          <w:p w14:paraId="5ECCB67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261" w:type="dxa"/>
            <w:noWrap/>
            <w:hideMark/>
          </w:tcPr>
          <w:p w14:paraId="6E808C7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9A2C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39B14C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r>
      <w:tr w:rsidR="00413CD9" w:rsidRPr="009B6F4D" w14:paraId="205B7869" w14:textId="77777777" w:rsidTr="008F539C">
        <w:trPr>
          <w:trHeight w:val="288"/>
          <w:jc w:val="center"/>
        </w:trPr>
        <w:tc>
          <w:tcPr>
            <w:tcW w:w="440" w:type="dxa"/>
            <w:noWrap/>
            <w:hideMark/>
          </w:tcPr>
          <w:p w14:paraId="56014A3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1261" w:type="dxa"/>
            <w:noWrap/>
            <w:hideMark/>
          </w:tcPr>
          <w:p w14:paraId="0A8A06E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6C370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17361A2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r>
      <w:tr w:rsidR="00413CD9" w:rsidRPr="009B6F4D" w14:paraId="78C6D5EF" w14:textId="77777777" w:rsidTr="008F539C">
        <w:trPr>
          <w:trHeight w:val="288"/>
          <w:jc w:val="center"/>
        </w:trPr>
        <w:tc>
          <w:tcPr>
            <w:tcW w:w="440" w:type="dxa"/>
            <w:noWrap/>
            <w:hideMark/>
          </w:tcPr>
          <w:p w14:paraId="7027207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261" w:type="dxa"/>
            <w:noWrap/>
            <w:hideMark/>
          </w:tcPr>
          <w:p w14:paraId="2816858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030C3F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07EF5CC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r>
      <w:tr w:rsidR="00413CD9" w:rsidRPr="009B6F4D" w14:paraId="0A02B8F9" w14:textId="77777777" w:rsidTr="008F539C">
        <w:trPr>
          <w:trHeight w:val="288"/>
          <w:jc w:val="center"/>
        </w:trPr>
        <w:tc>
          <w:tcPr>
            <w:tcW w:w="440" w:type="dxa"/>
            <w:noWrap/>
            <w:hideMark/>
          </w:tcPr>
          <w:p w14:paraId="7F0A3CD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261" w:type="dxa"/>
            <w:noWrap/>
            <w:hideMark/>
          </w:tcPr>
          <w:p w14:paraId="46CBF5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99C6F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217114B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r>
      <w:tr w:rsidR="00413CD9" w:rsidRPr="009B6F4D" w14:paraId="5B1A9CB6" w14:textId="77777777" w:rsidTr="008F539C">
        <w:trPr>
          <w:trHeight w:val="288"/>
          <w:jc w:val="center"/>
        </w:trPr>
        <w:tc>
          <w:tcPr>
            <w:tcW w:w="440" w:type="dxa"/>
            <w:noWrap/>
            <w:hideMark/>
          </w:tcPr>
          <w:p w14:paraId="257EE9D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261" w:type="dxa"/>
            <w:noWrap/>
            <w:hideMark/>
          </w:tcPr>
          <w:p w14:paraId="10DED97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0489E3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0CE984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r>
      <w:tr w:rsidR="00413CD9" w:rsidRPr="009B6F4D" w14:paraId="16B8429A" w14:textId="77777777" w:rsidTr="008F539C">
        <w:trPr>
          <w:trHeight w:val="288"/>
          <w:jc w:val="center"/>
        </w:trPr>
        <w:tc>
          <w:tcPr>
            <w:tcW w:w="440" w:type="dxa"/>
            <w:noWrap/>
            <w:hideMark/>
          </w:tcPr>
          <w:p w14:paraId="26FACB2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261" w:type="dxa"/>
            <w:noWrap/>
            <w:hideMark/>
          </w:tcPr>
          <w:p w14:paraId="7E4F4D1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34D23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014E3B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r>
      <w:tr w:rsidR="00413CD9" w:rsidRPr="009B6F4D" w14:paraId="2B8BEAD6" w14:textId="77777777" w:rsidTr="008F539C">
        <w:trPr>
          <w:trHeight w:val="288"/>
          <w:jc w:val="center"/>
        </w:trPr>
        <w:tc>
          <w:tcPr>
            <w:tcW w:w="440" w:type="dxa"/>
            <w:noWrap/>
            <w:hideMark/>
          </w:tcPr>
          <w:p w14:paraId="35DFD82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261" w:type="dxa"/>
            <w:noWrap/>
            <w:hideMark/>
          </w:tcPr>
          <w:p w14:paraId="677316B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53B7B8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15FF50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r>
      <w:tr w:rsidR="00413CD9" w:rsidRPr="009B6F4D" w14:paraId="4536432B" w14:textId="77777777" w:rsidTr="008F539C">
        <w:trPr>
          <w:trHeight w:val="288"/>
          <w:jc w:val="center"/>
        </w:trPr>
        <w:tc>
          <w:tcPr>
            <w:tcW w:w="440" w:type="dxa"/>
            <w:noWrap/>
            <w:hideMark/>
          </w:tcPr>
          <w:p w14:paraId="31BCEFF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261" w:type="dxa"/>
            <w:noWrap/>
            <w:hideMark/>
          </w:tcPr>
          <w:p w14:paraId="384F3AA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528A545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1FD34E0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r>
      <w:tr w:rsidR="00413CD9" w:rsidRPr="009B6F4D" w14:paraId="38FEB4EF" w14:textId="77777777" w:rsidTr="008F539C">
        <w:trPr>
          <w:trHeight w:val="288"/>
          <w:jc w:val="center"/>
        </w:trPr>
        <w:tc>
          <w:tcPr>
            <w:tcW w:w="440" w:type="dxa"/>
            <w:noWrap/>
            <w:hideMark/>
          </w:tcPr>
          <w:p w14:paraId="4DBBA0A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261" w:type="dxa"/>
            <w:noWrap/>
            <w:hideMark/>
          </w:tcPr>
          <w:p w14:paraId="320F5DA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2884C2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11DE130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r>
      <w:tr w:rsidR="00413CD9" w:rsidRPr="009B6F4D" w14:paraId="781AA100" w14:textId="77777777" w:rsidTr="008F539C">
        <w:trPr>
          <w:trHeight w:val="288"/>
          <w:jc w:val="center"/>
        </w:trPr>
        <w:tc>
          <w:tcPr>
            <w:tcW w:w="440" w:type="dxa"/>
            <w:noWrap/>
            <w:hideMark/>
          </w:tcPr>
          <w:p w14:paraId="1E6FF57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1261" w:type="dxa"/>
            <w:noWrap/>
            <w:hideMark/>
          </w:tcPr>
          <w:p w14:paraId="48298C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7D0E97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33C710C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36240CD" w14:textId="77777777" w:rsidTr="008F539C">
        <w:trPr>
          <w:trHeight w:val="288"/>
          <w:jc w:val="center"/>
        </w:trPr>
        <w:tc>
          <w:tcPr>
            <w:tcW w:w="440" w:type="dxa"/>
            <w:noWrap/>
            <w:hideMark/>
          </w:tcPr>
          <w:p w14:paraId="309F84E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261" w:type="dxa"/>
            <w:noWrap/>
            <w:hideMark/>
          </w:tcPr>
          <w:p w14:paraId="72BB18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0EA3992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353866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r>
      <w:tr w:rsidR="00413CD9" w:rsidRPr="009B6F4D" w14:paraId="701A9108" w14:textId="77777777" w:rsidTr="008F539C">
        <w:trPr>
          <w:trHeight w:val="288"/>
          <w:jc w:val="center"/>
        </w:trPr>
        <w:tc>
          <w:tcPr>
            <w:tcW w:w="440" w:type="dxa"/>
            <w:noWrap/>
            <w:hideMark/>
          </w:tcPr>
          <w:p w14:paraId="5B5CB6F6"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261" w:type="dxa"/>
            <w:noWrap/>
            <w:hideMark/>
          </w:tcPr>
          <w:p w14:paraId="0EE3E7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845C39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76D7D2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14B38E7A" w14:textId="77777777" w:rsidTr="008F539C">
        <w:trPr>
          <w:trHeight w:val="288"/>
          <w:jc w:val="center"/>
        </w:trPr>
        <w:tc>
          <w:tcPr>
            <w:tcW w:w="440" w:type="dxa"/>
            <w:noWrap/>
            <w:hideMark/>
          </w:tcPr>
          <w:p w14:paraId="463AE48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1261" w:type="dxa"/>
            <w:noWrap/>
            <w:hideMark/>
          </w:tcPr>
          <w:p w14:paraId="5C5DFC5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CA756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5AA0CBE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r>
      <w:tr w:rsidR="00413CD9" w:rsidRPr="009B6F4D" w14:paraId="7AB01BBB" w14:textId="77777777" w:rsidTr="008F539C">
        <w:trPr>
          <w:trHeight w:val="288"/>
          <w:jc w:val="center"/>
        </w:trPr>
        <w:tc>
          <w:tcPr>
            <w:tcW w:w="440" w:type="dxa"/>
            <w:noWrap/>
            <w:hideMark/>
          </w:tcPr>
          <w:p w14:paraId="476DA5F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1261" w:type="dxa"/>
            <w:noWrap/>
            <w:hideMark/>
          </w:tcPr>
          <w:p w14:paraId="54844DF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72B0E6A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078CBB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r>
      <w:tr w:rsidR="00413CD9" w:rsidRPr="009B6F4D" w14:paraId="35DF8E74" w14:textId="77777777" w:rsidTr="008F539C">
        <w:trPr>
          <w:trHeight w:val="288"/>
          <w:jc w:val="center"/>
        </w:trPr>
        <w:tc>
          <w:tcPr>
            <w:tcW w:w="440" w:type="dxa"/>
            <w:noWrap/>
            <w:hideMark/>
          </w:tcPr>
          <w:p w14:paraId="5124C493"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1261" w:type="dxa"/>
            <w:noWrap/>
            <w:hideMark/>
          </w:tcPr>
          <w:p w14:paraId="0A962E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3E7412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05ED54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r>
      <w:tr w:rsidR="00413CD9" w:rsidRPr="009B6F4D" w14:paraId="590D1F9C" w14:textId="77777777" w:rsidTr="008F539C">
        <w:trPr>
          <w:trHeight w:val="288"/>
          <w:jc w:val="center"/>
        </w:trPr>
        <w:tc>
          <w:tcPr>
            <w:tcW w:w="440" w:type="dxa"/>
            <w:noWrap/>
            <w:hideMark/>
          </w:tcPr>
          <w:p w14:paraId="5C68BA0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1261" w:type="dxa"/>
            <w:noWrap/>
            <w:hideMark/>
          </w:tcPr>
          <w:p w14:paraId="38B4853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00685CF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3EC22C9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754888B0" w14:textId="77777777" w:rsidTr="008F539C">
        <w:trPr>
          <w:trHeight w:val="288"/>
          <w:jc w:val="center"/>
        </w:trPr>
        <w:tc>
          <w:tcPr>
            <w:tcW w:w="440" w:type="dxa"/>
            <w:noWrap/>
            <w:hideMark/>
          </w:tcPr>
          <w:p w14:paraId="678282E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261" w:type="dxa"/>
            <w:noWrap/>
            <w:hideMark/>
          </w:tcPr>
          <w:p w14:paraId="14E4D2F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297D97D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523795C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r>
      <w:tr w:rsidR="00413CD9" w:rsidRPr="009B6F4D" w14:paraId="7C99B708" w14:textId="77777777" w:rsidTr="008F539C">
        <w:trPr>
          <w:trHeight w:val="288"/>
          <w:jc w:val="center"/>
        </w:trPr>
        <w:tc>
          <w:tcPr>
            <w:tcW w:w="440" w:type="dxa"/>
            <w:noWrap/>
            <w:hideMark/>
          </w:tcPr>
          <w:p w14:paraId="7AB0BD1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261" w:type="dxa"/>
            <w:noWrap/>
            <w:hideMark/>
          </w:tcPr>
          <w:p w14:paraId="695451C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62D1774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18DA165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r>
      <w:tr w:rsidR="00413CD9" w:rsidRPr="009B6F4D" w14:paraId="739FB477" w14:textId="77777777" w:rsidTr="008F539C">
        <w:trPr>
          <w:trHeight w:val="288"/>
          <w:jc w:val="center"/>
        </w:trPr>
        <w:tc>
          <w:tcPr>
            <w:tcW w:w="440" w:type="dxa"/>
            <w:noWrap/>
            <w:hideMark/>
          </w:tcPr>
          <w:p w14:paraId="300F9B2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261" w:type="dxa"/>
            <w:noWrap/>
            <w:hideMark/>
          </w:tcPr>
          <w:p w14:paraId="61BFFAB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D020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71B712A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r>
      <w:tr w:rsidR="00413CD9" w:rsidRPr="009B6F4D" w14:paraId="6A5A5AC0" w14:textId="77777777" w:rsidTr="008F539C">
        <w:trPr>
          <w:trHeight w:val="288"/>
          <w:jc w:val="center"/>
        </w:trPr>
        <w:tc>
          <w:tcPr>
            <w:tcW w:w="440" w:type="dxa"/>
            <w:noWrap/>
            <w:hideMark/>
          </w:tcPr>
          <w:p w14:paraId="50DB230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1261" w:type="dxa"/>
            <w:noWrap/>
            <w:hideMark/>
          </w:tcPr>
          <w:p w14:paraId="01DBAF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63EEEA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5FAF662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73B0A6C3" w14:textId="77777777" w:rsidTr="008F539C">
        <w:trPr>
          <w:trHeight w:val="288"/>
          <w:jc w:val="center"/>
        </w:trPr>
        <w:tc>
          <w:tcPr>
            <w:tcW w:w="440" w:type="dxa"/>
            <w:noWrap/>
            <w:hideMark/>
          </w:tcPr>
          <w:p w14:paraId="27586BF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33</w:t>
            </w:r>
          </w:p>
        </w:tc>
        <w:tc>
          <w:tcPr>
            <w:tcW w:w="1261" w:type="dxa"/>
            <w:noWrap/>
            <w:hideMark/>
          </w:tcPr>
          <w:p w14:paraId="0632B20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1E3B0F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770812E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r>
      <w:tr w:rsidR="00413CD9" w:rsidRPr="009B6F4D" w14:paraId="0D97AAC0" w14:textId="77777777" w:rsidTr="008F539C">
        <w:trPr>
          <w:trHeight w:val="288"/>
          <w:jc w:val="center"/>
        </w:trPr>
        <w:tc>
          <w:tcPr>
            <w:tcW w:w="440" w:type="dxa"/>
            <w:noWrap/>
            <w:hideMark/>
          </w:tcPr>
          <w:p w14:paraId="5AFA852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261" w:type="dxa"/>
            <w:noWrap/>
            <w:hideMark/>
          </w:tcPr>
          <w:p w14:paraId="57D3A60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6D961B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2BC758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r>
      <w:tr w:rsidR="00413CD9" w:rsidRPr="009B6F4D" w14:paraId="73A8641D" w14:textId="77777777" w:rsidTr="008F539C">
        <w:trPr>
          <w:trHeight w:val="288"/>
          <w:jc w:val="center"/>
        </w:trPr>
        <w:tc>
          <w:tcPr>
            <w:tcW w:w="440" w:type="dxa"/>
            <w:noWrap/>
            <w:hideMark/>
          </w:tcPr>
          <w:p w14:paraId="0E7E32EA"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261" w:type="dxa"/>
            <w:noWrap/>
            <w:hideMark/>
          </w:tcPr>
          <w:p w14:paraId="1A73F71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6DDB6DD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611E9A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r>
      <w:tr w:rsidR="00413CD9" w:rsidRPr="009B6F4D" w14:paraId="5B0D70FD" w14:textId="77777777" w:rsidTr="008F539C">
        <w:trPr>
          <w:trHeight w:val="288"/>
          <w:jc w:val="center"/>
        </w:trPr>
        <w:tc>
          <w:tcPr>
            <w:tcW w:w="440" w:type="dxa"/>
            <w:noWrap/>
            <w:hideMark/>
          </w:tcPr>
          <w:p w14:paraId="1E15AFB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261" w:type="dxa"/>
            <w:noWrap/>
            <w:hideMark/>
          </w:tcPr>
          <w:p w14:paraId="41039B3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426721C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735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r>
      <w:tr w:rsidR="00413CD9" w:rsidRPr="009B6F4D" w14:paraId="6E05FB82" w14:textId="77777777" w:rsidTr="008F539C">
        <w:trPr>
          <w:trHeight w:val="288"/>
          <w:jc w:val="center"/>
        </w:trPr>
        <w:tc>
          <w:tcPr>
            <w:tcW w:w="440" w:type="dxa"/>
            <w:noWrap/>
            <w:hideMark/>
          </w:tcPr>
          <w:p w14:paraId="2DB4742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261" w:type="dxa"/>
            <w:noWrap/>
            <w:hideMark/>
          </w:tcPr>
          <w:p w14:paraId="7ED7BDC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598401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2CDF0F8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67A17F19" w14:textId="77777777" w:rsidTr="008F539C">
        <w:trPr>
          <w:trHeight w:val="288"/>
          <w:jc w:val="center"/>
        </w:trPr>
        <w:tc>
          <w:tcPr>
            <w:tcW w:w="440" w:type="dxa"/>
            <w:noWrap/>
            <w:hideMark/>
          </w:tcPr>
          <w:p w14:paraId="768E92F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1261" w:type="dxa"/>
            <w:noWrap/>
            <w:hideMark/>
          </w:tcPr>
          <w:p w14:paraId="56A9584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39ABDB4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110823F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r>
      <w:tr w:rsidR="00413CD9" w:rsidRPr="009B6F4D" w14:paraId="15273D01" w14:textId="77777777" w:rsidTr="008F539C">
        <w:trPr>
          <w:trHeight w:val="288"/>
          <w:jc w:val="center"/>
        </w:trPr>
        <w:tc>
          <w:tcPr>
            <w:tcW w:w="440" w:type="dxa"/>
            <w:noWrap/>
            <w:hideMark/>
          </w:tcPr>
          <w:p w14:paraId="3995CE3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261" w:type="dxa"/>
            <w:noWrap/>
            <w:hideMark/>
          </w:tcPr>
          <w:p w14:paraId="43147ED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453427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92AB8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2FD70D43" w14:textId="77777777" w:rsidTr="008F539C">
        <w:trPr>
          <w:trHeight w:val="288"/>
          <w:jc w:val="center"/>
        </w:trPr>
        <w:tc>
          <w:tcPr>
            <w:tcW w:w="440" w:type="dxa"/>
            <w:noWrap/>
            <w:hideMark/>
          </w:tcPr>
          <w:p w14:paraId="1D5C1A8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1261" w:type="dxa"/>
            <w:noWrap/>
            <w:hideMark/>
          </w:tcPr>
          <w:p w14:paraId="71721AE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417F38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489941F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r>
      <w:tr w:rsidR="00413CD9" w:rsidRPr="009B6F4D" w14:paraId="42144FDF" w14:textId="77777777" w:rsidTr="008F539C">
        <w:trPr>
          <w:trHeight w:val="288"/>
          <w:jc w:val="center"/>
        </w:trPr>
        <w:tc>
          <w:tcPr>
            <w:tcW w:w="440" w:type="dxa"/>
            <w:noWrap/>
            <w:hideMark/>
          </w:tcPr>
          <w:p w14:paraId="6824A066"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1261" w:type="dxa"/>
            <w:noWrap/>
            <w:hideMark/>
          </w:tcPr>
          <w:p w14:paraId="602A59D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3C4B54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3C6BB63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39544F10" w14:textId="77777777" w:rsidTr="008F539C">
        <w:trPr>
          <w:trHeight w:val="288"/>
          <w:jc w:val="center"/>
        </w:trPr>
        <w:tc>
          <w:tcPr>
            <w:tcW w:w="440" w:type="dxa"/>
            <w:noWrap/>
            <w:hideMark/>
          </w:tcPr>
          <w:p w14:paraId="204907AA"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261" w:type="dxa"/>
            <w:noWrap/>
            <w:hideMark/>
          </w:tcPr>
          <w:p w14:paraId="2CB7BC9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FCA5F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31D07DA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59F0F68D" w14:textId="77777777" w:rsidTr="008F539C">
        <w:trPr>
          <w:trHeight w:val="288"/>
          <w:jc w:val="center"/>
        </w:trPr>
        <w:tc>
          <w:tcPr>
            <w:tcW w:w="440" w:type="dxa"/>
            <w:noWrap/>
            <w:hideMark/>
          </w:tcPr>
          <w:p w14:paraId="7269FBD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261" w:type="dxa"/>
            <w:noWrap/>
            <w:hideMark/>
          </w:tcPr>
          <w:p w14:paraId="66F0526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2C973D9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4123D9A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5AD9F29" w14:textId="77777777" w:rsidTr="008F539C">
        <w:trPr>
          <w:trHeight w:val="288"/>
          <w:jc w:val="center"/>
        </w:trPr>
        <w:tc>
          <w:tcPr>
            <w:tcW w:w="440" w:type="dxa"/>
            <w:noWrap/>
            <w:hideMark/>
          </w:tcPr>
          <w:p w14:paraId="0C2F70B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261" w:type="dxa"/>
            <w:noWrap/>
            <w:hideMark/>
          </w:tcPr>
          <w:p w14:paraId="1304E39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D9CFF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4B1178F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r>
      <w:tr w:rsidR="00413CD9" w:rsidRPr="009B6F4D" w14:paraId="63CCF222" w14:textId="77777777" w:rsidTr="008F539C">
        <w:trPr>
          <w:trHeight w:val="288"/>
          <w:jc w:val="center"/>
        </w:trPr>
        <w:tc>
          <w:tcPr>
            <w:tcW w:w="440" w:type="dxa"/>
            <w:noWrap/>
            <w:hideMark/>
          </w:tcPr>
          <w:p w14:paraId="60BFC361"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1261" w:type="dxa"/>
            <w:noWrap/>
            <w:hideMark/>
          </w:tcPr>
          <w:p w14:paraId="37B7582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FBC8F1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4FC9C8B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59335C6F" w14:textId="77777777" w:rsidTr="008F539C">
        <w:trPr>
          <w:trHeight w:val="288"/>
          <w:jc w:val="center"/>
        </w:trPr>
        <w:tc>
          <w:tcPr>
            <w:tcW w:w="440" w:type="dxa"/>
            <w:noWrap/>
            <w:hideMark/>
          </w:tcPr>
          <w:p w14:paraId="4871FB5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261" w:type="dxa"/>
            <w:noWrap/>
            <w:hideMark/>
          </w:tcPr>
          <w:p w14:paraId="57C4D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36C5AED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58D224E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r>
      <w:tr w:rsidR="00413CD9" w:rsidRPr="009B6F4D" w14:paraId="7B453289" w14:textId="77777777" w:rsidTr="008F539C">
        <w:trPr>
          <w:trHeight w:val="288"/>
          <w:jc w:val="center"/>
        </w:trPr>
        <w:tc>
          <w:tcPr>
            <w:tcW w:w="440" w:type="dxa"/>
            <w:noWrap/>
            <w:hideMark/>
          </w:tcPr>
          <w:p w14:paraId="226E032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1261" w:type="dxa"/>
            <w:noWrap/>
            <w:hideMark/>
          </w:tcPr>
          <w:p w14:paraId="717B365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1EE1C0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55A25D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05F4484B" w14:textId="77777777" w:rsidTr="008F539C">
        <w:trPr>
          <w:trHeight w:val="288"/>
          <w:jc w:val="center"/>
        </w:trPr>
        <w:tc>
          <w:tcPr>
            <w:tcW w:w="440" w:type="dxa"/>
            <w:noWrap/>
            <w:hideMark/>
          </w:tcPr>
          <w:p w14:paraId="28B0A0F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261" w:type="dxa"/>
            <w:noWrap/>
            <w:hideMark/>
          </w:tcPr>
          <w:p w14:paraId="1B1BEC7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94C393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1C3B1F7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r>
      <w:tr w:rsidR="00413CD9" w:rsidRPr="009B6F4D" w14:paraId="09C26CCF" w14:textId="77777777" w:rsidTr="008F539C">
        <w:trPr>
          <w:trHeight w:val="288"/>
          <w:jc w:val="center"/>
        </w:trPr>
        <w:tc>
          <w:tcPr>
            <w:tcW w:w="440" w:type="dxa"/>
            <w:noWrap/>
            <w:hideMark/>
          </w:tcPr>
          <w:p w14:paraId="078605F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261" w:type="dxa"/>
            <w:noWrap/>
            <w:hideMark/>
          </w:tcPr>
          <w:p w14:paraId="3BA0A33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1CA2227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1310EC8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41D3950" w14:textId="77777777" w:rsidTr="008F539C">
        <w:trPr>
          <w:trHeight w:val="288"/>
          <w:jc w:val="center"/>
        </w:trPr>
        <w:tc>
          <w:tcPr>
            <w:tcW w:w="440" w:type="dxa"/>
            <w:noWrap/>
            <w:hideMark/>
          </w:tcPr>
          <w:p w14:paraId="02D4FF78"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w:t>
            </w:r>
          </w:p>
        </w:tc>
        <w:tc>
          <w:tcPr>
            <w:tcW w:w="1261" w:type="dxa"/>
            <w:noWrap/>
            <w:hideMark/>
          </w:tcPr>
          <w:p w14:paraId="40594FE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3D5AF1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65015F2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7404A14B" w14:textId="77777777" w:rsidTr="008F539C">
        <w:trPr>
          <w:trHeight w:val="288"/>
          <w:jc w:val="center"/>
        </w:trPr>
        <w:tc>
          <w:tcPr>
            <w:tcW w:w="440" w:type="dxa"/>
            <w:noWrap/>
            <w:hideMark/>
          </w:tcPr>
          <w:p w14:paraId="702C588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261" w:type="dxa"/>
            <w:noWrap/>
            <w:hideMark/>
          </w:tcPr>
          <w:p w14:paraId="704D773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66E4644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62E8FBF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r>
      <w:tr w:rsidR="00413CD9" w:rsidRPr="009B6F4D" w14:paraId="337A2727" w14:textId="77777777" w:rsidTr="008F539C">
        <w:trPr>
          <w:trHeight w:val="288"/>
          <w:jc w:val="center"/>
        </w:trPr>
        <w:tc>
          <w:tcPr>
            <w:tcW w:w="440" w:type="dxa"/>
            <w:noWrap/>
            <w:hideMark/>
          </w:tcPr>
          <w:p w14:paraId="70ACC0E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1261" w:type="dxa"/>
            <w:noWrap/>
            <w:hideMark/>
          </w:tcPr>
          <w:p w14:paraId="2E72444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70B30F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06EE63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2AA77018" w14:textId="77777777" w:rsidTr="008F539C">
        <w:trPr>
          <w:trHeight w:val="288"/>
          <w:jc w:val="center"/>
        </w:trPr>
        <w:tc>
          <w:tcPr>
            <w:tcW w:w="440" w:type="dxa"/>
            <w:noWrap/>
            <w:hideMark/>
          </w:tcPr>
          <w:p w14:paraId="703CD97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1261" w:type="dxa"/>
            <w:noWrap/>
            <w:hideMark/>
          </w:tcPr>
          <w:p w14:paraId="69704D7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14591C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39AD42F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70888EDC" w14:textId="77777777" w:rsidTr="008F539C">
        <w:trPr>
          <w:trHeight w:val="288"/>
          <w:jc w:val="center"/>
        </w:trPr>
        <w:tc>
          <w:tcPr>
            <w:tcW w:w="440" w:type="dxa"/>
            <w:noWrap/>
            <w:hideMark/>
          </w:tcPr>
          <w:p w14:paraId="7484027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1261" w:type="dxa"/>
            <w:noWrap/>
            <w:hideMark/>
          </w:tcPr>
          <w:p w14:paraId="076050F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150F391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0E495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r>
      <w:tr w:rsidR="00413CD9" w:rsidRPr="009B6F4D" w14:paraId="15A2D3AA" w14:textId="77777777" w:rsidTr="008F539C">
        <w:trPr>
          <w:trHeight w:val="288"/>
          <w:jc w:val="center"/>
        </w:trPr>
        <w:tc>
          <w:tcPr>
            <w:tcW w:w="440" w:type="dxa"/>
            <w:noWrap/>
            <w:hideMark/>
          </w:tcPr>
          <w:p w14:paraId="41DD7732"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1261" w:type="dxa"/>
            <w:noWrap/>
            <w:hideMark/>
          </w:tcPr>
          <w:p w14:paraId="68329A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786F115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7F88E1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4566542C" w14:textId="77777777" w:rsidTr="008F539C">
        <w:trPr>
          <w:trHeight w:val="288"/>
          <w:jc w:val="center"/>
        </w:trPr>
        <w:tc>
          <w:tcPr>
            <w:tcW w:w="440" w:type="dxa"/>
            <w:noWrap/>
            <w:hideMark/>
          </w:tcPr>
          <w:p w14:paraId="229ED07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1261" w:type="dxa"/>
            <w:noWrap/>
            <w:hideMark/>
          </w:tcPr>
          <w:p w14:paraId="41B119E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23CCD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31A296A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111F4187" w14:textId="77777777" w:rsidTr="008F539C">
        <w:trPr>
          <w:trHeight w:val="288"/>
          <w:jc w:val="center"/>
        </w:trPr>
        <w:tc>
          <w:tcPr>
            <w:tcW w:w="440" w:type="dxa"/>
            <w:noWrap/>
            <w:hideMark/>
          </w:tcPr>
          <w:p w14:paraId="01B7FC4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1261" w:type="dxa"/>
            <w:noWrap/>
            <w:hideMark/>
          </w:tcPr>
          <w:p w14:paraId="0A55A63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12D5E9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335DE9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r>
      <w:tr w:rsidR="00413CD9" w:rsidRPr="009B6F4D" w14:paraId="03D743D4" w14:textId="77777777" w:rsidTr="008F539C">
        <w:trPr>
          <w:trHeight w:val="288"/>
          <w:jc w:val="center"/>
        </w:trPr>
        <w:tc>
          <w:tcPr>
            <w:tcW w:w="440" w:type="dxa"/>
            <w:noWrap/>
            <w:hideMark/>
          </w:tcPr>
          <w:p w14:paraId="77219781"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1261" w:type="dxa"/>
            <w:noWrap/>
            <w:hideMark/>
          </w:tcPr>
          <w:p w14:paraId="5EBE2A4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06977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292BBD6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r>
      <w:tr w:rsidR="00413CD9" w:rsidRPr="009B6F4D" w14:paraId="44600A5D" w14:textId="77777777" w:rsidTr="008F539C">
        <w:trPr>
          <w:trHeight w:val="288"/>
          <w:jc w:val="center"/>
        </w:trPr>
        <w:tc>
          <w:tcPr>
            <w:tcW w:w="440" w:type="dxa"/>
            <w:noWrap/>
            <w:hideMark/>
          </w:tcPr>
          <w:p w14:paraId="7451DB08"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1261" w:type="dxa"/>
            <w:noWrap/>
            <w:hideMark/>
          </w:tcPr>
          <w:p w14:paraId="034CA98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2F104C5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1F4CF36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r>
      <w:tr w:rsidR="00413CD9" w:rsidRPr="009B6F4D" w14:paraId="0C4ED0E4" w14:textId="77777777" w:rsidTr="008F539C">
        <w:trPr>
          <w:trHeight w:val="288"/>
          <w:jc w:val="center"/>
        </w:trPr>
        <w:tc>
          <w:tcPr>
            <w:tcW w:w="440" w:type="dxa"/>
            <w:noWrap/>
            <w:hideMark/>
          </w:tcPr>
          <w:p w14:paraId="337A77B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60</w:t>
            </w:r>
          </w:p>
        </w:tc>
        <w:tc>
          <w:tcPr>
            <w:tcW w:w="1261" w:type="dxa"/>
            <w:noWrap/>
            <w:hideMark/>
          </w:tcPr>
          <w:p w14:paraId="7C4E75F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910C5E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4384C68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2256D6E6" w14:textId="77777777" w:rsidTr="008F539C">
        <w:trPr>
          <w:trHeight w:val="288"/>
          <w:jc w:val="center"/>
        </w:trPr>
        <w:tc>
          <w:tcPr>
            <w:tcW w:w="440" w:type="dxa"/>
            <w:noWrap/>
            <w:hideMark/>
          </w:tcPr>
          <w:p w14:paraId="46B07F51"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1261" w:type="dxa"/>
            <w:noWrap/>
            <w:hideMark/>
          </w:tcPr>
          <w:p w14:paraId="7C1111A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35DEBF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3D688C7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06D15F0B" w14:textId="77777777" w:rsidTr="008F539C">
        <w:trPr>
          <w:trHeight w:val="288"/>
          <w:jc w:val="center"/>
        </w:trPr>
        <w:tc>
          <w:tcPr>
            <w:tcW w:w="440" w:type="dxa"/>
            <w:noWrap/>
            <w:hideMark/>
          </w:tcPr>
          <w:p w14:paraId="787F061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261" w:type="dxa"/>
            <w:noWrap/>
            <w:hideMark/>
          </w:tcPr>
          <w:p w14:paraId="3C19F76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B34E9E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7FD572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687E0E5" w14:textId="77777777" w:rsidTr="008F539C">
        <w:trPr>
          <w:trHeight w:val="288"/>
          <w:jc w:val="center"/>
        </w:trPr>
        <w:tc>
          <w:tcPr>
            <w:tcW w:w="440" w:type="dxa"/>
            <w:noWrap/>
            <w:hideMark/>
          </w:tcPr>
          <w:p w14:paraId="2937DC53"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261" w:type="dxa"/>
            <w:noWrap/>
            <w:hideMark/>
          </w:tcPr>
          <w:p w14:paraId="5F0C1FE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F30291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25A571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18E9A340" w14:textId="77777777" w:rsidTr="008F539C">
        <w:trPr>
          <w:trHeight w:val="288"/>
          <w:jc w:val="center"/>
        </w:trPr>
        <w:tc>
          <w:tcPr>
            <w:tcW w:w="440" w:type="dxa"/>
            <w:noWrap/>
            <w:hideMark/>
          </w:tcPr>
          <w:p w14:paraId="25CB67A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1261" w:type="dxa"/>
            <w:noWrap/>
            <w:hideMark/>
          </w:tcPr>
          <w:p w14:paraId="0754C0A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96E61C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7AA9530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r>
      <w:tr w:rsidR="00413CD9" w:rsidRPr="009B6F4D" w14:paraId="521A387E" w14:textId="77777777" w:rsidTr="008F539C">
        <w:trPr>
          <w:trHeight w:val="288"/>
          <w:jc w:val="center"/>
        </w:trPr>
        <w:tc>
          <w:tcPr>
            <w:tcW w:w="440" w:type="dxa"/>
            <w:noWrap/>
            <w:hideMark/>
          </w:tcPr>
          <w:p w14:paraId="5628941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1261" w:type="dxa"/>
            <w:noWrap/>
            <w:hideMark/>
          </w:tcPr>
          <w:p w14:paraId="6DC5CE8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89211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76A7D60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6744FEBF" w14:textId="77777777" w:rsidTr="008F539C">
        <w:trPr>
          <w:trHeight w:val="288"/>
          <w:jc w:val="center"/>
        </w:trPr>
        <w:tc>
          <w:tcPr>
            <w:tcW w:w="440" w:type="dxa"/>
            <w:noWrap/>
            <w:hideMark/>
          </w:tcPr>
          <w:p w14:paraId="52F61CE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261" w:type="dxa"/>
            <w:noWrap/>
            <w:hideMark/>
          </w:tcPr>
          <w:p w14:paraId="46BFA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42C326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53AC1EC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46211468" w14:textId="77777777" w:rsidTr="008F539C">
        <w:trPr>
          <w:trHeight w:val="288"/>
          <w:jc w:val="center"/>
        </w:trPr>
        <w:tc>
          <w:tcPr>
            <w:tcW w:w="440" w:type="dxa"/>
            <w:noWrap/>
            <w:hideMark/>
          </w:tcPr>
          <w:p w14:paraId="5CEDE118"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1261" w:type="dxa"/>
            <w:noWrap/>
            <w:hideMark/>
          </w:tcPr>
          <w:p w14:paraId="2CE12B4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54679F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BC2E36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2D6D9B57" w14:textId="77777777" w:rsidTr="008F539C">
        <w:trPr>
          <w:trHeight w:val="288"/>
          <w:jc w:val="center"/>
        </w:trPr>
        <w:tc>
          <w:tcPr>
            <w:tcW w:w="440" w:type="dxa"/>
            <w:noWrap/>
            <w:hideMark/>
          </w:tcPr>
          <w:p w14:paraId="7E18B48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1261" w:type="dxa"/>
            <w:noWrap/>
            <w:hideMark/>
          </w:tcPr>
          <w:p w14:paraId="14D22A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DC3E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40A377E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357E1624" w14:textId="77777777" w:rsidTr="008F539C">
        <w:trPr>
          <w:trHeight w:val="288"/>
          <w:jc w:val="center"/>
        </w:trPr>
        <w:tc>
          <w:tcPr>
            <w:tcW w:w="440" w:type="dxa"/>
            <w:noWrap/>
            <w:hideMark/>
          </w:tcPr>
          <w:p w14:paraId="60ED294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261" w:type="dxa"/>
            <w:noWrap/>
            <w:hideMark/>
          </w:tcPr>
          <w:p w14:paraId="055660D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5DCEDBB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3D00F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04643A4C" w14:textId="77777777" w:rsidTr="008F539C">
        <w:trPr>
          <w:trHeight w:val="288"/>
          <w:jc w:val="center"/>
        </w:trPr>
        <w:tc>
          <w:tcPr>
            <w:tcW w:w="440" w:type="dxa"/>
            <w:noWrap/>
            <w:hideMark/>
          </w:tcPr>
          <w:p w14:paraId="41242AC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1261" w:type="dxa"/>
            <w:noWrap/>
            <w:hideMark/>
          </w:tcPr>
          <w:p w14:paraId="238A345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806C6D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70733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7C84BC6F" w14:textId="77777777" w:rsidTr="008F539C">
        <w:trPr>
          <w:trHeight w:val="288"/>
          <w:jc w:val="center"/>
        </w:trPr>
        <w:tc>
          <w:tcPr>
            <w:tcW w:w="440" w:type="dxa"/>
            <w:noWrap/>
            <w:hideMark/>
          </w:tcPr>
          <w:p w14:paraId="141D212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261" w:type="dxa"/>
            <w:noWrap/>
            <w:hideMark/>
          </w:tcPr>
          <w:p w14:paraId="3C8D506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14513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61038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bl>
    <w:p w14:paraId="4097CBB0" w14:textId="77777777" w:rsidR="00413CD9" w:rsidRDefault="00413CD9" w:rsidP="00254895"/>
    <w:p w14:paraId="6721F68D" w14:textId="07851B12" w:rsidR="0022698D" w:rsidRDefault="0022698D" w:rsidP="0022698D">
      <w:pPr>
        <w:pStyle w:val="Ttulo4"/>
      </w:pPr>
      <w:bookmarkStart w:id="979" w:name="_Toc199587883"/>
      <w:bookmarkStart w:id="980" w:name="_Toc201090357"/>
      <w:r>
        <w:lastRenderedPageBreak/>
        <w:t>Cálculo de Chi Cuadrado de Bondad de Ajuste.</w:t>
      </w:r>
      <w:bookmarkEnd w:id="979"/>
      <w:bookmarkEnd w:id="980"/>
    </w:p>
    <w:p w14:paraId="746A8418" w14:textId="6BB9259B" w:rsidR="0022698D" w:rsidRDefault="00A61C6E" w:rsidP="00A61C6E">
      <w:r>
        <w:t xml:space="preserve">La prueba de </w:t>
      </w:r>
      <w:r w:rsidR="0022698D">
        <w:t xml:space="preserve">chi cuadrado de bondad de ajuste es una prueba </w:t>
      </w:r>
      <w:r w:rsidRPr="00A61C6E">
        <w:t>estadística no paramétrica que permite determinar si las frecuencias observadas en una muestra difieren significativamente de las frecuencias esperadas bajo una determinada hipótesis</w:t>
      </w:r>
      <w:r>
        <w:t xml:space="preserve">, </w:t>
      </w:r>
      <w:r w:rsidRPr="00A61C6E">
        <w:t>puede usarse para verificar si las predicciones están distribuidas uniformemente o de acuerdo a una proporción teórica esperada.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A61C6E" w14:paraId="1074681C" w14:textId="77777777" w:rsidTr="00803348">
        <w:tc>
          <w:tcPr>
            <w:tcW w:w="500" w:type="pct"/>
          </w:tcPr>
          <w:p w14:paraId="7F7B1BFA" w14:textId="77777777" w:rsidR="00A61C6E" w:rsidRDefault="00A61C6E" w:rsidP="00803348">
            <w:pPr>
              <w:ind w:firstLine="0"/>
            </w:pPr>
          </w:p>
        </w:tc>
        <w:tc>
          <w:tcPr>
            <w:tcW w:w="4000" w:type="pct"/>
          </w:tcPr>
          <w:p w14:paraId="30ED3BFC" w14:textId="2BE72B7D" w:rsidR="00A61C6E" w:rsidRDefault="00133DB9" w:rsidP="00803348">
            <w:pPr>
              <w:ind w:firstLine="0"/>
            </w:pPr>
            <m:oMathPara>
              <m:oMath>
                <m:sSup>
                  <m:sSupPr>
                    <m:ctrlPr>
                      <w:rPr>
                        <w:rFonts w:ascii="Cambria Math" w:eastAsia="Times New Roman" w:hAnsi="Cambria Math" w:cs="Calibri"/>
                        <w:b/>
                        <w:bCs/>
                        <w:sz w:val="22"/>
                        <w:lang w:eastAsia="es-BO"/>
                      </w:rPr>
                    </m:ctrlPr>
                  </m:sSupPr>
                  <m:e>
                    <m:r>
                      <m:rPr>
                        <m:sty m:val="bi"/>
                      </m:rPr>
                      <w:rPr>
                        <w:rFonts w:ascii="Cambria Math" w:eastAsia="Times New Roman" w:hAnsi="Cambria Math" w:cs="Calibri"/>
                        <w:sz w:val="22"/>
                        <w:lang w:eastAsia="es-BO"/>
                      </w:rPr>
                      <m:t>x</m:t>
                    </m:r>
                  </m:e>
                  <m:sup>
                    <m:r>
                      <m:rPr>
                        <m:sty m:val="bi"/>
                      </m:rPr>
                      <w:rPr>
                        <w:rFonts w:ascii="Cambria Math" w:eastAsia="Times New Roman" w:hAnsi="Cambria Math" w:cs="Calibri"/>
                        <w:sz w:val="22"/>
                        <w:lang w:eastAsia="es-BO"/>
                      </w:rPr>
                      <m:t>2</m:t>
                    </m:r>
                  </m:sup>
                </m:s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oMath>
            </m:oMathPara>
          </w:p>
        </w:tc>
        <w:tc>
          <w:tcPr>
            <w:tcW w:w="500" w:type="pct"/>
          </w:tcPr>
          <w:p w14:paraId="1822F742" w14:textId="6023D2CD" w:rsidR="00A61C6E" w:rsidRDefault="00A61C6E" w:rsidP="00803348">
            <w:pPr>
              <w:ind w:firstLine="0"/>
            </w:pPr>
            <w:r>
              <w:t>(</w:t>
            </w:r>
            <w:r w:rsidR="00133DB9">
              <w:fldChar w:fldCharType="begin"/>
            </w:r>
            <w:r w:rsidR="00133DB9">
              <w:instrText xml:space="preserve"> SEQ Ecuación \* ARABIC </w:instrText>
            </w:r>
            <w:r w:rsidR="00133DB9">
              <w:fldChar w:fldCharType="separate"/>
            </w:r>
            <w:r w:rsidR="00C9395B">
              <w:rPr>
                <w:noProof/>
              </w:rPr>
              <w:t>10</w:t>
            </w:r>
            <w:r w:rsidR="00133DB9">
              <w:rPr>
                <w:noProof/>
              </w:rPr>
              <w:fldChar w:fldCharType="end"/>
            </w:r>
            <w:r>
              <w:t>)</w:t>
            </w:r>
          </w:p>
        </w:tc>
      </w:tr>
    </w:tbl>
    <w:p w14:paraId="3177E4AD" w14:textId="77777777" w:rsidR="00A61C6E" w:rsidRDefault="00A61C6E" w:rsidP="00A61C6E">
      <w:r>
        <w:t>Donde:</w:t>
      </w:r>
    </w:p>
    <w:p w14:paraId="4238C414" w14:textId="377E9C0F" w:rsidR="00A61C6E" w:rsidRDefault="00133DB9"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r w:rsidR="00A61C6E">
        <w:t>: Frecuencia observada en la categoría i.</w:t>
      </w:r>
    </w:p>
    <w:p w14:paraId="38E489DE" w14:textId="2380521F" w:rsidR="00A61C6E" w:rsidRDefault="00133DB9"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r w:rsidR="00A61C6E">
        <w:t>: Frecuencia esperada en la categoría i.</w:t>
      </w:r>
    </w:p>
    <w:p w14:paraId="0CDB3686" w14:textId="37B11D7F" w:rsidR="00413CD9" w:rsidRDefault="004010C1" w:rsidP="00413CD9">
      <w:r>
        <w:t xml:space="preserve">Se </w:t>
      </w:r>
      <w:r w:rsidR="009874B5">
        <w:t>calcula</w:t>
      </w:r>
      <w:r w:rsidR="004032AC">
        <w:t xml:space="preserve"> chi cuadrado como observamos en la </w:t>
      </w:r>
      <w:r w:rsidR="004032AC">
        <w:fldChar w:fldCharType="begin"/>
      </w:r>
      <w:r w:rsidR="004032AC">
        <w:instrText xml:space="preserve"> REF _Ref199348490 \h </w:instrText>
      </w:r>
      <w:r w:rsidR="004032AC">
        <w:fldChar w:fldCharType="separate"/>
      </w:r>
      <w:r w:rsidR="00C9395B" w:rsidRPr="004032AC">
        <w:t xml:space="preserve">Tabla </w:t>
      </w:r>
      <w:r w:rsidR="00C9395B">
        <w:rPr>
          <w:noProof/>
        </w:rPr>
        <w:t>5</w:t>
      </w:r>
      <w:r w:rsidR="004032AC">
        <w:fldChar w:fldCharType="end"/>
      </w:r>
      <w:r w:rsidR="004032AC">
        <w:t xml:space="preserve">. Separamos los </w:t>
      </w:r>
      <w:r w:rsidR="004A1ADA">
        <w:t>cálculos</w:t>
      </w:r>
      <w:r w:rsidR="004032AC">
        <w:t xml:space="preserve"> en columnas, en la quinta columna hallamos la diferencia entre los aciertos del modelo y los aciertos esperados, en la siguiente columna </w:t>
      </w:r>
      <w:r w:rsidR="004A1ADA">
        <w:t xml:space="preserve">elevamos el resultado hallado por la diferencia, posteriormente dividimos por el acierto esperado, una vez concluidos estos cálculos podemos hacer la sumatoria de los valores de la </w:t>
      </w:r>
      <w:r w:rsidR="00101CB7">
        <w:t>última</w:t>
      </w:r>
      <w:r w:rsidR="004A1ADA">
        <w:t xml:space="preserve"> columna.</w:t>
      </w:r>
    </w:p>
    <w:p w14:paraId="36A8E029" w14:textId="512C478F" w:rsidR="004032AC" w:rsidRDefault="004032AC" w:rsidP="008545FD">
      <w:pPr>
        <w:pStyle w:val="EstiloNota"/>
      </w:pPr>
      <w:bookmarkStart w:id="981" w:name="_Ref199348490"/>
      <w:bookmarkStart w:id="982" w:name="_Toc201090438"/>
      <w:r w:rsidRPr="004032AC">
        <w:t xml:space="preserve">Tabla </w:t>
      </w:r>
      <w:r w:rsidR="00133DB9">
        <w:fldChar w:fldCharType="begin"/>
      </w:r>
      <w:r w:rsidR="00133DB9">
        <w:instrText xml:space="preserve"> SEQ Tabla \* ARABIC </w:instrText>
      </w:r>
      <w:r w:rsidR="00133DB9">
        <w:fldChar w:fldCharType="separate"/>
      </w:r>
      <w:r w:rsidR="00C9395B">
        <w:rPr>
          <w:noProof/>
        </w:rPr>
        <w:t>5</w:t>
      </w:r>
      <w:r w:rsidR="00133DB9">
        <w:rPr>
          <w:noProof/>
        </w:rPr>
        <w:fldChar w:fldCharType="end"/>
      </w:r>
      <w:bookmarkEnd w:id="981"/>
      <w:r w:rsidRPr="004032AC">
        <w:br/>
      </w:r>
      <w:r w:rsidRPr="00D02705">
        <w:rPr>
          <w:b w:val="0"/>
          <w:bCs w:val="0"/>
          <w:i/>
          <w:iCs/>
        </w:rPr>
        <w:t>Tabla de cálculos para chi cuadrado</w:t>
      </w:r>
      <w:r w:rsidRPr="00A3382C">
        <w:t>.</w:t>
      </w:r>
      <w:bookmarkEnd w:id="982"/>
    </w:p>
    <w:tbl>
      <w:tblPr>
        <w:tblStyle w:val="EstiloTablaApa7"/>
        <w:tblW w:w="9360" w:type="dxa"/>
        <w:tblLayout w:type="fixed"/>
        <w:tblLook w:val="04A0" w:firstRow="1" w:lastRow="0" w:firstColumn="1" w:lastColumn="0" w:noHBand="0" w:noVBand="1"/>
      </w:tblPr>
      <w:tblGrid>
        <w:gridCol w:w="440"/>
        <w:gridCol w:w="986"/>
        <w:gridCol w:w="1236"/>
        <w:gridCol w:w="1478"/>
        <w:gridCol w:w="1392"/>
        <w:gridCol w:w="1848"/>
        <w:gridCol w:w="1980"/>
      </w:tblGrid>
      <w:tr w:rsidR="004032AC" w:rsidRPr="009B6F4D" w14:paraId="282012F3" w14:textId="77777777" w:rsidTr="00803348">
        <w:trPr>
          <w:cnfStyle w:val="100000000000" w:firstRow="1" w:lastRow="0" w:firstColumn="0" w:lastColumn="0" w:oddVBand="0" w:evenVBand="0" w:oddHBand="0" w:evenHBand="0" w:firstRowFirstColumn="0" w:firstRowLastColumn="0" w:lastRowFirstColumn="0" w:lastRowLastColumn="0"/>
          <w:trHeight w:val="288"/>
        </w:trPr>
        <w:tc>
          <w:tcPr>
            <w:tcW w:w="440" w:type="dxa"/>
            <w:noWrap/>
            <w:hideMark/>
          </w:tcPr>
          <w:p w14:paraId="3415C93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p>
        </w:tc>
        <w:tc>
          <w:tcPr>
            <w:tcW w:w="986" w:type="dxa"/>
            <w:noWrap/>
            <w:hideMark/>
          </w:tcPr>
          <w:p w14:paraId="42D5D405"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Carácter</w:t>
            </w:r>
          </w:p>
        </w:tc>
        <w:tc>
          <w:tcPr>
            <w:tcW w:w="1236" w:type="dxa"/>
            <w:noWrap/>
            <w:hideMark/>
          </w:tcPr>
          <w:p w14:paraId="2033A78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p>
        </w:tc>
        <w:tc>
          <w:tcPr>
            <w:tcW w:w="1478" w:type="dxa"/>
            <w:noWrap/>
            <w:hideMark/>
          </w:tcPr>
          <w:p w14:paraId="78AF76A1"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p>
        </w:tc>
        <w:tc>
          <w:tcPr>
            <w:tcW w:w="1392" w:type="dxa"/>
            <w:noWrap/>
            <w:hideMark/>
          </w:tcPr>
          <w:p w14:paraId="7E66F758" w14:textId="77777777" w:rsidR="004032AC" w:rsidRPr="009B6F4D" w:rsidRDefault="00133DB9" w:rsidP="00803348">
            <w:pPr>
              <w:spacing w:line="240" w:lineRule="auto"/>
              <w:ind w:firstLine="0"/>
              <w:jc w:val="center"/>
              <w:rPr>
                <w:rFonts w:ascii="Calibri" w:eastAsia="Times New Roman" w:hAnsi="Calibri" w:cs="Calibri"/>
                <w:b/>
                <w:bCs/>
                <w:sz w:val="22"/>
                <w:lang w:eastAsia="es-BO"/>
              </w:rPr>
            </w:pPr>
            <m:oMathPara>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m:oMathPara>
          </w:p>
        </w:tc>
        <w:tc>
          <w:tcPr>
            <w:tcW w:w="1848" w:type="dxa"/>
            <w:noWrap/>
            <w:hideMark/>
          </w:tcPr>
          <w:p w14:paraId="4F2BEAB9" w14:textId="77777777" w:rsidR="004032AC" w:rsidRPr="009B6F4D" w:rsidRDefault="00133DB9" w:rsidP="00803348">
            <w:pPr>
              <w:spacing w:line="240" w:lineRule="auto"/>
              <w:ind w:firstLine="0"/>
              <w:jc w:val="center"/>
              <w:rPr>
                <w:rFonts w:ascii="Calibri" w:eastAsia="Times New Roman" w:hAnsi="Calibri" w:cs="Calibri"/>
                <w:b/>
                <w:bCs/>
                <w:sz w:val="22"/>
                <w:lang w:eastAsia="es-BO"/>
              </w:rPr>
            </w:pPr>
            <m:oMathPara>
              <m:oMath>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oMath>
            </m:oMathPara>
          </w:p>
        </w:tc>
        <w:tc>
          <w:tcPr>
            <w:tcW w:w="1980" w:type="dxa"/>
            <w:noWrap/>
            <w:hideMark/>
          </w:tcPr>
          <w:p w14:paraId="62D88981" w14:textId="77777777" w:rsidR="004032AC" w:rsidRPr="009B6F4D" w:rsidRDefault="00133DB9" w:rsidP="00803348">
            <w:pPr>
              <w:spacing w:line="240" w:lineRule="auto"/>
              <w:ind w:firstLine="0"/>
              <w:jc w:val="center"/>
              <w:rPr>
                <w:rFonts w:ascii="Calibri" w:eastAsia="Times New Roman" w:hAnsi="Calibri" w:cs="Calibri"/>
                <w:b/>
                <w:bCs/>
                <w:sz w:val="22"/>
                <w:lang w:eastAsia="es-BO"/>
              </w:rPr>
            </w:pPr>
            <m:oMathPara>
              <m:oMath>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oMath>
            </m:oMathPara>
          </w:p>
        </w:tc>
      </w:tr>
      <w:tr w:rsidR="004032AC" w:rsidRPr="009B6F4D" w14:paraId="6575C022" w14:textId="77777777" w:rsidTr="00803348">
        <w:trPr>
          <w:trHeight w:val="288"/>
        </w:trPr>
        <w:tc>
          <w:tcPr>
            <w:tcW w:w="440" w:type="dxa"/>
            <w:noWrap/>
            <w:hideMark/>
          </w:tcPr>
          <w:p w14:paraId="7183BC2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986" w:type="dxa"/>
            <w:noWrap/>
            <w:hideMark/>
          </w:tcPr>
          <w:p w14:paraId="65D545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1DC42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39FC41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c>
          <w:tcPr>
            <w:tcW w:w="1392" w:type="dxa"/>
            <w:noWrap/>
            <w:vAlign w:val="bottom"/>
            <w:hideMark/>
          </w:tcPr>
          <w:p w14:paraId="1D6092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-150</w:t>
            </w:r>
          </w:p>
        </w:tc>
        <w:tc>
          <w:tcPr>
            <w:tcW w:w="1848" w:type="dxa"/>
            <w:noWrap/>
            <w:vAlign w:val="bottom"/>
            <w:hideMark/>
          </w:tcPr>
          <w:p w14:paraId="1CDDB5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22500</w:t>
            </w:r>
          </w:p>
        </w:tc>
        <w:tc>
          <w:tcPr>
            <w:tcW w:w="1980" w:type="dxa"/>
            <w:noWrap/>
            <w:vAlign w:val="bottom"/>
            <w:hideMark/>
          </w:tcPr>
          <w:p w14:paraId="008E12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48,2832618</w:t>
            </w:r>
          </w:p>
        </w:tc>
      </w:tr>
      <w:tr w:rsidR="004032AC" w:rsidRPr="009B6F4D" w14:paraId="536B89E1" w14:textId="77777777" w:rsidTr="00803348">
        <w:trPr>
          <w:trHeight w:val="288"/>
        </w:trPr>
        <w:tc>
          <w:tcPr>
            <w:tcW w:w="440" w:type="dxa"/>
            <w:noWrap/>
            <w:hideMark/>
          </w:tcPr>
          <w:p w14:paraId="7158C61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986" w:type="dxa"/>
            <w:noWrap/>
            <w:hideMark/>
          </w:tcPr>
          <w:p w14:paraId="75B57C8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4E77758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7E57D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c>
          <w:tcPr>
            <w:tcW w:w="1392" w:type="dxa"/>
            <w:noWrap/>
            <w:vAlign w:val="bottom"/>
            <w:hideMark/>
          </w:tcPr>
          <w:p w14:paraId="1A1480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w:t>
            </w:r>
          </w:p>
        </w:tc>
        <w:tc>
          <w:tcPr>
            <w:tcW w:w="1848" w:type="dxa"/>
            <w:noWrap/>
            <w:vAlign w:val="bottom"/>
            <w:hideMark/>
          </w:tcPr>
          <w:p w14:paraId="1F97DF0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10816</w:t>
            </w:r>
          </w:p>
        </w:tc>
        <w:tc>
          <w:tcPr>
            <w:tcW w:w="1980" w:type="dxa"/>
            <w:noWrap/>
            <w:vAlign w:val="bottom"/>
            <w:hideMark/>
          </w:tcPr>
          <w:p w14:paraId="20540C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20,1040892</w:t>
            </w:r>
          </w:p>
        </w:tc>
      </w:tr>
      <w:tr w:rsidR="004032AC" w:rsidRPr="009B6F4D" w14:paraId="1529E461" w14:textId="77777777" w:rsidTr="00803348">
        <w:trPr>
          <w:trHeight w:val="288"/>
        </w:trPr>
        <w:tc>
          <w:tcPr>
            <w:tcW w:w="440" w:type="dxa"/>
            <w:noWrap/>
            <w:hideMark/>
          </w:tcPr>
          <w:p w14:paraId="5F954FC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986" w:type="dxa"/>
            <w:noWrap/>
            <w:hideMark/>
          </w:tcPr>
          <w:p w14:paraId="7E21A93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C65270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7F970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c>
          <w:tcPr>
            <w:tcW w:w="1392" w:type="dxa"/>
            <w:noWrap/>
            <w:vAlign w:val="bottom"/>
            <w:hideMark/>
          </w:tcPr>
          <w:p w14:paraId="606EBAC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-103</w:t>
            </w:r>
          </w:p>
        </w:tc>
        <w:tc>
          <w:tcPr>
            <w:tcW w:w="1848" w:type="dxa"/>
            <w:noWrap/>
            <w:vAlign w:val="bottom"/>
            <w:hideMark/>
          </w:tcPr>
          <w:p w14:paraId="12FFB7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10609</w:t>
            </w:r>
          </w:p>
        </w:tc>
        <w:tc>
          <w:tcPr>
            <w:tcW w:w="1980" w:type="dxa"/>
            <w:noWrap/>
            <w:vAlign w:val="bottom"/>
            <w:hideMark/>
          </w:tcPr>
          <w:p w14:paraId="772658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19,1498195</w:t>
            </w:r>
          </w:p>
        </w:tc>
      </w:tr>
      <w:tr w:rsidR="004032AC" w:rsidRPr="009B6F4D" w14:paraId="31CF2CEF" w14:textId="77777777" w:rsidTr="00803348">
        <w:trPr>
          <w:trHeight w:val="288"/>
        </w:trPr>
        <w:tc>
          <w:tcPr>
            <w:tcW w:w="440" w:type="dxa"/>
            <w:noWrap/>
            <w:hideMark/>
          </w:tcPr>
          <w:p w14:paraId="032B155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986" w:type="dxa"/>
            <w:noWrap/>
            <w:hideMark/>
          </w:tcPr>
          <w:p w14:paraId="26DF462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5E926CC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32640A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c>
          <w:tcPr>
            <w:tcW w:w="1392" w:type="dxa"/>
            <w:noWrap/>
            <w:vAlign w:val="bottom"/>
            <w:hideMark/>
          </w:tcPr>
          <w:p w14:paraId="42FD36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-116</w:t>
            </w:r>
          </w:p>
        </w:tc>
        <w:tc>
          <w:tcPr>
            <w:tcW w:w="1848" w:type="dxa"/>
            <w:noWrap/>
            <w:vAlign w:val="bottom"/>
            <w:hideMark/>
          </w:tcPr>
          <w:p w14:paraId="071803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13456</w:t>
            </w:r>
          </w:p>
        </w:tc>
        <w:tc>
          <w:tcPr>
            <w:tcW w:w="1980" w:type="dxa"/>
            <w:noWrap/>
            <w:vAlign w:val="bottom"/>
            <w:hideMark/>
          </w:tcPr>
          <w:p w14:paraId="3F3A11F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11,7417103</w:t>
            </w:r>
          </w:p>
        </w:tc>
      </w:tr>
      <w:tr w:rsidR="004032AC" w:rsidRPr="009B6F4D" w14:paraId="6C8D9F2C" w14:textId="77777777" w:rsidTr="00803348">
        <w:trPr>
          <w:trHeight w:val="288"/>
        </w:trPr>
        <w:tc>
          <w:tcPr>
            <w:tcW w:w="440" w:type="dxa"/>
            <w:noWrap/>
            <w:hideMark/>
          </w:tcPr>
          <w:p w14:paraId="73FB934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986" w:type="dxa"/>
            <w:noWrap/>
            <w:hideMark/>
          </w:tcPr>
          <w:p w14:paraId="154D1A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4A0EC8B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343808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c>
          <w:tcPr>
            <w:tcW w:w="1392" w:type="dxa"/>
            <w:noWrap/>
            <w:vAlign w:val="bottom"/>
            <w:hideMark/>
          </w:tcPr>
          <w:p w14:paraId="64A24AC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-78</w:t>
            </w:r>
          </w:p>
        </w:tc>
        <w:tc>
          <w:tcPr>
            <w:tcW w:w="1848" w:type="dxa"/>
            <w:noWrap/>
            <w:vAlign w:val="bottom"/>
            <w:hideMark/>
          </w:tcPr>
          <w:p w14:paraId="411CB7D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6084</w:t>
            </w:r>
          </w:p>
        </w:tc>
        <w:tc>
          <w:tcPr>
            <w:tcW w:w="1980" w:type="dxa"/>
            <w:noWrap/>
            <w:vAlign w:val="bottom"/>
            <w:hideMark/>
          </w:tcPr>
          <w:p w14:paraId="05C4DE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10,4356775</w:t>
            </w:r>
          </w:p>
        </w:tc>
      </w:tr>
      <w:tr w:rsidR="004032AC" w:rsidRPr="009B6F4D" w14:paraId="2290C61F" w14:textId="77777777" w:rsidTr="00803348">
        <w:trPr>
          <w:trHeight w:val="288"/>
        </w:trPr>
        <w:tc>
          <w:tcPr>
            <w:tcW w:w="440" w:type="dxa"/>
            <w:noWrap/>
            <w:hideMark/>
          </w:tcPr>
          <w:p w14:paraId="102047DC"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986" w:type="dxa"/>
            <w:noWrap/>
            <w:hideMark/>
          </w:tcPr>
          <w:p w14:paraId="417173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386ABD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71FA19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c>
          <w:tcPr>
            <w:tcW w:w="1392" w:type="dxa"/>
            <w:noWrap/>
            <w:vAlign w:val="bottom"/>
            <w:hideMark/>
          </w:tcPr>
          <w:p w14:paraId="22A253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w:t>
            </w:r>
          </w:p>
        </w:tc>
        <w:tc>
          <w:tcPr>
            <w:tcW w:w="1848" w:type="dxa"/>
            <w:noWrap/>
            <w:vAlign w:val="bottom"/>
            <w:hideMark/>
          </w:tcPr>
          <w:p w14:paraId="48790A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2209</w:t>
            </w:r>
          </w:p>
        </w:tc>
        <w:tc>
          <w:tcPr>
            <w:tcW w:w="1980" w:type="dxa"/>
            <w:noWrap/>
            <w:vAlign w:val="bottom"/>
            <w:hideMark/>
          </w:tcPr>
          <w:p w14:paraId="66854A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6,7347561</w:t>
            </w:r>
          </w:p>
        </w:tc>
      </w:tr>
      <w:tr w:rsidR="004032AC" w:rsidRPr="009B6F4D" w14:paraId="2B75C260" w14:textId="77777777" w:rsidTr="00803348">
        <w:trPr>
          <w:trHeight w:val="288"/>
        </w:trPr>
        <w:tc>
          <w:tcPr>
            <w:tcW w:w="440" w:type="dxa"/>
            <w:noWrap/>
            <w:hideMark/>
          </w:tcPr>
          <w:p w14:paraId="270D531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7</w:t>
            </w:r>
          </w:p>
        </w:tc>
        <w:tc>
          <w:tcPr>
            <w:tcW w:w="986" w:type="dxa"/>
            <w:noWrap/>
            <w:hideMark/>
          </w:tcPr>
          <w:p w14:paraId="4539DC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57DFE0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42A9F6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0D6BE9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848" w:type="dxa"/>
            <w:noWrap/>
            <w:vAlign w:val="bottom"/>
            <w:hideMark/>
          </w:tcPr>
          <w:p w14:paraId="7FF85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256</w:t>
            </w:r>
          </w:p>
        </w:tc>
        <w:tc>
          <w:tcPr>
            <w:tcW w:w="1980" w:type="dxa"/>
            <w:noWrap/>
            <w:vAlign w:val="bottom"/>
            <w:hideMark/>
          </w:tcPr>
          <w:p w14:paraId="76295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6,56410256</w:t>
            </w:r>
          </w:p>
        </w:tc>
      </w:tr>
      <w:tr w:rsidR="004032AC" w:rsidRPr="009B6F4D" w14:paraId="453C2D12" w14:textId="77777777" w:rsidTr="00803348">
        <w:trPr>
          <w:trHeight w:val="288"/>
        </w:trPr>
        <w:tc>
          <w:tcPr>
            <w:tcW w:w="440" w:type="dxa"/>
            <w:noWrap/>
            <w:hideMark/>
          </w:tcPr>
          <w:p w14:paraId="5FAE95BE"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986" w:type="dxa"/>
            <w:noWrap/>
            <w:hideMark/>
          </w:tcPr>
          <w:p w14:paraId="47B395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4F6A1D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3500EB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c>
          <w:tcPr>
            <w:tcW w:w="1392" w:type="dxa"/>
            <w:noWrap/>
            <w:vAlign w:val="bottom"/>
            <w:hideMark/>
          </w:tcPr>
          <w:p w14:paraId="7F68F0B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w:t>
            </w:r>
          </w:p>
        </w:tc>
        <w:tc>
          <w:tcPr>
            <w:tcW w:w="1848" w:type="dxa"/>
            <w:noWrap/>
            <w:vAlign w:val="bottom"/>
            <w:hideMark/>
          </w:tcPr>
          <w:p w14:paraId="77E881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2025</w:t>
            </w:r>
          </w:p>
        </w:tc>
        <w:tc>
          <w:tcPr>
            <w:tcW w:w="1980" w:type="dxa"/>
            <w:noWrap/>
            <w:vAlign w:val="bottom"/>
            <w:hideMark/>
          </w:tcPr>
          <w:p w14:paraId="2DC04C4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6,328125</w:t>
            </w:r>
          </w:p>
        </w:tc>
      </w:tr>
      <w:tr w:rsidR="004032AC" w:rsidRPr="009B6F4D" w14:paraId="3668A454" w14:textId="77777777" w:rsidTr="00803348">
        <w:trPr>
          <w:trHeight w:val="288"/>
        </w:trPr>
        <w:tc>
          <w:tcPr>
            <w:tcW w:w="440" w:type="dxa"/>
            <w:noWrap/>
            <w:hideMark/>
          </w:tcPr>
          <w:p w14:paraId="3099D21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986" w:type="dxa"/>
            <w:noWrap/>
            <w:hideMark/>
          </w:tcPr>
          <w:p w14:paraId="181ECD2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70B0F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4FB8FA6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c>
          <w:tcPr>
            <w:tcW w:w="1392" w:type="dxa"/>
            <w:noWrap/>
            <w:vAlign w:val="bottom"/>
            <w:hideMark/>
          </w:tcPr>
          <w:p w14:paraId="066A64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-53</w:t>
            </w:r>
          </w:p>
        </w:tc>
        <w:tc>
          <w:tcPr>
            <w:tcW w:w="1848" w:type="dxa"/>
            <w:noWrap/>
            <w:vAlign w:val="bottom"/>
            <w:hideMark/>
          </w:tcPr>
          <w:p w14:paraId="3A9040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2809</w:t>
            </w:r>
          </w:p>
        </w:tc>
        <w:tc>
          <w:tcPr>
            <w:tcW w:w="1980" w:type="dxa"/>
            <w:noWrap/>
            <w:vAlign w:val="bottom"/>
            <w:hideMark/>
          </w:tcPr>
          <w:p w14:paraId="4B0FC0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5,73265306</w:t>
            </w:r>
          </w:p>
        </w:tc>
      </w:tr>
      <w:tr w:rsidR="004032AC" w:rsidRPr="009B6F4D" w14:paraId="5AE4367C" w14:textId="77777777" w:rsidTr="00803348">
        <w:trPr>
          <w:trHeight w:val="288"/>
        </w:trPr>
        <w:tc>
          <w:tcPr>
            <w:tcW w:w="440" w:type="dxa"/>
            <w:noWrap/>
            <w:hideMark/>
          </w:tcPr>
          <w:p w14:paraId="677503C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986" w:type="dxa"/>
            <w:noWrap/>
            <w:hideMark/>
          </w:tcPr>
          <w:p w14:paraId="0F1DE9C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099DD83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077BE7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c>
          <w:tcPr>
            <w:tcW w:w="1392" w:type="dxa"/>
            <w:noWrap/>
            <w:vAlign w:val="bottom"/>
            <w:hideMark/>
          </w:tcPr>
          <w:p w14:paraId="3776BF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18BB9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86B63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4,78504673</w:t>
            </w:r>
          </w:p>
        </w:tc>
      </w:tr>
      <w:tr w:rsidR="004032AC" w:rsidRPr="009B6F4D" w14:paraId="126D176C" w14:textId="77777777" w:rsidTr="00803348">
        <w:trPr>
          <w:trHeight w:val="288"/>
        </w:trPr>
        <w:tc>
          <w:tcPr>
            <w:tcW w:w="440" w:type="dxa"/>
            <w:noWrap/>
            <w:hideMark/>
          </w:tcPr>
          <w:p w14:paraId="000B1B47"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986" w:type="dxa"/>
            <w:noWrap/>
            <w:hideMark/>
          </w:tcPr>
          <w:p w14:paraId="4522194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4831AD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34CB08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392" w:type="dxa"/>
            <w:noWrap/>
            <w:vAlign w:val="bottom"/>
            <w:hideMark/>
          </w:tcPr>
          <w:p w14:paraId="6C15D85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1D190D4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651FDC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4,58730159</w:t>
            </w:r>
          </w:p>
        </w:tc>
      </w:tr>
      <w:tr w:rsidR="004032AC" w:rsidRPr="009B6F4D" w14:paraId="7B66B0DA" w14:textId="77777777" w:rsidTr="00803348">
        <w:trPr>
          <w:trHeight w:val="288"/>
        </w:trPr>
        <w:tc>
          <w:tcPr>
            <w:tcW w:w="440" w:type="dxa"/>
            <w:noWrap/>
            <w:hideMark/>
          </w:tcPr>
          <w:p w14:paraId="7E28515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986" w:type="dxa"/>
            <w:noWrap/>
            <w:hideMark/>
          </w:tcPr>
          <w:p w14:paraId="6BC55EE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DD6B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0248B55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c>
          <w:tcPr>
            <w:tcW w:w="1392" w:type="dxa"/>
            <w:noWrap/>
            <w:vAlign w:val="bottom"/>
            <w:hideMark/>
          </w:tcPr>
          <w:p w14:paraId="3A6234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6491A1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41FBFE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3,72413793</w:t>
            </w:r>
          </w:p>
        </w:tc>
      </w:tr>
      <w:tr w:rsidR="004032AC" w:rsidRPr="009B6F4D" w14:paraId="5B44D54F" w14:textId="77777777" w:rsidTr="00803348">
        <w:trPr>
          <w:trHeight w:val="288"/>
        </w:trPr>
        <w:tc>
          <w:tcPr>
            <w:tcW w:w="440" w:type="dxa"/>
            <w:noWrap/>
            <w:hideMark/>
          </w:tcPr>
          <w:p w14:paraId="2D9B924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986" w:type="dxa"/>
            <w:noWrap/>
            <w:hideMark/>
          </w:tcPr>
          <w:p w14:paraId="4446B9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684A47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049925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c>
          <w:tcPr>
            <w:tcW w:w="1392" w:type="dxa"/>
            <w:noWrap/>
            <w:vAlign w:val="bottom"/>
            <w:hideMark/>
          </w:tcPr>
          <w:p w14:paraId="0249E42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w:t>
            </w:r>
          </w:p>
        </w:tc>
        <w:tc>
          <w:tcPr>
            <w:tcW w:w="1848" w:type="dxa"/>
            <w:noWrap/>
            <w:vAlign w:val="bottom"/>
            <w:hideMark/>
          </w:tcPr>
          <w:p w14:paraId="67C2AF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1156</w:t>
            </w:r>
          </w:p>
        </w:tc>
        <w:tc>
          <w:tcPr>
            <w:tcW w:w="1980" w:type="dxa"/>
            <w:noWrap/>
            <w:vAlign w:val="bottom"/>
            <w:hideMark/>
          </w:tcPr>
          <w:p w14:paraId="32C8C5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3,42011834</w:t>
            </w:r>
          </w:p>
        </w:tc>
      </w:tr>
      <w:tr w:rsidR="004032AC" w:rsidRPr="009B6F4D" w14:paraId="6DCF5EDB" w14:textId="77777777" w:rsidTr="00803348">
        <w:trPr>
          <w:trHeight w:val="288"/>
        </w:trPr>
        <w:tc>
          <w:tcPr>
            <w:tcW w:w="440" w:type="dxa"/>
            <w:noWrap/>
            <w:hideMark/>
          </w:tcPr>
          <w:p w14:paraId="7AB8317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986" w:type="dxa"/>
            <w:noWrap/>
            <w:hideMark/>
          </w:tcPr>
          <w:p w14:paraId="074E35B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E6F69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7334D9A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c>
          <w:tcPr>
            <w:tcW w:w="1392" w:type="dxa"/>
            <w:noWrap/>
            <w:vAlign w:val="bottom"/>
            <w:hideMark/>
          </w:tcPr>
          <w:p w14:paraId="4D8F898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169CDF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1B4980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3,31192661</w:t>
            </w:r>
          </w:p>
        </w:tc>
      </w:tr>
      <w:tr w:rsidR="004032AC" w:rsidRPr="009B6F4D" w14:paraId="09EB986C" w14:textId="77777777" w:rsidTr="00803348">
        <w:trPr>
          <w:trHeight w:val="288"/>
        </w:trPr>
        <w:tc>
          <w:tcPr>
            <w:tcW w:w="440" w:type="dxa"/>
            <w:noWrap/>
            <w:hideMark/>
          </w:tcPr>
          <w:p w14:paraId="4776F24B"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986" w:type="dxa"/>
            <w:noWrap/>
            <w:hideMark/>
          </w:tcPr>
          <w:p w14:paraId="3939EF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7E96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72935F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392" w:type="dxa"/>
            <w:noWrap/>
            <w:vAlign w:val="bottom"/>
            <w:hideMark/>
          </w:tcPr>
          <w:p w14:paraId="1ABF407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3618030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239AE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2,88235294</w:t>
            </w:r>
          </w:p>
        </w:tc>
      </w:tr>
      <w:tr w:rsidR="004032AC" w:rsidRPr="009B6F4D" w14:paraId="31F68E14" w14:textId="77777777" w:rsidTr="00803348">
        <w:trPr>
          <w:trHeight w:val="288"/>
        </w:trPr>
        <w:tc>
          <w:tcPr>
            <w:tcW w:w="440" w:type="dxa"/>
            <w:noWrap/>
            <w:hideMark/>
          </w:tcPr>
          <w:p w14:paraId="2E43183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986" w:type="dxa"/>
            <w:noWrap/>
            <w:hideMark/>
          </w:tcPr>
          <w:p w14:paraId="5F05AE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77F33D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49869A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392" w:type="dxa"/>
            <w:noWrap/>
            <w:vAlign w:val="bottom"/>
            <w:hideMark/>
          </w:tcPr>
          <w:p w14:paraId="4BE094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w:t>
            </w:r>
          </w:p>
        </w:tc>
        <w:tc>
          <w:tcPr>
            <w:tcW w:w="1848" w:type="dxa"/>
            <w:noWrap/>
            <w:vAlign w:val="bottom"/>
            <w:hideMark/>
          </w:tcPr>
          <w:p w14:paraId="01A197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169</w:t>
            </w:r>
          </w:p>
        </w:tc>
        <w:tc>
          <w:tcPr>
            <w:tcW w:w="1980" w:type="dxa"/>
            <w:noWrap/>
            <w:vAlign w:val="bottom"/>
            <w:hideMark/>
          </w:tcPr>
          <w:p w14:paraId="2F3C28D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2,72580645</w:t>
            </w:r>
          </w:p>
        </w:tc>
      </w:tr>
      <w:tr w:rsidR="004032AC" w:rsidRPr="009B6F4D" w14:paraId="09706B5E" w14:textId="77777777" w:rsidTr="00803348">
        <w:trPr>
          <w:trHeight w:val="288"/>
        </w:trPr>
        <w:tc>
          <w:tcPr>
            <w:tcW w:w="440" w:type="dxa"/>
            <w:noWrap/>
            <w:hideMark/>
          </w:tcPr>
          <w:p w14:paraId="5AB5646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986" w:type="dxa"/>
            <w:noWrap/>
            <w:hideMark/>
          </w:tcPr>
          <w:p w14:paraId="7BDA92E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42C69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1BCA6A7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c>
          <w:tcPr>
            <w:tcW w:w="1392" w:type="dxa"/>
            <w:noWrap/>
            <w:vAlign w:val="bottom"/>
            <w:hideMark/>
          </w:tcPr>
          <w:p w14:paraId="3F6289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424012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2F1310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2,48205128</w:t>
            </w:r>
          </w:p>
        </w:tc>
      </w:tr>
      <w:tr w:rsidR="004032AC" w:rsidRPr="009B6F4D" w14:paraId="20C94E3A" w14:textId="77777777" w:rsidTr="00803348">
        <w:trPr>
          <w:trHeight w:val="288"/>
        </w:trPr>
        <w:tc>
          <w:tcPr>
            <w:tcW w:w="440" w:type="dxa"/>
            <w:noWrap/>
            <w:hideMark/>
          </w:tcPr>
          <w:p w14:paraId="38D3A7F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986" w:type="dxa"/>
            <w:noWrap/>
            <w:hideMark/>
          </w:tcPr>
          <w:p w14:paraId="2ADEF4F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668597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2C3DB4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c>
          <w:tcPr>
            <w:tcW w:w="1392" w:type="dxa"/>
            <w:noWrap/>
            <w:vAlign w:val="bottom"/>
            <w:hideMark/>
          </w:tcPr>
          <w:p w14:paraId="5651C7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-46</w:t>
            </w:r>
          </w:p>
        </w:tc>
        <w:tc>
          <w:tcPr>
            <w:tcW w:w="1848" w:type="dxa"/>
            <w:noWrap/>
            <w:vAlign w:val="bottom"/>
            <w:hideMark/>
          </w:tcPr>
          <w:p w14:paraId="1A4C36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2116</w:t>
            </w:r>
          </w:p>
        </w:tc>
        <w:tc>
          <w:tcPr>
            <w:tcW w:w="1980" w:type="dxa"/>
            <w:noWrap/>
            <w:vAlign w:val="bottom"/>
            <w:hideMark/>
          </w:tcPr>
          <w:p w14:paraId="78E5BE7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2,41277081</w:t>
            </w:r>
          </w:p>
        </w:tc>
      </w:tr>
      <w:tr w:rsidR="004032AC" w:rsidRPr="009B6F4D" w14:paraId="455EB652" w14:textId="77777777" w:rsidTr="00803348">
        <w:trPr>
          <w:trHeight w:val="288"/>
        </w:trPr>
        <w:tc>
          <w:tcPr>
            <w:tcW w:w="440" w:type="dxa"/>
            <w:noWrap/>
            <w:hideMark/>
          </w:tcPr>
          <w:p w14:paraId="65CABCF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986" w:type="dxa"/>
            <w:noWrap/>
            <w:hideMark/>
          </w:tcPr>
          <w:p w14:paraId="2DBF5A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20FB9D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6FCE46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c>
          <w:tcPr>
            <w:tcW w:w="1392" w:type="dxa"/>
            <w:noWrap/>
            <w:vAlign w:val="bottom"/>
            <w:hideMark/>
          </w:tcPr>
          <w:p w14:paraId="577FDA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5EF9D5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3187E4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1,93959732</w:t>
            </w:r>
          </w:p>
        </w:tc>
      </w:tr>
      <w:tr w:rsidR="004032AC" w:rsidRPr="009B6F4D" w14:paraId="2C756913" w14:textId="77777777" w:rsidTr="00803348">
        <w:trPr>
          <w:trHeight w:val="288"/>
        </w:trPr>
        <w:tc>
          <w:tcPr>
            <w:tcW w:w="440" w:type="dxa"/>
            <w:noWrap/>
            <w:hideMark/>
          </w:tcPr>
          <w:p w14:paraId="5D85403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986" w:type="dxa"/>
            <w:noWrap/>
            <w:hideMark/>
          </w:tcPr>
          <w:p w14:paraId="5BFCF19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11CE15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2A1657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c>
          <w:tcPr>
            <w:tcW w:w="1392" w:type="dxa"/>
            <w:noWrap/>
            <w:vAlign w:val="bottom"/>
            <w:hideMark/>
          </w:tcPr>
          <w:p w14:paraId="3636A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-38</w:t>
            </w:r>
          </w:p>
        </w:tc>
        <w:tc>
          <w:tcPr>
            <w:tcW w:w="1848" w:type="dxa"/>
            <w:noWrap/>
            <w:vAlign w:val="bottom"/>
            <w:hideMark/>
          </w:tcPr>
          <w:p w14:paraId="6AC2FB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1444</w:t>
            </w:r>
          </w:p>
        </w:tc>
        <w:tc>
          <w:tcPr>
            <w:tcW w:w="1980" w:type="dxa"/>
            <w:noWrap/>
            <w:vAlign w:val="bottom"/>
            <w:hideMark/>
          </w:tcPr>
          <w:p w14:paraId="5543FE0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1,78271605</w:t>
            </w:r>
          </w:p>
        </w:tc>
      </w:tr>
      <w:tr w:rsidR="004032AC" w:rsidRPr="009B6F4D" w14:paraId="232F764D" w14:textId="77777777" w:rsidTr="00803348">
        <w:trPr>
          <w:trHeight w:val="288"/>
        </w:trPr>
        <w:tc>
          <w:tcPr>
            <w:tcW w:w="440" w:type="dxa"/>
            <w:noWrap/>
            <w:hideMark/>
          </w:tcPr>
          <w:p w14:paraId="2F4CD48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986" w:type="dxa"/>
            <w:noWrap/>
            <w:hideMark/>
          </w:tcPr>
          <w:p w14:paraId="3181CB4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5B5F6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7702699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c>
          <w:tcPr>
            <w:tcW w:w="1392" w:type="dxa"/>
            <w:noWrap/>
            <w:vAlign w:val="bottom"/>
            <w:hideMark/>
          </w:tcPr>
          <w:p w14:paraId="3299B5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w:t>
            </w:r>
          </w:p>
        </w:tc>
        <w:tc>
          <w:tcPr>
            <w:tcW w:w="1848" w:type="dxa"/>
            <w:noWrap/>
            <w:vAlign w:val="bottom"/>
            <w:hideMark/>
          </w:tcPr>
          <w:p w14:paraId="4DE5FA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400</w:t>
            </w:r>
          </w:p>
        </w:tc>
        <w:tc>
          <w:tcPr>
            <w:tcW w:w="1980" w:type="dxa"/>
            <w:noWrap/>
            <w:vAlign w:val="bottom"/>
            <w:hideMark/>
          </w:tcPr>
          <w:p w14:paraId="0AD8332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1,63934426</w:t>
            </w:r>
          </w:p>
        </w:tc>
      </w:tr>
      <w:tr w:rsidR="004032AC" w:rsidRPr="009B6F4D" w14:paraId="17C5D84A" w14:textId="77777777" w:rsidTr="00803348">
        <w:trPr>
          <w:trHeight w:val="288"/>
        </w:trPr>
        <w:tc>
          <w:tcPr>
            <w:tcW w:w="440" w:type="dxa"/>
            <w:noWrap/>
            <w:hideMark/>
          </w:tcPr>
          <w:p w14:paraId="6EDA299B"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986" w:type="dxa"/>
            <w:noWrap/>
            <w:hideMark/>
          </w:tcPr>
          <w:p w14:paraId="427B240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09212E9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5904B3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2455673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B6587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011EDB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1,36111111</w:t>
            </w:r>
          </w:p>
        </w:tc>
      </w:tr>
      <w:tr w:rsidR="004032AC" w:rsidRPr="009B6F4D" w14:paraId="11F7F838" w14:textId="77777777" w:rsidTr="00803348">
        <w:trPr>
          <w:trHeight w:val="288"/>
        </w:trPr>
        <w:tc>
          <w:tcPr>
            <w:tcW w:w="440" w:type="dxa"/>
            <w:noWrap/>
            <w:hideMark/>
          </w:tcPr>
          <w:p w14:paraId="1C07579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986" w:type="dxa"/>
            <w:noWrap/>
            <w:hideMark/>
          </w:tcPr>
          <w:p w14:paraId="60B71B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6BB9DE5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54928E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c>
          <w:tcPr>
            <w:tcW w:w="1392" w:type="dxa"/>
            <w:noWrap/>
            <w:vAlign w:val="bottom"/>
            <w:hideMark/>
          </w:tcPr>
          <w:p w14:paraId="15833C6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6B1D8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FDAA4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1,01587302</w:t>
            </w:r>
          </w:p>
        </w:tc>
      </w:tr>
      <w:tr w:rsidR="004032AC" w:rsidRPr="009B6F4D" w14:paraId="4123F9C2" w14:textId="77777777" w:rsidTr="00803348">
        <w:trPr>
          <w:trHeight w:val="288"/>
        </w:trPr>
        <w:tc>
          <w:tcPr>
            <w:tcW w:w="440" w:type="dxa"/>
            <w:noWrap/>
            <w:hideMark/>
          </w:tcPr>
          <w:p w14:paraId="70FA374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986" w:type="dxa"/>
            <w:noWrap/>
            <w:hideMark/>
          </w:tcPr>
          <w:p w14:paraId="4A28D00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AC17F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C574E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0C73CB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15F357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4C9311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0,9</w:t>
            </w:r>
          </w:p>
        </w:tc>
      </w:tr>
      <w:tr w:rsidR="004032AC" w:rsidRPr="009B6F4D" w14:paraId="00C3446E" w14:textId="77777777" w:rsidTr="00803348">
        <w:trPr>
          <w:trHeight w:val="288"/>
        </w:trPr>
        <w:tc>
          <w:tcPr>
            <w:tcW w:w="440" w:type="dxa"/>
            <w:noWrap/>
            <w:hideMark/>
          </w:tcPr>
          <w:p w14:paraId="1C314B97"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986" w:type="dxa"/>
            <w:noWrap/>
            <w:hideMark/>
          </w:tcPr>
          <w:p w14:paraId="2A2D97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21DCE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3C7B8F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392" w:type="dxa"/>
            <w:noWrap/>
            <w:vAlign w:val="bottom"/>
            <w:hideMark/>
          </w:tcPr>
          <w:p w14:paraId="6B385FD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6CC0BE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394AAC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0,86206897</w:t>
            </w:r>
          </w:p>
        </w:tc>
      </w:tr>
      <w:tr w:rsidR="004032AC" w:rsidRPr="009B6F4D" w14:paraId="6DCE97DC" w14:textId="77777777" w:rsidTr="00803348">
        <w:trPr>
          <w:trHeight w:val="288"/>
        </w:trPr>
        <w:tc>
          <w:tcPr>
            <w:tcW w:w="440" w:type="dxa"/>
            <w:noWrap/>
            <w:hideMark/>
          </w:tcPr>
          <w:p w14:paraId="5E24DED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986" w:type="dxa"/>
            <w:noWrap/>
            <w:hideMark/>
          </w:tcPr>
          <w:p w14:paraId="4786B94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167D9F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6C6DDCA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c>
          <w:tcPr>
            <w:tcW w:w="1392" w:type="dxa"/>
            <w:noWrap/>
            <w:vAlign w:val="bottom"/>
            <w:hideMark/>
          </w:tcPr>
          <w:p w14:paraId="4DB604E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5AE6C1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619A0C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0,8503937</w:t>
            </w:r>
          </w:p>
        </w:tc>
      </w:tr>
      <w:tr w:rsidR="004032AC" w:rsidRPr="009B6F4D" w14:paraId="23330BF2" w14:textId="77777777" w:rsidTr="00803348">
        <w:trPr>
          <w:trHeight w:val="288"/>
        </w:trPr>
        <w:tc>
          <w:tcPr>
            <w:tcW w:w="440" w:type="dxa"/>
            <w:noWrap/>
            <w:hideMark/>
          </w:tcPr>
          <w:p w14:paraId="29A4B408"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986" w:type="dxa"/>
            <w:noWrap/>
            <w:hideMark/>
          </w:tcPr>
          <w:p w14:paraId="2E9B59F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18D748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160057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c>
          <w:tcPr>
            <w:tcW w:w="1392" w:type="dxa"/>
            <w:noWrap/>
            <w:vAlign w:val="bottom"/>
            <w:hideMark/>
          </w:tcPr>
          <w:p w14:paraId="261969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37F873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5172264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0,80801336</w:t>
            </w:r>
          </w:p>
        </w:tc>
      </w:tr>
      <w:tr w:rsidR="004032AC" w:rsidRPr="009B6F4D" w14:paraId="14A9B1F4" w14:textId="77777777" w:rsidTr="00803348">
        <w:trPr>
          <w:trHeight w:val="288"/>
        </w:trPr>
        <w:tc>
          <w:tcPr>
            <w:tcW w:w="440" w:type="dxa"/>
            <w:noWrap/>
            <w:hideMark/>
          </w:tcPr>
          <w:p w14:paraId="785E057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986" w:type="dxa"/>
            <w:noWrap/>
            <w:hideMark/>
          </w:tcPr>
          <w:p w14:paraId="4A03F20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467F97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73DB04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343C35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04D958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2113EE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w:t>
            </w:r>
          </w:p>
        </w:tc>
      </w:tr>
      <w:tr w:rsidR="004032AC" w:rsidRPr="009B6F4D" w14:paraId="04E6B3CC" w14:textId="77777777" w:rsidTr="00803348">
        <w:trPr>
          <w:trHeight w:val="288"/>
        </w:trPr>
        <w:tc>
          <w:tcPr>
            <w:tcW w:w="440" w:type="dxa"/>
            <w:noWrap/>
            <w:hideMark/>
          </w:tcPr>
          <w:p w14:paraId="4D1C9709"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986" w:type="dxa"/>
            <w:noWrap/>
            <w:hideMark/>
          </w:tcPr>
          <w:p w14:paraId="5CDB135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5B8250C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316241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c>
          <w:tcPr>
            <w:tcW w:w="1392" w:type="dxa"/>
            <w:noWrap/>
            <w:vAlign w:val="bottom"/>
            <w:hideMark/>
          </w:tcPr>
          <w:p w14:paraId="216C50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5352FB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3182E0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0,67225326</w:t>
            </w:r>
          </w:p>
        </w:tc>
      </w:tr>
      <w:tr w:rsidR="004032AC" w:rsidRPr="009B6F4D" w14:paraId="683E0906" w14:textId="77777777" w:rsidTr="00803348">
        <w:trPr>
          <w:trHeight w:val="288"/>
        </w:trPr>
        <w:tc>
          <w:tcPr>
            <w:tcW w:w="440" w:type="dxa"/>
            <w:noWrap/>
            <w:hideMark/>
          </w:tcPr>
          <w:p w14:paraId="218C425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986" w:type="dxa"/>
            <w:noWrap/>
            <w:hideMark/>
          </w:tcPr>
          <w:p w14:paraId="1CD919E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4FC2C1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7D8AFE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c>
          <w:tcPr>
            <w:tcW w:w="1392" w:type="dxa"/>
            <w:noWrap/>
            <w:vAlign w:val="bottom"/>
            <w:hideMark/>
          </w:tcPr>
          <w:p w14:paraId="585BED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w:t>
            </w:r>
          </w:p>
        </w:tc>
        <w:tc>
          <w:tcPr>
            <w:tcW w:w="1848" w:type="dxa"/>
            <w:noWrap/>
            <w:vAlign w:val="bottom"/>
            <w:hideMark/>
          </w:tcPr>
          <w:p w14:paraId="59B735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w:t>
            </w:r>
          </w:p>
        </w:tc>
        <w:tc>
          <w:tcPr>
            <w:tcW w:w="1980" w:type="dxa"/>
            <w:noWrap/>
            <w:vAlign w:val="bottom"/>
            <w:hideMark/>
          </w:tcPr>
          <w:p w14:paraId="64994D7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0,66964286</w:t>
            </w:r>
          </w:p>
        </w:tc>
      </w:tr>
      <w:tr w:rsidR="004032AC" w:rsidRPr="009B6F4D" w14:paraId="44743623" w14:textId="77777777" w:rsidTr="00803348">
        <w:trPr>
          <w:trHeight w:val="288"/>
        </w:trPr>
        <w:tc>
          <w:tcPr>
            <w:tcW w:w="440" w:type="dxa"/>
            <w:noWrap/>
            <w:hideMark/>
          </w:tcPr>
          <w:p w14:paraId="2EED24D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986" w:type="dxa"/>
            <w:noWrap/>
            <w:hideMark/>
          </w:tcPr>
          <w:p w14:paraId="5AAC0B8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542FA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458A62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392" w:type="dxa"/>
            <w:noWrap/>
            <w:vAlign w:val="bottom"/>
            <w:hideMark/>
          </w:tcPr>
          <w:p w14:paraId="68FFF6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A459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421897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0,5952381</w:t>
            </w:r>
          </w:p>
        </w:tc>
      </w:tr>
      <w:tr w:rsidR="004032AC" w:rsidRPr="009B6F4D" w14:paraId="0745372D" w14:textId="77777777" w:rsidTr="00803348">
        <w:trPr>
          <w:trHeight w:val="288"/>
        </w:trPr>
        <w:tc>
          <w:tcPr>
            <w:tcW w:w="440" w:type="dxa"/>
            <w:noWrap/>
            <w:hideMark/>
          </w:tcPr>
          <w:p w14:paraId="394DA4A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986" w:type="dxa"/>
            <w:noWrap/>
            <w:hideMark/>
          </w:tcPr>
          <w:p w14:paraId="72B2362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9D4DC8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361BDC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65D629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3F69B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6BC77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0,57142857</w:t>
            </w:r>
          </w:p>
        </w:tc>
      </w:tr>
      <w:tr w:rsidR="004032AC" w:rsidRPr="009B6F4D" w14:paraId="25833BE4" w14:textId="77777777" w:rsidTr="00803348">
        <w:trPr>
          <w:trHeight w:val="288"/>
        </w:trPr>
        <w:tc>
          <w:tcPr>
            <w:tcW w:w="440" w:type="dxa"/>
            <w:noWrap/>
            <w:hideMark/>
          </w:tcPr>
          <w:p w14:paraId="05625FD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986" w:type="dxa"/>
            <w:noWrap/>
            <w:hideMark/>
          </w:tcPr>
          <w:p w14:paraId="2A0462B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54B36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317500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392" w:type="dxa"/>
            <w:noWrap/>
            <w:vAlign w:val="bottom"/>
            <w:hideMark/>
          </w:tcPr>
          <w:p w14:paraId="70A681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B4718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2B743E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0,52083333</w:t>
            </w:r>
          </w:p>
        </w:tc>
      </w:tr>
      <w:tr w:rsidR="004032AC" w:rsidRPr="009B6F4D" w14:paraId="7CB2FBBB" w14:textId="77777777" w:rsidTr="00803348">
        <w:trPr>
          <w:trHeight w:val="288"/>
        </w:trPr>
        <w:tc>
          <w:tcPr>
            <w:tcW w:w="440" w:type="dxa"/>
            <w:noWrap/>
            <w:hideMark/>
          </w:tcPr>
          <w:p w14:paraId="369D5BFE"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986" w:type="dxa"/>
            <w:noWrap/>
            <w:hideMark/>
          </w:tcPr>
          <w:p w14:paraId="4DDEE1A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7A83E7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15C15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392" w:type="dxa"/>
            <w:noWrap/>
            <w:vAlign w:val="bottom"/>
            <w:hideMark/>
          </w:tcPr>
          <w:p w14:paraId="34BFB1B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91107E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5D6813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0,51020408</w:t>
            </w:r>
          </w:p>
        </w:tc>
      </w:tr>
      <w:tr w:rsidR="004032AC" w:rsidRPr="009B6F4D" w14:paraId="5594881A" w14:textId="77777777" w:rsidTr="00803348">
        <w:trPr>
          <w:trHeight w:val="288"/>
        </w:trPr>
        <w:tc>
          <w:tcPr>
            <w:tcW w:w="440" w:type="dxa"/>
            <w:noWrap/>
            <w:hideMark/>
          </w:tcPr>
          <w:p w14:paraId="797022D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986" w:type="dxa"/>
            <w:noWrap/>
            <w:hideMark/>
          </w:tcPr>
          <w:p w14:paraId="5DF5F10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F2C0E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847759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c>
          <w:tcPr>
            <w:tcW w:w="1392" w:type="dxa"/>
            <w:noWrap/>
            <w:vAlign w:val="bottom"/>
            <w:hideMark/>
          </w:tcPr>
          <w:p w14:paraId="087639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848" w:type="dxa"/>
            <w:noWrap/>
            <w:vAlign w:val="bottom"/>
            <w:hideMark/>
          </w:tcPr>
          <w:p w14:paraId="3A823C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81</w:t>
            </w:r>
          </w:p>
        </w:tc>
        <w:tc>
          <w:tcPr>
            <w:tcW w:w="1980" w:type="dxa"/>
            <w:noWrap/>
            <w:vAlign w:val="bottom"/>
            <w:hideMark/>
          </w:tcPr>
          <w:p w14:paraId="31639D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0,47647059</w:t>
            </w:r>
          </w:p>
        </w:tc>
      </w:tr>
      <w:tr w:rsidR="004032AC" w:rsidRPr="009B6F4D" w14:paraId="0E49D116" w14:textId="77777777" w:rsidTr="00803348">
        <w:trPr>
          <w:trHeight w:val="288"/>
        </w:trPr>
        <w:tc>
          <w:tcPr>
            <w:tcW w:w="440" w:type="dxa"/>
            <w:noWrap/>
            <w:hideMark/>
          </w:tcPr>
          <w:p w14:paraId="3E361DD8"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986" w:type="dxa"/>
            <w:noWrap/>
            <w:hideMark/>
          </w:tcPr>
          <w:p w14:paraId="3D23BD7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F292B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88E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392" w:type="dxa"/>
            <w:noWrap/>
            <w:vAlign w:val="bottom"/>
            <w:hideMark/>
          </w:tcPr>
          <w:p w14:paraId="56CEBF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4A101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3FBE9A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0,42857143</w:t>
            </w:r>
          </w:p>
        </w:tc>
      </w:tr>
      <w:tr w:rsidR="004032AC" w:rsidRPr="009B6F4D" w14:paraId="643AFA35" w14:textId="77777777" w:rsidTr="00803348">
        <w:trPr>
          <w:trHeight w:val="288"/>
        </w:trPr>
        <w:tc>
          <w:tcPr>
            <w:tcW w:w="440" w:type="dxa"/>
            <w:noWrap/>
            <w:hideMark/>
          </w:tcPr>
          <w:p w14:paraId="40E6F6C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986" w:type="dxa"/>
            <w:noWrap/>
            <w:hideMark/>
          </w:tcPr>
          <w:p w14:paraId="7797376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7F35E4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5178D6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23B69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2FC65A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679BEF5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0,41025641</w:t>
            </w:r>
          </w:p>
        </w:tc>
      </w:tr>
      <w:tr w:rsidR="004032AC" w:rsidRPr="009B6F4D" w14:paraId="1BEB858B" w14:textId="77777777" w:rsidTr="00803348">
        <w:trPr>
          <w:trHeight w:val="288"/>
        </w:trPr>
        <w:tc>
          <w:tcPr>
            <w:tcW w:w="440" w:type="dxa"/>
            <w:noWrap/>
            <w:hideMark/>
          </w:tcPr>
          <w:p w14:paraId="459DB64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986" w:type="dxa"/>
            <w:noWrap/>
            <w:hideMark/>
          </w:tcPr>
          <w:p w14:paraId="4E6647F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44E297F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43ED513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c>
          <w:tcPr>
            <w:tcW w:w="1392" w:type="dxa"/>
            <w:noWrap/>
            <w:vAlign w:val="bottom"/>
            <w:hideMark/>
          </w:tcPr>
          <w:p w14:paraId="0250E3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42BD4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08F13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0,40833333</w:t>
            </w:r>
          </w:p>
        </w:tc>
      </w:tr>
      <w:tr w:rsidR="004032AC" w:rsidRPr="009B6F4D" w14:paraId="6D39379A" w14:textId="77777777" w:rsidTr="00803348">
        <w:trPr>
          <w:trHeight w:val="288"/>
        </w:trPr>
        <w:tc>
          <w:tcPr>
            <w:tcW w:w="440" w:type="dxa"/>
            <w:noWrap/>
            <w:hideMark/>
          </w:tcPr>
          <w:p w14:paraId="356EE4E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986" w:type="dxa"/>
            <w:noWrap/>
            <w:hideMark/>
          </w:tcPr>
          <w:p w14:paraId="7A4FA59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C8F81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87AD0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6AA564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6133D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B30E1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w:t>
            </w:r>
          </w:p>
        </w:tc>
      </w:tr>
      <w:tr w:rsidR="004032AC" w:rsidRPr="009B6F4D" w14:paraId="352D255E" w14:textId="77777777" w:rsidTr="00803348">
        <w:trPr>
          <w:trHeight w:val="288"/>
        </w:trPr>
        <w:tc>
          <w:tcPr>
            <w:tcW w:w="440" w:type="dxa"/>
            <w:noWrap/>
            <w:hideMark/>
          </w:tcPr>
          <w:p w14:paraId="47170AE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986" w:type="dxa"/>
            <w:noWrap/>
            <w:hideMark/>
          </w:tcPr>
          <w:p w14:paraId="5A091D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2AD0AB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22572F9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c>
          <w:tcPr>
            <w:tcW w:w="1392" w:type="dxa"/>
            <w:noWrap/>
            <w:vAlign w:val="bottom"/>
            <w:hideMark/>
          </w:tcPr>
          <w:p w14:paraId="05C8A3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D25AC4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294E1F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0,30625</w:t>
            </w:r>
          </w:p>
        </w:tc>
      </w:tr>
      <w:tr w:rsidR="004032AC" w:rsidRPr="009B6F4D" w14:paraId="0AE2E34F" w14:textId="77777777" w:rsidTr="00803348">
        <w:trPr>
          <w:trHeight w:val="288"/>
        </w:trPr>
        <w:tc>
          <w:tcPr>
            <w:tcW w:w="440" w:type="dxa"/>
            <w:noWrap/>
            <w:hideMark/>
          </w:tcPr>
          <w:p w14:paraId="1FFF4A7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986" w:type="dxa"/>
            <w:noWrap/>
            <w:hideMark/>
          </w:tcPr>
          <w:p w14:paraId="1FD7628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24EAFB6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65BC7B8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ADB0E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0BBE0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129C22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0,27272727</w:t>
            </w:r>
          </w:p>
        </w:tc>
      </w:tr>
      <w:tr w:rsidR="004032AC" w:rsidRPr="009B6F4D" w14:paraId="34D83EA4" w14:textId="77777777" w:rsidTr="00803348">
        <w:trPr>
          <w:trHeight w:val="288"/>
        </w:trPr>
        <w:tc>
          <w:tcPr>
            <w:tcW w:w="440" w:type="dxa"/>
            <w:noWrap/>
            <w:hideMark/>
          </w:tcPr>
          <w:p w14:paraId="3D370A6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986" w:type="dxa"/>
            <w:noWrap/>
            <w:hideMark/>
          </w:tcPr>
          <w:p w14:paraId="03967D1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F4A92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2AECF26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5F1CD9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70DD3D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28008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0,26666667</w:t>
            </w:r>
          </w:p>
        </w:tc>
      </w:tr>
      <w:tr w:rsidR="004032AC" w:rsidRPr="009B6F4D" w14:paraId="36224ED8" w14:textId="77777777" w:rsidTr="00803348">
        <w:trPr>
          <w:trHeight w:val="288"/>
        </w:trPr>
        <w:tc>
          <w:tcPr>
            <w:tcW w:w="440" w:type="dxa"/>
            <w:noWrap/>
            <w:hideMark/>
          </w:tcPr>
          <w:p w14:paraId="66E7E2EE"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986" w:type="dxa"/>
            <w:noWrap/>
            <w:hideMark/>
          </w:tcPr>
          <w:p w14:paraId="68F9BD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4FFAAA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5E7CA8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6F4900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EB363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23029B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0,25</w:t>
            </w:r>
          </w:p>
        </w:tc>
      </w:tr>
      <w:tr w:rsidR="004032AC" w:rsidRPr="009B6F4D" w14:paraId="4D1CF4BA" w14:textId="77777777" w:rsidTr="00803348">
        <w:trPr>
          <w:trHeight w:val="288"/>
        </w:trPr>
        <w:tc>
          <w:tcPr>
            <w:tcW w:w="440" w:type="dxa"/>
            <w:noWrap/>
            <w:hideMark/>
          </w:tcPr>
          <w:p w14:paraId="5D377AF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986" w:type="dxa"/>
            <w:noWrap/>
            <w:hideMark/>
          </w:tcPr>
          <w:p w14:paraId="34759FB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1F7DE4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3BA4E6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392" w:type="dxa"/>
            <w:noWrap/>
            <w:vAlign w:val="bottom"/>
            <w:hideMark/>
          </w:tcPr>
          <w:p w14:paraId="403838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47EF4A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4201761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0,24242424</w:t>
            </w:r>
          </w:p>
        </w:tc>
      </w:tr>
      <w:tr w:rsidR="004032AC" w:rsidRPr="009B6F4D" w14:paraId="09C9808E" w14:textId="77777777" w:rsidTr="00803348">
        <w:trPr>
          <w:trHeight w:val="288"/>
        </w:trPr>
        <w:tc>
          <w:tcPr>
            <w:tcW w:w="440" w:type="dxa"/>
            <w:noWrap/>
            <w:hideMark/>
          </w:tcPr>
          <w:p w14:paraId="6AE5544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986" w:type="dxa"/>
            <w:noWrap/>
            <w:hideMark/>
          </w:tcPr>
          <w:p w14:paraId="7ADEA69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AA9F2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74CEDD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3F270D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83512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719F4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w:t>
            </w:r>
          </w:p>
        </w:tc>
      </w:tr>
      <w:tr w:rsidR="004032AC" w:rsidRPr="009B6F4D" w14:paraId="587D4512" w14:textId="77777777" w:rsidTr="00803348">
        <w:trPr>
          <w:trHeight w:val="288"/>
        </w:trPr>
        <w:tc>
          <w:tcPr>
            <w:tcW w:w="440" w:type="dxa"/>
            <w:noWrap/>
            <w:hideMark/>
          </w:tcPr>
          <w:p w14:paraId="12557B7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986" w:type="dxa"/>
            <w:noWrap/>
            <w:hideMark/>
          </w:tcPr>
          <w:p w14:paraId="746D45D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1F1D0D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38AAB4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392" w:type="dxa"/>
            <w:noWrap/>
            <w:vAlign w:val="bottom"/>
            <w:hideMark/>
          </w:tcPr>
          <w:p w14:paraId="07CB2B5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84AC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07796D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0,17647059</w:t>
            </w:r>
          </w:p>
        </w:tc>
      </w:tr>
      <w:tr w:rsidR="004032AC" w:rsidRPr="009B6F4D" w14:paraId="4738710F" w14:textId="77777777" w:rsidTr="00803348">
        <w:trPr>
          <w:trHeight w:val="288"/>
        </w:trPr>
        <w:tc>
          <w:tcPr>
            <w:tcW w:w="440" w:type="dxa"/>
            <w:noWrap/>
            <w:hideMark/>
          </w:tcPr>
          <w:p w14:paraId="58CFAC4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986" w:type="dxa"/>
            <w:noWrap/>
            <w:hideMark/>
          </w:tcPr>
          <w:p w14:paraId="32116A2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61230B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18746E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45CD3C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D8FE6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447E95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0,14285714</w:t>
            </w:r>
          </w:p>
        </w:tc>
      </w:tr>
      <w:tr w:rsidR="004032AC" w:rsidRPr="009B6F4D" w14:paraId="0074981A" w14:textId="77777777" w:rsidTr="00803348">
        <w:trPr>
          <w:trHeight w:val="288"/>
        </w:trPr>
        <w:tc>
          <w:tcPr>
            <w:tcW w:w="440" w:type="dxa"/>
            <w:noWrap/>
            <w:hideMark/>
          </w:tcPr>
          <w:p w14:paraId="5B56383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986" w:type="dxa"/>
            <w:noWrap/>
            <w:hideMark/>
          </w:tcPr>
          <w:p w14:paraId="15B6B7A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DB01A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0802AB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c>
          <w:tcPr>
            <w:tcW w:w="1392" w:type="dxa"/>
            <w:noWrap/>
            <w:vAlign w:val="bottom"/>
            <w:hideMark/>
          </w:tcPr>
          <w:p w14:paraId="697A68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180036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5B2A4A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0,14117647</w:t>
            </w:r>
          </w:p>
        </w:tc>
      </w:tr>
      <w:tr w:rsidR="004032AC" w:rsidRPr="009B6F4D" w14:paraId="197A6074" w14:textId="77777777" w:rsidTr="00803348">
        <w:trPr>
          <w:trHeight w:val="288"/>
        </w:trPr>
        <w:tc>
          <w:tcPr>
            <w:tcW w:w="440" w:type="dxa"/>
            <w:noWrap/>
            <w:hideMark/>
          </w:tcPr>
          <w:p w14:paraId="13FBD2A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986" w:type="dxa"/>
            <w:noWrap/>
            <w:hideMark/>
          </w:tcPr>
          <w:p w14:paraId="3ECCDC6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3161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56920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D233B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3BA09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A6E6D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0,125</w:t>
            </w:r>
          </w:p>
        </w:tc>
      </w:tr>
      <w:tr w:rsidR="004032AC" w:rsidRPr="009B6F4D" w14:paraId="2E29D425" w14:textId="77777777" w:rsidTr="00803348">
        <w:trPr>
          <w:trHeight w:val="288"/>
        </w:trPr>
        <w:tc>
          <w:tcPr>
            <w:tcW w:w="440" w:type="dxa"/>
            <w:noWrap/>
            <w:hideMark/>
          </w:tcPr>
          <w:p w14:paraId="06D3047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50</w:t>
            </w:r>
          </w:p>
        </w:tc>
        <w:tc>
          <w:tcPr>
            <w:tcW w:w="986" w:type="dxa"/>
            <w:noWrap/>
            <w:hideMark/>
          </w:tcPr>
          <w:p w14:paraId="685EA67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224F2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2E6F7FD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687F9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29851F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32003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0,12121212</w:t>
            </w:r>
          </w:p>
        </w:tc>
      </w:tr>
      <w:tr w:rsidR="004032AC" w:rsidRPr="009B6F4D" w14:paraId="4F0F110D" w14:textId="77777777" w:rsidTr="00803348">
        <w:trPr>
          <w:trHeight w:val="288"/>
        </w:trPr>
        <w:tc>
          <w:tcPr>
            <w:tcW w:w="440" w:type="dxa"/>
            <w:noWrap/>
            <w:hideMark/>
          </w:tcPr>
          <w:p w14:paraId="15BC48E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986" w:type="dxa"/>
            <w:noWrap/>
            <w:hideMark/>
          </w:tcPr>
          <w:p w14:paraId="7345F8B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5E62A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0AAC32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c>
          <w:tcPr>
            <w:tcW w:w="1392" w:type="dxa"/>
            <w:noWrap/>
            <w:vAlign w:val="bottom"/>
            <w:hideMark/>
          </w:tcPr>
          <w:p w14:paraId="0B19AA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72BFCEF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4373D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0,08372093</w:t>
            </w:r>
          </w:p>
        </w:tc>
      </w:tr>
      <w:tr w:rsidR="004032AC" w:rsidRPr="009B6F4D" w14:paraId="38A25C77" w14:textId="77777777" w:rsidTr="00803348">
        <w:trPr>
          <w:trHeight w:val="288"/>
        </w:trPr>
        <w:tc>
          <w:tcPr>
            <w:tcW w:w="440" w:type="dxa"/>
            <w:noWrap/>
            <w:hideMark/>
          </w:tcPr>
          <w:p w14:paraId="100DF4B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986" w:type="dxa"/>
            <w:noWrap/>
            <w:hideMark/>
          </w:tcPr>
          <w:p w14:paraId="027103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49BEC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CBB3E3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264F65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4EED3A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DF1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216A5C7D" w14:textId="77777777" w:rsidTr="00803348">
        <w:trPr>
          <w:trHeight w:val="288"/>
        </w:trPr>
        <w:tc>
          <w:tcPr>
            <w:tcW w:w="440" w:type="dxa"/>
            <w:noWrap/>
            <w:hideMark/>
          </w:tcPr>
          <w:p w14:paraId="47C2258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986" w:type="dxa"/>
            <w:noWrap/>
            <w:hideMark/>
          </w:tcPr>
          <w:p w14:paraId="7E27C1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562800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57AFAF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09E94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65F3D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EC5B2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67918D2F" w14:textId="77777777" w:rsidTr="00803348">
        <w:trPr>
          <w:trHeight w:val="288"/>
        </w:trPr>
        <w:tc>
          <w:tcPr>
            <w:tcW w:w="440" w:type="dxa"/>
            <w:noWrap/>
            <w:hideMark/>
          </w:tcPr>
          <w:p w14:paraId="086AE95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986" w:type="dxa"/>
            <w:noWrap/>
            <w:hideMark/>
          </w:tcPr>
          <w:p w14:paraId="0886CF2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36C6D50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E6512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c>
          <w:tcPr>
            <w:tcW w:w="1392" w:type="dxa"/>
            <w:noWrap/>
            <w:vAlign w:val="bottom"/>
            <w:hideMark/>
          </w:tcPr>
          <w:p w14:paraId="12C4B53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1F69BE1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36AEB6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0,05194805</w:t>
            </w:r>
          </w:p>
        </w:tc>
      </w:tr>
      <w:tr w:rsidR="004032AC" w:rsidRPr="009B6F4D" w14:paraId="30E775C4" w14:textId="77777777" w:rsidTr="00803348">
        <w:trPr>
          <w:trHeight w:val="288"/>
        </w:trPr>
        <w:tc>
          <w:tcPr>
            <w:tcW w:w="440" w:type="dxa"/>
            <w:noWrap/>
            <w:hideMark/>
          </w:tcPr>
          <w:p w14:paraId="55E2342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986" w:type="dxa"/>
            <w:noWrap/>
            <w:hideMark/>
          </w:tcPr>
          <w:p w14:paraId="61F8254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07BAA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1E5DAD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0AD1BD5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2B591DD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4DB01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0250EE89" w14:textId="77777777" w:rsidTr="00803348">
        <w:trPr>
          <w:trHeight w:val="288"/>
        </w:trPr>
        <w:tc>
          <w:tcPr>
            <w:tcW w:w="440" w:type="dxa"/>
            <w:noWrap/>
            <w:hideMark/>
          </w:tcPr>
          <w:p w14:paraId="3A9D9E8B"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986" w:type="dxa"/>
            <w:noWrap/>
            <w:hideMark/>
          </w:tcPr>
          <w:p w14:paraId="4BD8192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3C48F0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5447B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3F3EDE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9E15A8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55AAA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2AF627F8" w14:textId="77777777" w:rsidTr="00803348">
        <w:trPr>
          <w:trHeight w:val="288"/>
        </w:trPr>
        <w:tc>
          <w:tcPr>
            <w:tcW w:w="440" w:type="dxa"/>
            <w:noWrap/>
            <w:hideMark/>
          </w:tcPr>
          <w:p w14:paraId="75DB9D89"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986" w:type="dxa"/>
            <w:noWrap/>
            <w:hideMark/>
          </w:tcPr>
          <w:p w14:paraId="053791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FD888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70E9FC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392" w:type="dxa"/>
            <w:noWrap/>
            <w:vAlign w:val="bottom"/>
            <w:hideMark/>
          </w:tcPr>
          <w:p w14:paraId="5B94168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B30C2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89944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0,02941176</w:t>
            </w:r>
          </w:p>
        </w:tc>
      </w:tr>
      <w:tr w:rsidR="004032AC" w:rsidRPr="009B6F4D" w14:paraId="2ABEF938" w14:textId="77777777" w:rsidTr="00803348">
        <w:trPr>
          <w:trHeight w:val="288"/>
        </w:trPr>
        <w:tc>
          <w:tcPr>
            <w:tcW w:w="440" w:type="dxa"/>
            <w:noWrap/>
            <w:hideMark/>
          </w:tcPr>
          <w:p w14:paraId="40680FE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986" w:type="dxa"/>
            <w:noWrap/>
            <w:hideMark/>
          </w:tcPr>
          <w:p w14:paraId="73374E0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2BB99A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0A742A6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c>
          <w:tcPr>
            <w:tcW w:w="1392" w:type="dxa"/>
            <w:noWrap/>
            <w:vAlign w:val="bottom"/>
            <w:hideMark/>
          </w:tcPr>
          <w:p w14:paraId="258B5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E9F22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6A0A5D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0,01895735</w:t>
            </w:r>
          </w:p>
        </w:tc>
      </w:tr>
      <w:tr w:rsidR="004032AC" w:rsidRPr="009B6F4D" w14:paraId="7FF18FD8" w14:textId="77777777" w:rsidTr="00803348">
        <w:trPr>
          <w:trHeight w:val="288"/>
        </w:trPr>
        <w:tc>
          <w:tcPr>
            <w:tcW w:w="440" w:type="dxa"/>
            <w:noWrap/>
            <w:hideMark/>
          </w:tcPr>
          <w:p w14:paraId="7B6B935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986" w:type="dxa"/>
            <w:noWrap/>
            <w:hideMark/>
          </w:tcPr>
          <w:p w14:paraId="69003A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8D924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4D532D3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392" w:type="dxa"/>
            <w:noWrap/>
            <w:vAlign w:val="bottom"/>
            <w:hideMark/>
          </w:tcPr>
          <w:p w14:paraId="0AFA5F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422098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7868D8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4A3CA3F6" w14:textId="77777777" w:rsidTr="00803348">
        <w:trPr>
          <w:trHeight w:val="288"/>
        </w:trPr>
        <w:tc>
          <w:tcPr>
            <w:tcW w:w="440" w:type="dxa"/>
            <w:noWrap/>
            <w:hideMark/>
          </w:tcPr>
          <w:p w14:paraId="71285D0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60</w:t>
            </w:r>
          </w:p>
        </w:tc>
        <w:tc>
          <w:tcPr>
            <w:tcW w:w="986" w:type="dxa"/>
            <w:noWrap/>
            <w:hideMark/>
          </w:tcPr>
          <w:p w14:paraId="3486F19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37EE683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50221C8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47ADCA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7136C2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5CD3F3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01EAF8D" w14:textId="77777777" w:rsidTr="00803348">
        <w:trPr>
          <w:trHeight w:val="288"/>
        </w:trPr>
        <w:tc>
          <w:tcPr>
            <w:tcW w:w="440" w:type="dxa"/>
            <w:noWrap/>
            <w:hideMark/>
          </w:tcPr>
          <w:p w14:paraId="136AFFD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986" w:type="dxa"/>
            <w:noWrap/>
            <w:hideMark/>
          </w:tcPr>
          <w:p w14:paraId="0AE4BA8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3D4E9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1A19EA4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6F3DCEA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12ED3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C64BF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A8B961C" w14:textId="77777777" w:rsidTr="00803348">
        <w:trPr>
          <w:trHeight w:val="288"/>
        </w:trPr>
        <w:tc>
          <w:tcPr>
            <w:tcW w:w="440" w:type="dxa"/>
            <w:noWrap/>
            <w:hideMark/>
          </w:tcPr>
          <w:p w14:paraId="6441A82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986" w:type="dxa"/>
            <w:noWrap/>
            <w:hideMark/>
          </w:tcPr>
          <w:p w14:paraId="45DC208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8D9B9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3A4F25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9F2CE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2E404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09260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1319FF2" w14:textId="77777777" w:rsidTr="00803348">
        <w:trPr>
          <w:trHeight w:val="288"/>
        </w:trPr>
        <w:tc>
          <w:tcPr>
            <w:tcW w:w="440" w:type="dxa"/>
            <w:noWrap/>
            <w:hideMark/>
          </w:tcPr>
          <w:p w14:paraId="080AAB0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986" w:type="dxa"/>
            <w:noWrap/>
            <w:hideMark/>
          </w:tcPr>
          <w:p w14:paraId="1C510DB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C888A0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4D236F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636931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5AE0F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191608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517ACB00" w14:textId="77777777" w:rsidTr="00803348">
        <w:trPr>
          <w:trHeight w:val="288"/>
        </w:trPr>
        <w:tc>
          <w:tcPr>
            <w:tcW w:w="440" w:type="dxa"/>
            <w:noWrap/>
            <w:hideMark/>
          </w:tcPr>
          <w:p w14:paraId="37D1CC8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986" w:type="dxa"/>
            <w:noWrap/>
            <w:hideMark/>
          </w:tcPr>
          <w:p w14:paraId="06A000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347D2E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3573D0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392" w:type="dxa"/>
            <w:noWrap/>
            <w:vAlign w:val="bottom"/>
            <w:hideMark/>
          </w:tcPr>
          <w:p w14:paraId="37174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40A32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65121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47BD9E0" w14:textId="77777777" w:rsidTr="00803348">
        <w:trPr>
          <w:trHeight w:val="288"/>
        </w:trPr>
        <w:tc>
          <w:tcPr>
            <w:tcW w:w="440" w:type="dxa"/>
            <w:noWrap/>
            <w:hideMark/>
          </w:tcPr>
          <w:p w14:paraId="6ECA986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986" w:type="dxa"/>
            <w:noWrap/>
            <w:hideMark/>
          </w:tcPr>
          <w:p w14:paraId="6D4502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7FCD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F54EA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1DD76AE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C2C30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64D7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47535B8" w14:textId="77777777" w:rsidTr="00803348">
        <w:trPr>
          <w:trHeight w:val="288"/>
        </w:trPr>
        <w:tc>
          <w:tcPr>
            <w:tcW w:w="440" w:type="dxa"/>
            <w:noWrap/>
            <w:hideMark/>
          </w:tcPr>
          <w:p w14:paraId="6E622BD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986" w:type="dxa"/>
            <w:noWrap/>
            <w:hideMark/>
          </w:tcPr>
          <w:p w14:paraId="473872D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B9A10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88FD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6268DC0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BCD55C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F6082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02A7EA9" w14:textId="77777777" w:rsidTr="00803348">
        <w:trPr>
          <w:trHeight w:val="288"/>
        </w:trPr>
        <w:tc>
          <w:tcPr>
            <w:tcW w:w="440" w:type="dxa"/>
            <w:noWrap/>
            <w:hideMark/>
          </w:tcPr>
          <w:p w14:paraId="4F9AC62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986" w:type="dxa"/>
            <w:noWrap/>
            <w:hideMark/>
          </w:tcPr>
          <w:p w14:paraId="7FB1DA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50920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2A279E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4CEEFD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077B3C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DDDC7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25AF9E4" w14:textId="77777777" w:rsidTr="00803348">
        <w:trPr>
          <w:trHeight w:val="288"/>
        </w:trPr>
        <w:tc>
          <w:tcPr>
            <w:tcW w:w="440" w:type="dxa"/>
            <w:noWrap/>
            <w:hideMark/>
          </w:tcPr>
          <w:p w14:paraId="594A0F08"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986" w:type="dxa"/>
            <w:noWrap/>
            <w:hideMark/>
          </w:tcPr>
          <w:p w14:paraId="092F867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7F4748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CB216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072924A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07009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5344C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013D7530" w14:textId="77777777" w:rsidTr="00803348">
        <w:trPr>
          <w:trHeight w:val="288"/>
        </w:trPr>
        <w:tc>
          <w:tcPr>
            <w:tcW w:w="440" w:type="dxa"/>
            <w:noWrap/>
            <w:hideMark/>
          </w:tcPr>
          <w:p w14:paraId="27318BC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986" w:type="dxa"/>
            <w:noWrap/>
            <w:hideMark/>
          </w:tcPr>
          <w:p w14:paraId="32CD079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7EA84C8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198D6E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61E457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00C22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CA42C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236688D5" w14:textId="77777777" w:rsidTr="00803348">
        <w:trPr>
          <w:trHeight w:val="288"/>
        </w:trPr>
        <w:tc>
          <w:tcPr>
            <w:tcW w:w="440" w:type="dxa"/>
            <w:noWrap/>
            <w:hideMark/>
          </w:tcPr>
          <w:p w14:paraId="2DC5505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986" w:type="dxa"/>
            <w:noWrap/>
            <w:hideMark/>
          </w:tcPr>
          <w:p w14:paraId="05A7B8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E6E3E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36640AE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3703DC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2A35F8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39482B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3A50B9C4" w14:textId="77777777" w:rsidTr="00803348">
        <w:trPr>
          <w:trHeight w:val="288"/>
        </w:trPr>
        <w:tc>
          <w:tcPr>
            <w:tcW w:w="440" w:type="dxa"/>
            <w:noWrap/>
            <w:hideMark/>
          </w:tcPr>
          <w:p w14:paraId="2F9C26A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986" w:type="dxa"/>
            <w:noWrap/>
            <w:hideMark/>
          </w:tcPr>
          <w:p w14:paraId="14829A6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7169FF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7A4BD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10BCB8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30FF21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05C6E5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bl>
    <w:p w14:paraId="4F829F45" w14:textId="77777777" w:rsidR="00363855" w:rsidRDefault="00363855" w:rsidP="00413CD9"/>
    <w:p w14:paraId="7219A189" w14:textId="44321A73" w:rsidR="004A1ADA" w:rsidRPr="0022698D" w:rsidRDefault="004A1ADA" w:rsidP="00413CD9">
      <w:r>
        <w:t xml:space="preserve">Se prode a la suma de los valores de la última columna como se ve en la </w:t>
      </w:r>
      <w:r>
        <w:fldChar w:fldCharType="begin"/>
      </w:r>
      <w:r>
        <w:instrText xml:space="preserve"> REF _Ref199348490 \h </w:instrText>
      </w:r>
      <w:r>
        <w:fldChar w:fldCharType="separate"/>
      </w:r>
      <w:r w:rsidR="00C9395B" w:rsidRPr="004032AC">
        <w:t xml:space="preserve">Tabla </w:t>
      </w:r>
      <w:r w:rsidR="00C9395B">
        <w:rPr>
          <w:noProof/>
        </w:rPr>
        <w:t>5</w:t>
      </w:r>
      <w:r>
        <w:fldChar w:fldCharType="end"/>
      </w:r>
      <w:r w:rsidR="00601A4D">
        <w:t xml:space="preserve"> y la ecuación </w:t>
      </w:r>
      <w:r w:rsidR="00601A4D">
        <w:fldChar w:fldCharType="begin"/>
      </w:r>
      <w:r w:rsidR="00601A4D">
        <w:instrText xml:space="preserve"> REF _Ref199349689 \h </w:instrText>
      </w:r>
      <w:r w:rsidR="00601A4D">
        <w:fldChar w:fldCharType="separate"/>
      </w:r>
      <w:r w:rsidR="00C9395B">
        <w:t>(</w:t>
      </w:r>
      <w:r w:rsidR="00C9395B">
        <w:rPr>
          <w:noProof/>
        </w:rPr>
        <w:t>11</w:t>
      </w:r>
      <w:r w:rsidR="00C9395B">
        <w:t>)</w:t>
      </w:r>
      <w:r w:rsidR="00601A4D">
        <w:fldChar w:fldCharType="end"/>
      </w:r>
      <w: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4A1ADA" w14:paraId="69E57887" w14:textId="77777777" w:rsidTr="00803348">
        <w:tc>
          <w:tcPr>
            <w:tcW w:w="500" w:type="pct"/>
          </w:tcPr>
          <w:p w14:paraId="5C56F409" w14:textId="77777777" w:rsidR="004A1ADA" w:rsidRDefault="004A1ADA" w:rsidP="00803348">
            <w:pPr>
              <w:ind w:firstLine="0"/>
            </w:pPr>
          </w:p>
        </w:tc>
        <w:tc>
          <w:tcPr>
            <w:tcW w:w="4000" w:type="pct"/>
          </w:tcPr>
          <w:p w14:paraId="0EDCF36F" w14:textId="34F8A423" w:rsidR="004A1ADA" w:rsidRDefault="00133DB9" w:rsidP="00803348">
            <w:pPr>
              <w:ind w:firstLine="0"/>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r>
                  <m:rPr>
                    <m:sty m:val="bi"/>
                  </m:rPr>
                  <w:rPr>
                    <w:rFonts w:ascii="Cambria Math" w:eastAsia="Times New Roman" w:hAnsi="Cambria Math" w:cs="Calibri"/>
                    <w:sz w:val="22"/>
                    <w:lang w:eastAsia="es-BO"/>
                  </w:rPr>
                  <m:t>=185,6454766</m:t>
                </m:r>
              </m:oMath>
            </m:oMathPara>
          </w:p>
        </w:tc>
        <w:tc>
          <w:tcPr>
            <w:tcW w:w="500" w:type="pct"/>
          </w:tcPr>
          <w:p w14:paraId="4D73ADF5" w14:textId="4C989EFA" w:rsidR="004A1ADA" w:rsidRDefault="004A1ADA" w:rsidP="00803348">
            <w:pPr>
              <w:ind w:firstLine="0"/>
            </w:pPr>
            <w:bookmarkStart w:id="983" w:name="_Ref199349689"/>
            <w:r>
              <w:t>(</w:t>
            </w:r>
            <w:r w:rsidR="00133DB9">
              <w:fldChar w:fldCharType="begin"/>
            </w:r>
            <w:r w:rsidR="00133DB9">
              <w:instrText xml:space="preserve"> SEQ Ecuación \* ARABIC </w:instrText>
            </w:r>
            <w:r w:rsidR="00133DB9">
              <w:fldChar w:fldCharType="separate"/>
            </w:r>
            <w:r w:rsidR="00C9395B">
              <w:rPr>
                <w:noProof/>
              </w:rPr>
              <w:t>11</w:t>
            </w:r>
            <w:r w:rsidR="00133DB9">
              <w:rPr>
                <w:noProof/>
              </w:rPr>
              <w:fldChar w:fldCharType="end"/>
            </w:r>
            <w:r>
              <w:t>)</w:t>
            </w:r>
            <w:bookmarkEnd w:id="983"/>
          </w:p>
        </w:tc>
      </w:tr>
    </w:tbl>
    <w:p w14:paraId="10D3A3E3" w14:textId="5B111BFE" w:rsidR="004032AC" w:rsidRDefault="00601A4D" w:rsidP="00601A4D">
      <w:pPr>
        <w:rPr>
          <w:rFonts w:eastAsia="Calibri" w:cs="Times New Roman"/>
        </w:rPr>
      </w:pPr>
      <w:r>
        <w:rPr>
          <w:rFonts w:eastAsia="Calibri" w:cs="Times New Roman"/>
        </w:rPr>
        <w:t>El valor resultante es x</w:t>
      </w:r>
      <w:r>
        <w:rPr>
          <w:rFonts w:eastAsia="Calibri" w:cs="Times New Roman"/>
          <w:vertAlign w:val="superscript"/>
        </w:rPr>
        <w:t xml:space="preserve">2 </w:t>
      </w:r>
      <w:r>
        <w:rPr>
          <w:rFonts w:eastAsia="Calibri" w:cs="Times New Roman"/>
        </w:rPr>
        <w:t>calculado es 185,64, ahora se determinará x</w:t>
      </w:r>
      <w:r>
        <w:rPr>
          <w:rFonts w:eastAsia="Calibri" w:cs="Times New Roman"/>
          <w:vertAlign w:val="superscript"/>
        </w:rPr>
        <w:t xml:space="preserve">2 </w:t>
      </w:r>
      <w:r>
        <w:rPr>
          <w:rFonts w:eastAsia="Calibri" w:cs="Times New Roman"/>
        </w:rPr>
        <w:t xml:space="preserve">crítico, para ello se tomará total de caracteres utilizados en la </w:t>
      </w:r>
      <w:r>
        <w:rPr>
          <w:rFonts w:eastAsia="Calibri" w:cs="Times New Roman"/>
        </w:rPr>
        <w:fldChar w:fldCharType="begin"/>
      </w:r>
      <w:r>
        <w:rPr>
          <w:rFonts w:eastAsia="Calibri" w:cs="Times New Roman"/>
        </w:rPr>
        <w:instrText xml:space="preserve"> REF _Ref199348490 \h </w:instrText>
      </w:r>
      <w:r>
        <w:rPr>
          <w:rFonts w:eastAsia="Calibri" w:cs="Times New Roman"/>
        </w:rPr>
      </w:r>
      <w:r>
        <w:rPr>
          <w:rFonts w:eastAsia="Calibri" w:cs="Times New Roman"/>
        </w:rPr>
        <w:fldChar w:fldCharType="separate"/>
      </w:r>
      <w:r w:rsidR="00C9395B" w:rsidRPr="004032AC">
        <w:t xml:space="preserve">Tabla </w:t>
      </w:r>
      <w:r w:rsidR="00C9395B">
        <w:rPr>
          <w:noProof/>
        </w:rPr>
        <w:t>5</w:t>
      </w:r>
      <w:r>
        <w:rPr>
          <w:rFonts w:eastAsia="Calibri" w:cs="Times New Roman"/>
        </w:rPr>
        <w:fldChar w:fldCharType="end"/>
      </w:r>
      <w:r>
        <w:rPr>
          <w:rFonts w:eastAsia="Calibri" w:cs="Times New Roman"/>
        </w:rPr>
        <w:t xml:space="preserve">, que son en total 71 usaremos la ecuación </w:t>
      </w:r>
      <w:r>
        <w:rPr>
          <w:rFonts w:eastAsia="Calibri" w:cs="Times New Roman"/>
        </w:rPr>
        <w:fldChar w:fldCharType="begin"/>
      </w:r>
      <w:r>
        <w:rPr>
          <w:rFonts w:eastAsia="Calibri" w:cs="Times New Roman"/>
        </w:rPr>
        <w:instrText xml:space="preserve"> REF _Ref199349724 \h </w:instrText>
      </w:r>
      <w:r>
        <w:rPr>
          <w:rFonts w:eastAsia="Calibri" w:cs="Times New Roman"/>
        </w:rPr>
      </w:r>
      <w:r>
        <w:rPr>
          <w:rFonts w:eastAsia="Calibri" w:cs="Times New Roman"/>
        </w:rPr>
        <w:fldChar w:fldCharType="separate"/>
      </w:r>
      <w:r w:rsidR="00C9395B">
        <w:t>(</w:t>
      </w:r>
      <w:r w:rsidR="00C9395B">
        <w:rPr>
          <w:noProof/>
        </w:rPr>
        <w:t>12</w:t>
      </w:r>
      <w:r w:rsidR="00C9395B">
        <w:t>)</w:t>
      </w:r>
      <w:r>
        <w:rPr>
          <w:rFonts w:eastAsia="Calibri" w:cs="Times New Roman"/>
        </w:rPr>
        <w:fldChar w:fldCharType="end"/>
      </w:r>
      <w:r>
        <w:rPr>
          <w:rFonts w:eastAsia="Calibri" w:cs="Times New Roman"/>
        </w:rPr>
        <w:t>,para los hallarlo.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601A4D" w14:paraId="15053CDC" w14:textId="77777777" w:rsidTr="00803348">
        <w:tc>
          <w:tcPr>
            <w:tcW w:w="500" w:type="pct"/>
          </w:tcPr>
          <w:p w14:paraId="66A946E4" w14:textId="77777777" w:rsidR="00601A4D" w:rsidRDefault="00601A4D" w:rsidP="00803348">
            <w:pPr>
              <w:ind w:firstLine="0"/>
            </w:pPr>
          </w:p>
        </w:tc>
        <w:tc>
          <w:tcPr>
            <w:tcW w:w="4000" w:type="pct"/>
          </w:tcPr>
          <w:p w14:paraId="071174EB" w14:textId="3213D06F" w:rsidR="00601A4D" w:rsidRDefault="00601A4D" w:rsidP="00803348">
            <w:pPr>
              <w:ind w:firstLine="0"/>
            </w:pPr>
            <m:oMathPara>
              <m:oMath>
                <m:r>
                  <m:rPr>
                    <m:sty m:val="b"/>
                  </m:rPr>
                  <w:rPr>
                    <w:rFonts w:ascii="Cambria Math" w:eastAsia="Times New Roman" w:hAnsi="Cambria Math" w:cs="Calibri"/>
                    <w:sz w:val="22"/>
                    <w:lang w:eastAsia="es-BO"/>
                  </w:rPr>
                  <m:t>gl=k-1</m:t>
                </m:r>
              </m:oMath>
            </m:oMathPara>
          </w:p>
        </w:tc>
        <w:tc>
          <w:tcPr>
            <w:tcW w:w="500" w:type="pct"/>
          </w:tcPr>
          <w:p w14:paraId="43BF17EA" w14:textId="512BCE05" w:rsidR="00601A4D" w:rsidRDefault="00601A4D" w:rsidP="00803348">
            <w:pPr>
              <w:ind w:firstLine="0"/>
            </w:pPr>
            <w:bookmarkStart w:id="984" w:name="_Ref199349724"/>
            <w:r>
              <w:t>(</w:t>
            </w:r>
            <w:r w:rsidR="00133DB9">
              <w:fldChar w:fldCharType="begin"/>
            </w:r>
            <w:r w:rsidR="00133DB9">
              <w:instrText xml:space="preserve"> SEQ Ecuación \* ARABIC </w:instrText>
            </w:r>
            <w:r w:rsidR="00133DB9">
              <w:fldChar w:fldCharType="separate"/>
            </w:r>
            <w:r w:rsidR="00C9395B">
              <w:rPr>
                <w:noProof/>
              </w:rPr>
              <w:t>12</w:t>
            </w:r>
            <w:r w:rsidR="00133DB9">
              <w:rPr>
                <w:noProof/>
              </w:rPr>
              <w:fldChar w:fldCharType="end"/>
            </w:r>
            <w:r>
              <w:t>)</w:t>
            </w:r>
            <w:bookmarkEnd w:id="984"/>
          </w:p>
        </w:tc>
      </w:tr>
    </w:tbl>
    <w:p w14:paraId="470E6DD3" w14:textId="7B8DF8FC" w:rsidR="00601A4D" w:rsidRDefault="00601A4D" w:rsidP="00601A4D">
      <w:r>
        <w:t xml:space="preserve">Los cálculos serán: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601A4D" w14:paraId="7BCD60F1" w14:textId="77777777" w:rsidTr="00803348">
        <w:tc>
          <w:tcPr>
            <w:tcW w:w="500" w:type="pct"/>
          </w:tcPr>
          <w:p w14:paraId="51FB8E9D" w14:textId="77777777" w:rsidR="00601A4D" w:rsidRDefault="00601A4D" w:rsidP="00803348">
            <w:pPr>
              <w:ind w:firstLine="0"/>
            </w:pPr>
          </w:p>
        </w:tc>
        <w:tc>
          <w:tcPr>
            <w:tcW w:w="4000" w:type="pct"/>
          </w:tcPr>
          <w:p w14:paraId="3A9B088F" w14:textId="455CD3E9" w:rsidR="00601A4D" w:rsidRDefault="00601A4D" w:rsidP="00803348">
            <w:pPr>
              <w:ind w:firstLine="0"/>
            </w:pPr>
            <m:oMathPara>
              <m:oMath>
                <m:r>
                  <m:rPr>
                    <m:sty m:val="b"/>
                  </m:rPr>
                  <w:rPr>
                    <w:rFonts w:ascii="Cambria Math" w:eastAsia="Times New Roman" w:hAnsi="Cambria Math" w:cs="Calibri"/>
                    <w:sz w:val="22"/>
                    <w:lang w:eastAsia="es-BO"/>
                  </w:rPr>
                  <m:t>gl= 71-1 = 70</m:t>
                </m:r>
              </m:oMath>
            </m:oMathPara>
          </w:p>
        </w:tc>
        <w:tc>
          <w:tcPr>
            <w:tcW w:w="500" w:type="pct"/>
          </w:tcPr>
          <w:p w14:paraId="68A42286" w14:textId="6A0E8611" w:rsidR="00601A4D" w:rsidRDefault="00601A4D" w:rsidP="00803348">
            <w:pPr>
              <w:ind w:firstLine="0"/>
            </w:pPr>
            <w:r>
              <w:t>(</w:t>
            </w:r>
            <w:r w:rsidR="00133DB9">
              <w:fldChar w:fldCharType="begin"/>
            </w:r>
            <w:r w:rsidR="00133DB9">
              <w:instrText xml:space="preserve"> SEQ Ecuación \* ARABIC </w:instrText>
            </w:r>
            <w:r w:rsidR="00133DB9">
              <w:fldChar w:fldCharType="separate"/>
            </w:r>
            <w:r w:rsidR="00C9395B">
              <w:rPr>
                <w:noProof/>
              </w:rPr>
              <w:t>13</w:t>
            </w:r>
            <w:r w:rsidR="00133DB9">
              <w:rPr>
                <w:noProof/>
              </w:rPr>
              <w:fldChar w:fldCharType="end"/>
            </w:r>
            <w:r>
              <w:t>)</w:t>
            </w:r>
          </w:p>
        </w:tc>
      </w:tr>
    </w:tbl>
    <w:p w14:paraId="78E3B09E" w14:textId="1721EB7F" w:rsidR="00601A4D" w:rsidRDefault="00601A4D" w:rsidP="00601A4D">
      <w:pPr>
        <w:rPr>
          <w:rFonts w:eastAsia="Calibri" w:cs="Times New Roman"/>
        </w:rPr>
      </w:pPr>
      <w:r>
        <w:t xml:space="preserve">Hallamos la significación, en la hipótesis propuesta se </w:t>
      </w:r>
      <w:r w:rsidR="0014433F">
        <w:t>optó</w:t>
      </w:r>
      <w:r>
        <w:t xml:space="preserve"> por el 70% entonces </w:t>
      </w:r>
      <w:r>
        <w:rPr>
          <w:rFonts w:cs="Times New Roman"/>
        </w:rPr>
        <w:t>α</w:t>
      </w:r>
      <w:r>
        <w:t xml:space="preserve"> es </w:t>
      </w:r>
      <w:r w:rsidR="0014433F">
        <w:t xml:space="preserve">0,3. Una vez obtenido todos los valores buscamos en la tabla de chi cuadrado para determinar </w:t>
      </w:r>
      <w:r w:rsidR="0014433F">
        <w:rPr>
          <w:rFonts w:eastAsia="Calibri" w:cs="Times New Roman"/>
        </w:rPr>
        <w:t>x</w:t>
      </w:r>
      <w:r w:rsidR="0014433F">
        <w:rPr>
          <w:rFonts w:eastAsia="Calibri" w:cs="Times New Roman"/>
          <w:vertAlign w:val="superscript"/>
        </w:rPr>
        <w:t xml:space="preserve">2 </w:t>
      </w:r>
      <w:r w:rsidR="0014433F">
        <w:rPr>
          <w:rFonts w:eastAsia="Calibri" w:cs="Times New Roman"/>
        </w:rPr>
        <w:t xml:space="preserve">crítico como vemos en la ecuación </w:t>
      </w:r>
      <w:r w:rsidR="0014433F">
        <w:rPr>
          <w:rFonts w:eastAsia="Calibri" w:cs="Times New Roman"/>
        </w:rPr>
        <w:fldChar w:fldCharType="begin"/>
      </w:r>
      <w:r w:rsidR="0014433F">
        <w:rPr>
          <w:rFonts w:eastAsia="Calibri" w:cs="Times New Roman"/>
        </w:rPr>
        <w:instrText xml:space="preserve"> REF _Ref199350278 \h </w:instrText>
      </w:r>
      <w:r w:rsidR="0014433F">
        <w:rPr>
          <w:rFonts w:eastAsia="Calibri" w:cs="Times New Roman"/>
        </w:rPr>
      </w:r>
      <w:r w:rsidR="0014433F">
        <w:rPr>
          <w:rFonts w:eastAsia="Calibri" w:cs="Times New Roman"/>
        </w:rPr>
        <w:fldChar w:fldCharType="separate"/>
      </w:r>
      <w:r w:rsidR="00C9395B">
        <w:t>(</w:t>
      </w:r>
      <w:r w:rsidR="00C9395B">
        <w:rPr>
          <w:noProof/>
        </w:rPr>
        <w:t>14</w:t>
      </w:r>
      <w:r w:rsidR="00C9395B">
        <w:t>)</w:t>
      </w:r>
      <w:r w:rsidR="0014433F">
        <w:rPr>
          <w:rFonts w:eastAsia="Calibri" w:cs="Times New Roman"/>
        </w:rPr>
        <w:fldChar w:fldCharType="end"/>
      </w:r>
      <w:r w:rsidR="0014433F">
        <w:rPr>
          <w:rFonts w:eastAsia="Calibri" w:cs="Times New Roman"/>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14433F" w14:paraId="107E5562" w14:textId="77777777" w:rsidTr="00803348">
        <w:tc>
          <w:tcPr>
            <w:tcW w:w="500" w:type="pct"/>
          </w:tcPr>
          <w:p w14:paraId="15E73D8B" w14:textId="77777777" w:rsidR="0014433F" w:rsidRDefault="0014433F" w:rsidP="00803348">
            <w:pPr>
              <w:ind w:firstLine="0"/>
            </w:pPr>
          </w:p>
        </w:tc>
        <w:tc>
          <w:tcPr>
            <w:tcW w:w="4000" w:type="pct"/>
          </w:tcPr>
          <w:p w14:paraId="6330B0F8" w14:textId="2CD18399" w:rsidR="0014433F" w:rsidRDefault="00133DB9" w:rsidP="00803348">
            <w:pPr>
              <w:ind w:firstLine="0"/>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 xml:space="preserve">= </m:t>
                </m:r>
                <m:r>
                  <m:rPr>
                    <m:sty m:val="p"/>
                  </m:rPr>
                  <w:rPr>
                    <w:rFonts w:ascii="Cambria Math" w:hAnsi="Cambria Math"/>
                  </w:rPr>
                  <m:t>75,6893</m:t>
                </m:r>
              </m:oMath>
            </m:oMathPara>
          </w:p>
        </w:tc>
        <w:tc>
          <w:tcPr>
            <w:tcW w:w="500" w:type="pct"/>
          </w:tcPr>
          <w:p w14:paraId="5E021221" w14:textId="738B3FC9" w:rsidR="0014433F" w:rsidRDefault="0014433F" w:rsidP="00803348">
            <w:pPr>
              <w:ind w:firstLine="0"/>
            </w:pPr>
            <w:bookmarkStart w:id="985" w:name="_Ref199350278"/>
            <w:r>
              <w:t>(</w:t>
            </w:r>
            <w:r w:rsidR="00133DB9">
              <w:fldChar w:fldCharType="begin"/>
            </w:r>
            <w:r w:rsidR="00133DB9">
              <w:instrText xml:space="preserve"> SEQ Ecuación \* ARABIC </w:instrText>
            </w:r>
            <w:r w:rsidR="00133DB9">
              <w:fldChar w:fldCharType="separate"/>
            </w:r>
            <w:r w:rsidR="00C9395B">
              <w:rPr>
                <w:noProof/>
              </w:rPr>
              <w:t>14</w:t>
            </w:r>
            <w:r w:rsidR="00133DB9">
              <w:rPr>
                <w:noProof/>
              </w:rPr>
              <w:fldChar w:fldCharType="end"/>
            </w:r>
            <w:r>
              <w:t>)</w:t>
            </w:r>
            <w:bookmarkEnd w:id="985"/>
          </w:p>
        </w:tc>
      </w:tr>
    </w:tbl>
    <w:p w14:paraId="3D418710" w14:textId="643ED05C" w:rsidR="0014433F" w:rsidRDefault="00816AB7" w:rsidP="00816AB7">
      <w:pPr>
        <w:rPr>
          <w:rFonts w:eastAsiaTheme="minorEastAsia"/>
          <w:lang w:eastAsia="es-BO"/>
        </w:rPr>
      </w:pPr>
      <w:r>
        <w:t xml:space="preserve">Ahora que se tiene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critico</m:t>
            </m:r>
          </m:sub>
          <m:sup>
            <m:r>
              <w:rPr>
                <w:rFonts w:ascii="Cambria Math" w:hAnsi="Cambria Math"/>
                <w:lang w:eastAsia="es-BO"/>
              </w:rPr>
              <m:t>2</m:t>
            </m:r>
          </m:sup>
        </m:sSubSup>
      </m:oMath>
      <w:r>
        <w:rPr>
          <w:rFonts w:eastAsiaTheme="minorEastAsia"/>
          <w:lang w:eastAsia="es-BO"/>
        </w:rPr>
        <w:t xml:space="preserve"> y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podemos analizar nuestra estadística de prueba, se observa en la ecuación </w:t>
      </w:r>
      <w:r>
        <w:rPr>
          <w:rFonts w:eastAsiaTheme="minorEastAsia"/>
          <w:lang w:eastAsia="es-BO"/>
        </w:rPr>
        <w:fldChar w:fldCharType="begin"/>
      </w:r>
      <w:r>
        <w:rPr>
          <w:rFonts w:eastAsiaTheme="minorEastAsia"/>
          <w:lang w:eastAsia="es-BO"/>
        </w:rPr>
        <w:instrText xml:space="preserve"> REF _Ref199349689 \h </w:instrText>
      </w:r>
      <w:r>
        <w:rPr>
          <w:rFonts w:eastAsiaTheme="minorEastAsia"/>
          <w:lang w:eastAsia="es-BO"/>
        </w:rPr>
      </w:r>
      <w:r>
        <w:rPr>
          <w:rFonts w:eastAsiaTheme="minorEastAsia"/>
          <w:lang w:eastAsia="es-BO"/>
        </w:rPr>
        <w:fldChar w:fldCharType="separate"/>
      </w:r>
      <w:r w:rsidR="00C9395B">
        <w:t>(</w:t>
      </w:r>
      <w:r w:rsidR="00C9395B">
        <w:rPr>
          <w:noProof/>
        </w:rPr>
        <w:t>11</w:t>
      </w:r>
      <w:r w:rsidR="00C9395B">
        <w:t>)</w:t>
      </w:r>
      <w:r>
        <w:rPr>
          <w:rFonts w:eastAsiaTheme="minorEastAsia"/>
          <w:lang w:eastAsia="es-BO"/>
        </w:rPr>
        <w:fldChar w:fldCharType="end"/>
      </w:r>
      <w:r>
        <w:rPr>
          <w:rFonts w:eastAsiaTheme="minorEastAsia"/>
          <w:lang w:eastAsia="es-BO"/>
        </w:rPr>
        <w:t xml:space="preserve"> y la ecuación </w:t>
      </w:r>
      <w:r>
        <w:rPr>
          <w:rFonts w:eastAsiaTheme="minorEastAsia"/>
          <w:lang w:eastAsia="es-BO"/>
        </w:rPr>
        <w:fldChar w:fldCharType="begin"/>
      </w:r>
      <w:r>
        <w:rPr>
          <w:rFonts w:eastAsiaTheme="minorEastAsia"/>
          <w:lang w:eastAsia="es-BO"/>
        </w:rPr>
        <w:instrText xml:space="preserve"> REF _Ref199350278 \h </w:instrText>
      </w:r>
      <w:r>
        <w:rPr>
          <w:rFonts w:eastAsiaTheme="minorEastAsia"/>
          <w:lang w:eastAsia="es-BO"/>
        </w:rPr>
      </w:r>
      <w:r>
        <w:rPr>
          <w:rFonts w:eastAsiaTheme="minorEastAsia"/>
          <w:lang w:eastAsia="es-BO"/>
        </w:rPr>
        <w:fldChar w:fldCharType="separate"/>
      </w:r>
      <w:r w:rsidR="00C9395B">
        <w:t>(</w:t>
      </w:r>
      <w:r w:rsidR="00C9395B">
        <w:rPr>
          <w:noProof/>
        </w:rPr>
        <w:t>14</w:t>
      </w:r>
      <w:r w:rsidR="00C9395B">
        <w:t>)</w:t>
      </w:r>
      <w:r>
        <w:rPr>
          <w:rFonts w:eastAsiaTheme="minorEastAsia"/>
          <w:lang w:eastAsia="es-BO"/>
        </w:rPr>
        <w:fldChar w:fldCharType="end"/>
      </w:r>
      <w:r>
        <w:rPr>
          <w:rFonts w:eastAsiaTheme="minorEastAsia"/>
          <w:lang w:eastAsia="es-BO"/>
        </w:rPr>
        <w:t xml:space="preserve">,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es mayor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rechazando la hipótesis nula H</w:t>
      </w:r>
      <w:r>
        <w:rPr>
          <w:rFonts w:eastAsiaTheme="minorEastAsia"/>
          <w:vertAlign w:val="subscript"/>
          <w:lang w:eastAsia="es-BO"/>
        </w:rPr>
        <w:t>0</w:t>
      </w:r>
      <w:r>
        <w:rPr>
          <w:rFonts w:eastAsiaTheme="minorEastAsia"/>
          <w:lang w:eastAsia="es-BO"/>
        </w:rPr>
        <w:t>.</w:t>
      </w:r>
    </w:p>
    <w:p w14:paraId="6FACF926" w14:textId="7FE9B86D" w:rsidR="00816AB7" w:rsidRDefault="00EF2261" w:rsidP="00816AB7">
      <w:r w:rsidRPr="00EF2261">
        <w:t xml:space="preserve">El valor del estadístico chi-cuadrado obtenido </w:t>
      </w:r>
      <w:r>
        <w:t>185,64,</w:t>
      </w:r>
      <w:r w:rsidRPr="00EF2261">
        <w:t xml:space="preserve"> supera ampliamente el valor crítico de </w:t>
      </w:r>
      <w:r>
        <w:t>75,68</w:t>
      </w:r>
      <w:r w:rsidRPr="00EF2261">
        <w:t xml:space="preserve">, correspondiente a </w:t>
      </w:r>
      <w:r>
        <w:t>70</w:t>
      </w:r>
      <w:r w:rsidRPr="00EF2261">
        <w:t xml:space="preserve"> grados de libertad con un nivel de significancia del </w:t>
      </w:r>
      <w:r>
        <w:t>30</w:t>
      </w:r>
      <w:r w:rsidRPr="00EF2261">
        <w:t>%. Esta diferencia implica que los datos observados no se ajustan a la distribución esperada de manera uniforme</w:t>
      </w:r>
      <w:r w:rsidR="00D62C14">
        <w:t xml:space="preserve"> como se ve en la </w:t>
      </w:r>
      <w:r w:rsidR="00D62C14">
        <w:fldChar w:fldCharType="begin"/>
      </w:r>
      <w:r w:rsidR="00D62C14">
        <w:instrText xml:space="preserve"> REF _Ref199352113 \h </w:instrText>
      </w:r>
      <w:r w:rsidR="00D62C14">
        <w:fldChar w:fldCharType="separate"/>
      </w:r>
      <w:r w:rsidR="00C9395B" w:rsidRPr="00A23A9A">
        <w:t xml:space="preserve">Figura </w:t>
      </w:r>
      <w:r w:rsidR="00C9395B">
        <w:rPr>
          <w:noProof/>
        </w:rPr>
        <w:t>69</w:t>
      </w:r>
      <w:r w:rsidR="00D62C14">
        <w:fldChar w:fldCharType="end"/>
      </w:r>
      <w:r w:rsidRPr="00EF2261">
        <w:t>, lo que sugiere que el rendimiento del modelo varía significativamente entre los diferentes caracteres evaluados.</w:t>
      </w:r>
    </w:p>
    <w:p w14:paraId="46324965" w14:textId="6702F129" w:rsidR="00EF2261" w:rsidRDefault="00EF2261" w:rsidP="008545FD">
      <w:pPr>
        <w:pStyle w:val="Esetilofigura"/>
      </w:pPr>
      <w:bookmarkStart w:id="986" w:name="_Ref199352113"/>
      <w:bookmarkStart w:id="987" w:name="_Toc199533512"/>
      <w:bookmarkStart w:id="988" w:name="_Toc201090433"/>
      <w:r w:rsidRPr="00A23A9A">
        <w:t xml:space="preserve">Figura </w:t>
      </w:r>
      <w:r w:rsidR="00133DB9">
        <w:fldChar w:fldCharType="begin"/>
      </w:r>
      <w:r w:rsidR="00133DB9">
        <w:instrText xml:space="preserve"> SEQ Figura \* ARABIC </w:instrText>
      </w:r>
      <w:r w:rsidR="00133DB9">
        <w:fldChar w:fldCharType="separate"/>
      </w:r>
      <w:r w:rsidR="00C9395B">
        <w:rPr>
          <w:noProof/>
        </w:rPr>
        <w:t>69</w:t>
      </w:r>
      <w:r w:rsidR="00133DB9">
        <w:rPr>
          <w:noProof/>
        </w:rPr>
        <w:fldChar w:fldCharType="end"/>
      </w:r>
      <w:bookmarkEnd w:id="986"/>
      <w:r w:rsidRPr="00846418">
        <w:br/>
      </w:r>
      <w:r w:rsidR="000610FE" w:rsidRPr="00D02705">
        <w:rPr>
          <w:b w:val="0"/>
          <w:bCs w:val="0"/>
          <w:i/>
          <w:iCs/>
        </w:rPr>
        <w:t>Gráfico de distribución de error de chi cuadrado por carácter.</w:t>
      </w:r>
      <w:bookmarkEnd w:id="987"/>
      <w:bookmarkEnd w:id="988"/>
    </w:p>
    <w:p w14:paraId="21A96230" w14:textId="16E1A935" w:rsidR="000610FE" w:rsidRDefault="000610FE" w:rsidP="00D02705">
      <w:pPr>
        <w:pStyle w:val="Esetilofigura"/>
        <w:jc w:val="center"/>
      </w:pPr>
      <w:r>
        <w:rPr>
          <w:noProof/>
        </w:rPr>
        <w:drawing>
          <wp:inline distT="0" distB="0" distL="0" distR="0" wp14:anchorId="0FDE6344" wp14:editId="063A35C2">
            <wp:extent cx="4445000" cy="2272757"/>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454973" cy="2277856"/>
                    </a:xfrm>
                    <a:prstGeom prst="rect">
                      <a:avLst/>
                    </a:prstGeom>
                    <a:noFill/>
                    <a:ln>
                      <a:noFill/>
                    </a:ln>
                  </pic:spPr>
                </pic:pic>
              </a:graphicData>
            </a:graphic>
          </wp:inline>
        </w:drawing>
      </w:r>
    </w:p>
    <w:p w14:paraId="10700722" w14:textId="044CCA04" w:rsidR="000610FE" w:rsidRDefault="000610FE" w:rsidP="000610FE">
      <w:pPr>
        <w:pStyle w:val="Ttulo4"/>
      </w:pPr>
      <w:bookmarkStart w:id="989" w:name="_Toc199587884"/>
      <w:bookmarkStart w:id="990" w:name="_Toc201090358"/>
      <w:r>
        <w:lastRenderedPageBreak/>
        <w:t>Cálculo del Coeficiente Kappa de Cohen.</w:t>
      </w:r>
      <w:bookmarkEnd w:id="989"/>
      <w:bookmarkEnd w:id="990"/>
    </w:p>
    <w:p w14:paraId="69EF26CE" w14:textId="44738381" w:rsidR="000610FE" w:rsidRPr="000610FE" w:rsidRDefault="00A2759A" w:rsidP="000610FE">
      <w:r w:rsidRPr="00A2759A">
        <w:t>El coeficiente Kappa de Cohen es una medida estadística del grado de concordancia entre dos evaluadores o clasificadores que asignan categorías a los mismos elementos</w:t>
      </w:r>
      <w:r w:rsidR="00101CB7">
        <w:t xml:space="preserve"> y </w:t>
      </w:r>
      <w:r w:rsidR="008706EA">
        <w:t>está</w:t>
      </w:r>
      <w:r w:rsidR="00101CB7">
        <w:t xml:space="preserve"> definida por la formula en la ecuación </w:t>
      </w:r>
      <w:r w:rsidR="00101CB7">
        <w:fldChar w:fldCharType="begin"/>
      </w:r>
      <w:r w:rsidR="00101CB7">
        <w:instrText xml:space="preserve"> REF _Ref199508094 \h </w:instrText>
      </w:r>
      <w:r w:rsidR="00101CB7">
        <w:fldChar w:fldCharType="separate"/>
      </w:r>
      <w:r w:rsidR="00C9395B">
        <w:t>(</w:t>
      </w:r>
      <w:r w:rsidR="00C9395B">
        <w:rPr>
          <w:noProof/>
        </w:rPr>
        <w:t>15</w:t>
      </w:r>
      <w:r w:rsidR="00C9395B">
        <w:t>)</w:t>
      </w:r>
      <w:r w:rsidR="00101CB7">
        <w:fldChar w:fldCharType="end"/>
      </w:r>
      <w:r w:rsidRPr="00A2759A">
        <w:t>. A diferencia de la simple precisión, kappa corrige el acuerdo que podría darse por azar.</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A2759A" w14:paraId="0DA937DF" w14:textId="77777777" w:rsidTr="00803348">
        <w:tc>
          <w:tcPr>
            <w:tcW w:w="500" w:type="pct"/>
          </w:tcPr>
          <w:p w14:paraId="5F8EC223" w14:textId="77777777" w:rsidR="00A2759A" w:rsidRDefault="00A2759A" w:rsidP="00803348">
            <w:pPr>
              <w:ind w:firstLine="0"/>
            </w:pPr>
          </w:p>
        </w:tc>
        <w:tc>
          <w:tcPr>
            <w:tcW w:w="4000" w:type="pct"/>
          </w:tcPr>
          <w:p w14:paraId="02BA9029" w14:textId="137D7558" w:rsidR="00A2759A" w:rsidRDefault="00A2759A" w:rsidP="00803348">
            <w:pPr>
              <w:ind w:firstLine="0"/>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oMath>
            </m:oMathPara>
          </w:p>
        </w:tc>
        <w:tc>
          <w:tcPr>
            <w:tcW w:w="500" w:type="pct"/>
          </w:tcPr>
          <w:p w14:paraId="4A392765" w14:textId="722A920D" w:rsidR="00A2759A" w:rsidRDefault="00A2759A" w:rsidP="00803348">
            <w:pPr>
              <w:ind w:firstLine="0"/>
            </w:pPr>
            <w:bookmarkStart w:id="991" w:name="_Ref199508094"/>
            <w:r>
              <w:t>(</w:t>
            </w:r>
            <w:r w:rsidR="00133DB9">
              <w:fldChar w:fldCharType="begin"/>
            </w:r>
            <w:r w:rsidR="00133DB9">
              <w:instrText xml:space="preserve"> SEQ Ecuación \* ARABIC </w:instrText>
            </w:r>
            <w:r w:rsidR="00133DB9">
              <w:fldChar w:fldCharType="separate"/>
            </w:r>
            <w:r w:rsidR="00C9395B">
              <w:rPr>
                <w:noProof/>
              </w:rPr>
              <w:t>15</w:t>
            </w:r>
            <w:r w:rsidR="00133DB9">
              <w:rPr>
                <w:noProof/>
              </w:rPr>
              <w:fldChar w:fldCharType="end"/>
            </w:r>
            <w:r>
              <w:t>)</w:t>
            </w:r>
            <w:bookmarkEnd w:id="991"/>
          </w:p>
        </w:tc>
      </w:tr>
    </w:tbl>
    <w:p w14:paraId="099DD7DF" w14:textId="77777777" w:rsidR="00A2759A" w:rsidRDefault="00A2759A" w:rsidP="00A2759A">
      <w:r>
        <w:t>Donde:</w:t>
      </w:r>
    </w:p>
    <w:p w14:paraId="076F451B" w14:textId="08AE6F5C" w:rsidR="00A2759A" w:rsidRDefault="00133DB9"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w:r w:rsidR="00A2759A">
        <w:t>: Proporción de acuerdo a lo esperado</w:t>
      </w:r>
      <w:r w:rsidR="00080500">
        <w:t xml:space="preserve"> (OA)</w:t>
      </w:r>
      <w:r w:rsidR="00A2759A">
        <w:t>.</w:t>
      </w:r>
    </w:p>
    <w:p w14:paraId="52BACE09" w14:textId="0327A3F4" w:rsidR="00A2759A" w:rsidRDefault="00133DB9"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A2759A">
        <w:t>: Proporción de acuerdo a lo esperado por azar.</w:t>
      </w:r>
    </w:p>
    <w:p w14:paraId="756DD148" w14:textId="23F86239" w:rsidR="00101CB7" w:rsidRDefault="00101CB7" w:rsidP="00A3382C">
      <w:r>
        <w:t xml:space="preserve">Al tener 71 variables en la matriz de confusión no es visualmente apreciable por lo que se usó una tabla extrayendo los total reales, </w:t>
      </w:r>
      <w:r w:rsidR="00A3382C">
        <w:t>predicciones correctas</w:t>
      </w:r>
      <w:r>
        <w:t xml:space="preserve"> y total predicciones, para los cálculos de kappa cohen.</w:t>
      </w:r>
    </w:p>
    <w:p w14:paraId="0ADCF5C8" w14:textId="0C239557" w:rsidR="00A3382C" w:rsidRPr="00A3382C" w:rsidRDefault="00A3382C" w:rsidP="008545FD">
      <w:pPr>
        <w:pStyle w:val="Esetilofigura"/>
      </w:pPr>
      <w:bookmarkStart w:id="992" w:name="_Ref199509243"/>
      <w:bookmarkStart w:id="993" w:name="_Toc201090439"/>
      <w:r>
        <w:t xml:space="preserve">Tabla </w:t>
      </w:r>
      <w:r w:rsidR="00133DB9">
        <w:fldChar w:fldCharType="begin"/>
      </w:r>
      <w:r w:rsidR="00133DB9">
        <w:instrText xml:space="preserve"> SEQ Tabla \* ARABIC </w:instrText>
      </w:r>
      <w:r w:rsidR="00133DB9">
        <w:fldChar w:fldCharType="separate"/>
      </w:r>
      <w:r w:rsidR="00C9395B">
        <w:rPr>
          <w:noProof/>
        </w:rPr>
        <w:t>6</w:t>
      </w:r>
      <w:r w:rsidR="00133DB9">
        <w:rPr>
          <w:noProof/>
        </w:rPr>
        <w:fldChar w:fldCharType="end"/>
      </w:r>
      <w:bookmarkEnd w:id="992"/>
      <w:r>
        <w:br/>
      </w:r>
      <w:r w:rsidRPr="00D02705">
        <w:rPr>
          <w:b w:val="0"/>
          <w:bCs w:val="0"/>
          <w:i/>
          <w:iCs/>
        </w:rPr>
        <w:t>Tabla de la Matriz de Confusión Valores Para Cálculos Kappa Cohen</w:t>
      </w:r>
      <w:bookmarkEnd w:id="993"/>
    </w:p>
    <w:tbl>
      <w:tblPr>
        <w:tblStyle w:val="EstiloTablaApa7"/>
        <w:tblW w:w="4829" w:type="dxa"/>
        <w:jc w:val="center"/>
        <w:tblLook w:val="04A0" w:firstRow="1" w:lastRow="0" w:firstColumn="1" w:lastColumn="0" w:noHBand="0" w:noVBand="1"/>
      </w:tblPr>
      <w:tblGrid>
        <w:gridCol w:w="1170"/>
        <w:gridCol w:w="754"/>
        <w:gridCol w:w="1346"/>
        <w:gridCol w:w="1559"/>
      </w:tblGrid>
      <w:tr w:rsidR="00757FE0" w:rsidRPr="00757FE0" w14:paraId="27A8A6C0" w14:textId="77777777" w:rsidTr="00101CB7">
        <w:trPr>
          <w:cnfStyle w:val="100000000000" w:firstRow="1" w:lastRow="0" w:firstColumn="0" w:lastColumn="0" w:oddVBand="0" w:evenVBand="0" w:oddHBand="0" w:evenHBand="0" w:firstRowFirstColumn="0" w:firstRowLastColumn="0" w:lastRowFirstColumn="0" w:lastRowLastColumn="0"/>
          <w:trHeight w:val="288"/>
          <w:jc w:val="center"/>
        </w:trPr>
        <w:tc>
          <w:tcPr>
            <w:tcW w:w="1170" w:type="dxa"/>
            <w:noWrap/>
            <w:hideMark/>
          </w:tcPr>
          <w:p w14:paraId="0473CCA8" w14:textId="77777777" w:rsidR="00757FE0" w:rsidRPr="00757FE0" w:rsidRDefault="00757FE0" w:rsidP="00757FE0">
            <w:pPr>
              <w:spacing w:line="240" w:lineRule="auto"/>
              <w:ind w:firstLine="0"/>
              <w:jc w:val="center"/>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Caracteres</w:t>
            </w:r>
          </w:p>
        </w:tc>
        <w:tc>
          <w:tcPr>
            <w:tcW w:w="754" w:type="dxa"/>
            <w:noWrap/>
            <w:hideMark/>
          </w:tcPr>
          <w:p w14:paraId="697F0CFD" w14:textId="39B417B3"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346" w:type="dxa"/>
            <w:noWrap/>
            <w:hideMark/>
          </w:tcPr>
          <w:p w14:paraId="4A223C72" w14:textId="7E19BD30"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Predicciones correctas</w:t>
            </w:r>
          </w:p>
        </w:tc>
        <w:tc>
          <w:tcPr>
            <w:tcW w:w="1559" w:type="dxa"/>
            <w:noWrap/>
            <w:hideMark/>
          </w:tcPr>
          <w:p w14:paraId="1E75C8E4" w14:textId="0D6DAFC7"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predicciones</w:t>
            </w:r>
          </w:p>
        </w:tc>
      </w:tr>
      <w:tr w:rsidR="00757FE0" w:rsidRPr="00757FE0" w14:paraId="62FCBDB4" w14:textId="77777777" w:rsidTr="00101CB7">
        <w:trPr>
          <w:trHeight w:val="288"/>
          <w:jc w:val="center"/>
        </w:trPr>
        <w:tc>
          <w:tcPr>
            <w:tcW w:w="1170" w:type="dxa"/>
            <w:noWrap/>
            <w:hideMark/>
          </w:tcPr>
          <w:p w14:paraId="0C11D80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754" w:type="dxa"/>
            <w:noWrap/>
            <w:hideMark/>
          </w:tcPr>
          <w:p w14:paraId="2398B0C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1146</w:t>
            </w:r>
          </w:p>
        </w:tc>
        <w:tc>
          <w:tcPr>
            <w:tcW w:w="1346" w:type="dxa"/>
            <w:noWrap/>
            <w:hideMark/>
          </w:tcPr>
          <w:p w14:paraId="33C272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1030</w:t>
            </w:r>
          </w:p>
        </w:tc>
        <w:tc>
          <w:tcPr>
            <w:tcW w:w="1559" w:type="dxa"/>
            <w:noWrap/>
            <w:hideMark/>
          </w:tcPr>
          <w:p w14:paraId="45BF9D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1234</w:t>
            </w:r>
          </w:p>
        </w:tc>
      </w:tr>
      <w:tr w:rsidR="00757FE0" w:rsidRPr="00757FE0" w14:paraId="6667F67C" w14:textId="77777777" w:rsidTr="00101CB7">
        <w:trPr>
          <w:trHeight w:val="288"/>
          <w:jc w:val="center"/>
        </w:trPr>
        <w:tc>
          <w:tcPr>
            <w:tcW w:w="1170" w:type="dxa"/>
            <w:noWrap/>
            <w:hideMark/>
          </w:tcPr>
          <w:p w14:paraId="150688B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0</w:t>
            </w:r>
          </w:p>
        </w:tc>
        <w:tc>
          <w:tcPr>
            <w:tcW w:w="754" w:type="dxa"/>
            <w:noWrap/>
            <w:hideMark/>
          </w:tcPr>
          <w:p w14:paraId="36B8BF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1008</w:t>
            </w:r>
          </w:p>
        </w:tc>
        <w:tc>
          <w:tcPr>
            <w:tcW w:w="1346" w:type="dxa"/>
            <w:noWrap/>
            <w:hideMark/>
          </w:tcPr>
          <w:p w14:paraId="6897B9F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976</w:t>
            </w:r>
          </w:p>
        </w:tc>
        <w:tc>
          <w:tcPr>
            <w:tcW w:w="1559" w:type="dxa"/>
            <w:noWrap/>
            <w:hideMark/>
          </w:tcPr>
          <w:p w14:paraId="1FC5129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1045</w:t>
            </w:r>
          </w:p>
        </w:tc>
      </w:tr>
      <w:tr w:rsidR="00757FE0" w:rsidRPr="00757FE0" w14:paraId="563768E0" w14:textId="77777777" w:rsidTr="00101CB7">
        <w:trPr>
          <w:trHeight w:val="288"/>
          <w:jc w:val="center"/>
        </w:trPr>
        <w:tc>
          <w:tcPr>
            <w:tcW w:w="1170" w:type="dxa"/>
            <w:noWrap/>
            <w:hideMark/>
          </w:tcPr>
          <w:p w14:paraId="3D67F10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754" w:type="dxa"/>
            <w:noWrap/>
            <w:hideMark/>
          </w:tcPr>
          <w:p w14:paraId="57957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877</w:t>
            </w:r>
          </w:p>
        </w:tc>
        <w:tc>
          <w:tcPr>
            <w:tcW w:w="1346" w:type="dxa"/>
            <w:noWrap/>
            <w:hideMark/>
          </w:tcPr>
          <w:p w14:paraId="1B88616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831</w:t>
            </w:r>
          </w:p>
        </w:tc>
        <w:tc>
          <w:tcPr>
            <w:tcW w:w="1559" w:type="dxa"/>
            <w:noWrap/>
            <w:hideMark/>
          </w:tcPr>
          <w:p w14:paraId="5A0D95C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851</w:t>
            </w:r>
          </w:p>
        </w:tc>
      </w:tr>
      <w:tr w:rsidR="00757FE0" w:rsidRPr="00757FE0" w14:paraId="524C24AA" w14:textId="77777777" w:rsidTr="00101CB7">
        <w:trPr>
          <w:trHeight w:val="288"/>
          <w:jc w:val="center"/>
        </w:trPr>
        <w:tc>
          <w:tcPr>
            <w:tcW w:w="1170" w:type="dxa"/>
            <w:noWrap/>
            <w:hideMark/>
          </w:tcPr>
          <w:p w14:paraId="26BF501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754" w:type="dxa"/>
            <w:noWrap/>
            <w:hideMark/>
          </w:tcPr>
          <w:p w14:paraId="146F4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810</w:t>
            </w:r>
          </w:p>
        </w:tc>
        <w:tc>
          <w:tcPr>
            <w:tcW w:w="1346" w:type="dxa"/>
            <w:noWrap/>
            <w:hideMark/>
          </w:tcPr>
          <w:p w14:paraId="0BB19D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772</w:t>
            </w:r>
          </w:p>
        </w:tc>
        <w:tc>
          <w:tcPr>
            <w:tcW w:w="1559" w:type="dxa"/>
            <w:noWrap/>
            <w:hideMark/>
          </w:tcPr>
          <w:p w14:paraId="3805D1B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796</w:t>
            </w:r>
          </w:p>
        </w:tc>
      </w:tr>
      <w:tr w:rsidR="00757FE0" w:rsidRPr="00757FE0" w14:paraId="690E8190" w14:textId="77777777" w:rsidTr="00101CB7">
        <w:trPr>
          <w:trHeight w:val="288"/>
          <w:jc w:val="center"/>
        </w:trPr>
        <w:tc>
          <w:tcPr>
            <w:tcW w:w="1170" w:type="dxa"/>
            <w:noWrap/>
            <w:hideMark/>
          </w:tcPr>
          <w:p w14:paraId="4E2761E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754" w:type="dxa"/>
            <w:noWrap/>
            <w:hideMark/>
          </w:tcPr>
          <w:p w14:paraId="57E3B41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599</w:t>
            </w:r>
          </w:p>
        </w:tc>
        <w:tc>
          <w:tcPr>
            <w:tcW w:w="1346" w:type="dxa"/>
            <w:noWrap/>
            <w:hideMark/>
          </w:tcPr>
          <w:p w14:paraId="5580695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577</w:t>
            </w:r>
          </w:p>
        </w:tc>
        <w:tc>
          <w:tcPr>
            <w:tcW w:w="1559" w:type="dxa"/>
            <w:noWrap/>
            <w:hideMark/>
          </w:tcPr>
          <w:p w14:paraId="3A54FA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600</w:t>
            </w:r>
          </w:p>
        </w:tc>
      </w:tr>
      <w:tr w:rsidR="00757FE0" w:rsidRPr="00757FE0" w14:paraId="3D377825" w14:textId="77777777" w:rsidTr="00101CB7">
        <w:trPr>
          <w:trHeight w:val="288"/>
          <w:jc w:val="center"/>
        </w:trPr>
        <w:tc>
          <w:tcPr>
            <w:tcW w:w="1170" w:type="dxa"/>
            <w:noWrap/>
            <w:hideMark/>
          </w:tcPr>
          <w:p w14:paraId="6C8D5CC2"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754" w:type="dxa"/>
            <w:noWrap/>
            <w:hideMark/>
          </w:tcPr>
          <w:p w14:paraId="062C6A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583</w:t>
            </w:r>
          </w:p>
        </w:tc>
        <w:tc>
          <w:tcPr>
            <w:tcW w:w="1346" w:type="dxa"/>
            <w:noWrap/>
            <w:hideMark/>
          </w:tcPr>
          <w:p w14:paraId="70FC8D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c>
          <w:tcPr>
            <w:tcW w:w="1559" w:type="dxa"/>
            <w:noWrap/>
            <w:hideMark/>
          </w:tcPr>
          <w:p w14:paraId="23DBAA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608</w:t>
            </w:r>
          </w:p>
        </w:tc>
      </w:tr>
      <w:tr w:rsidR="00757FE0" w:rsidRPr="00757FE0" w14:paraId="107C8F5E" w14:textId="77777777" w:rsidTr="00101CB7">
        <w:trPr>
          <w:trHeight w:val="288"/>
          <w:jc w:val="center"/>
        </w:trPr>
        <w:tc>
          <w:tcPr>
            <w:tcW w:w="1170" w:type="dxa"/>
            <w:noWrap/>
            <w:hideMark/>
          </w:tcPr>
          <w:p w14:paraId="1408E75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754" w:type="dxa"/>
            <w:noWrap/>
            <w:hideMark/>
          </w:tcPr>
          <w:p w14:paraId="349F4A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554</w:t>
            </w:r>
          </w:p>
        </w:tc>
        <w:tc>
          <w:tcPr>
            <w:tcW w:w="1346" w:type="dxa"/>
            <w:noWrap/>
            <w:hideMark/>
          </w:tcPr>
          <w:p w14:paraId="5E0260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451</w:t>
            </w:r>
          </w:p>
        </w:tc>
        <w:tc>
          <w:tcPr>
            <w:tcW w:w="1559" w:type="dxa"/>
            <w:noWrap/>
            <w:hideMark/>
          </w:tcPr>
          <w:p w14:paraId="1C3AA29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532</w:t>
            </w:r>
          </w:p>
        </w:tc>
      </w:tr>
      <w:tr w:rsidR="00757FE0" w:rsidRPr="00757FE0" w14:paraId="226BB98A" w14:textId="77777777" w:rsidTr="00101CB7">
        <w:trPr>
          <w:trHeight w:val="288"/>
          <w:jc w:val="center"/>
        </w:trPr>
        <w:tc>
          <w:tcPr>
            <w:tcW w:w="1170" w:type="dxa"/>
            <w:noWrap/>
            <w:hideMark/>
          </w:tcPr>
          <w:p w14:paraId="1594BD1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i</w:t>
            </w:r>
          </w:p>
        </w:tc>
        <w:tc>
          <w:tcPr>
            <w:tcW w:w="754" w:type="dxa"/>
            <w:noWrap/>
            <w:hideMark/>
          </w:tcPr>
          <w:p w14:paraId="062657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538</w:t>
            </w:r>
          </w:p>
        </w:tc>
        <w:tc>
          <w:tcPr>
            <w:tcW w:w="1346" w:type="dxa"/>
            <w:noWrap/>
            <w:hideMark/>
          </w:tcPr>
          <w:p w14:paraId="07E54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434</w:t>
            </w:r>
          </w:p>
        </w:tc>
        <w:tc>
          <w:tcPr>
            <w:tcW w:w="1559" w:type="dxa"/>
            <w:noWrap/>
            <w:hideMark/>
          </w:tcPr>
          <w:p w14:paraId="011BCBF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r>
      <w:tr w:rsidR="00757FE0" w:rsidRPr="00757FE0" w14:paraId="4C0667BE" w14:textId="77777777" w:rsidTr="00101CB7">
        <w:trPr>
          <w:trHeight w:val="288"/>
          <w:jc w:val="center"/>
        </w:trPr>
        <w:tc>
          <w:tcPr>
            <w:tcW w:w="1170" w:type="dxa"/>
            <w:noWrap/>
            <w:hideMark/>
          </w:tcPr>
          <w:p w14:paraId="19B9A692"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754" w:type="dxa"/>
            <w:noWrap/>
            <w:hideMark/>
          </w:tcPr>
          <w:p w14:paraId="0238004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537</w:t>
            </w:r>
          </w:p>
        </w:tc>
        <w:tc>
          <w:tcPr>
            <w:tcW w:w="1346" w:type="dxa"/>
            <w:noWrap/>
            <w:hideMark/>
          </w:tcPr>
          <w:p w14:paraId="397050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518</w:t>
            </w:r>
          </w:p>
        </w:tc>
        <w:tc>
          <w:tcPr>
            <w:tcW w:w="1559" w:type="dxa"/>
            <w:noWrap/>
            <w:hideMark/>
          </w:tcPr>
          <w:p w14:paraId="24C246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534</w:t>
            </w:r>
          </w:p>
        </w:tc>
      </w:tr>
      <w:tr w:rsidR="00757FE0" w:rsidRPr="00757FE0" w14:paraId="38E1850D" w14:textId="77777777" w:rsidTr="00101CB7">
        <w:trPr>
          <w:trHeight w:val="288"/>
          <w:jc w:val="center"/>
        </w:trPr>
        <w:tc>
          <w:tcPr>
            <w:tcW w:w="1170" w:type="dxa"/>
            <w:noWrap/>
            <w:hideMark/>
          </w:tcPr>
          <w:p w14:paraId="2CC6CA0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14044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490</w:t>
            </w:r>
          </w:p>
        </w:tc>
        <w:tc>
          <w:tcPr>
            <w:tcW w:w="1346" w:type="dxa"/>
            <w:noWrap/>
            <w:hideMark/>
          </w:tcPr>
          <w:p w14:paraId="797DCA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437</w:t>
            </w:r>
          </w:p>
        </w:tc>
        <w:tc>
          <w:tcPr>
            <w:tcW w:w="1559" w:type="dxa"/>
            <w:noWrap/>
            <w:hideMark/>
          </w:tcPr>
          <w:p w14:paraId="69D559C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489</w:t>
            </w:r>
          </w:p>
        </w:tc>
      </w:tr>
      <w:tr w:rsidR="00757FE0" w:rsidRPr="00757FE0" w14:paraId="11072C6B" w14:textId="77777777" w:rsidTr="00101CB7">
        <w:trPr>
          <w:trHeight w:val="288"/>
          <w:jc w:val="center"/>
        </w:trPr>
        <w:tc>
          <w:tcPr>
            <w:tcW w:w="1170" w:type="dxa"/>
            <w:noWrap/>
            <w:hideMark/>
          </w:tcPr>
          <w:p w14:paraId="3EBA1D3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l</w:t>
            </w:r>
          </w:p>
        </w:tc>
        <w:tc>
          <w:tcPr>
            <w:tcW w:w="754" w:type="dxa"/>
            <w:noWrap/>
            <w:hideMark/>
          </w:tcPr>
          <w:p w14:paraId="04FE8F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466</w:t>
            </w:r>
          </w:p>
        </w:tc>
        <w:tc>
          <w:tcPr>
            <w:tcW w:w="1346" w:type="dxa"/>
            <w:noWrap/>
            <w:hideMark/>
          </w:tcPr>
          <w:p w14:paraId="34D901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316</w:t>
            </w:r>
          </w:p>
        </w:tc>
        <w:tc>
          <w:tcPr>
            <w:tcW w:w="1559" w:type="dxa"/>
            <w:noWrap/>
            <w:hideMark/>
          </w:tcPr>
          <w:p w14:paraId="041ABE6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362</w:t>
            </w:r>
          </w:p>
        </w:tc>
      </w:tr>
      <w:tr w:rsidR="00757FE0" w:rsidRPr="00757FE0" w14:paraId="1E71459D" w14:textId="77777777" w:rsidTr="00101CB7">
        <w:trPr>
          <w:trHeight w:val="288"/>
          <w:jc w:val="center"/>
        </w:trPr>
        <w:tc>
          <w:tcPr>
            <w:tcW w:w="1170" w:type="dxa"/>
            <w:noWrap/>
            <w:hideMark/>
          </w:tcPr>
          <w:p w14:paraId="5B3FC4C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754" w:type="dxa"/>
            <w:noWrap/>
            <w:hideMark/>
          </w:tcPr>
          <w:p w14:paraId="386D2A8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430</w:t>
            </w:r>
          </w:p>
        </w:tc>
        <w:tc>
          <w:tcPr>
            <w:tcW w:w="1346" w:type="dxa"/>
            <w:noWrap/>
            <w:hideMark/>
          </w:tcPr>
          <w:p w14:paraId="4F05A9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424</w:t>
            </w:r>
          </w:p>
        </w:tc>
        <w:tc>
          <w:tcPr>
            <w:tcW w:w="1559" w:type="dxa"/>
            <w:noWrap/>
            <w:hideMark/>
          </w:tcPr>
          <w:p w14:paraId="27485F0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431</w:t>
            </w:r>
          </w:p>
        </w:tc>
      </w:tr>
      <w:tr w:rsidR="00757FE0" w:rsidRPr="00757FE0" w14:paraId="401030F1" w14:textId="77777777" w:rsidTr="00101CB7">
        <w:trPr>
          <w:trHeight w:val="288"/>
          <w:jc w:val="center"/>
        </w:trPr>
        <w:tc>
          <w:tcPr>
            <w:tcW w:w="1170" w:type="dxa"/>
            <w:noWrap/>
            <w:hideMark/>
          </w:tcPr>
          <w:p w14:paraId="7A885DD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754" w:type="dxa"/>
            <w:noWrap/>
            <w:hideMark/>
          </w:tcPr>
          <w:p w14:paraId="5C85F29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381</w:t>
            </w:r>
          </w:p>
        </w:tc>
        <w:tc>
          <w:tcPr>
            <w:tcW w:w="1346" w:type="dxa"/>
            <w:noWrap/>
            <w:hideMark/>
          </w:tcPr>
          <w:p w14:paraId="19B7E50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363</w:t>
            </w:r>
          </w:p>
        </w:tc>
        <w:tc>
          <w:tcPr>
            <w:tcW w:w="1559" w:type="dxa"/>
            <w:noWrap/>
            <w:hideMark/>
          </w:tcPr>
          <w:p w14:paraId="3ED9AEB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378</w:t>
            </w:r>
          </w:p>
        </w:tc>
      </w:tr>
      <w:tr w:rsidR="00757FE0" w:rsidRPr="00757FE0" w14:paraId="17CC590B" w14:textId="77777777" w:rsidTr="00101CB7">
        <w:trPr>
          <w:trHeight w:val="288"/>
          <w:jc w:val="center"/>
        </w:trPr>
        <w:tc>
          <w:tcPr>
            <w:tcW w:w="1170" w:type="dxa"/>
            <w:noWrap/>
            <w:hideMark/>
          </w:tcPr>
          <w:p w14:paraId="4832699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754" w:type="dxa"/>
            <w:noWrap/>
            <w:hideMark/>
          </w:tcPr>
          <w:p w14:paraId="5108954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338</w:t>
            </w:r>
          </w:p>
        </w:tc>
        <w:tc>
          <w:tcPr>
            <w:tcW w:w="1346" w:type="dxa"/>
            <w:noWrap/>
            <w:hideMark/>
          </w:tcPr>
          <w:p w14:paraId="51528D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304</w:t>
            </w:r>
          </w:p>
        </w:tc>
        <w:tc>
          <w:tcPr>
            <w:tcW w:w="1559" w:type="dxa"/>
            <w:noWrap/>
            <w:hideMark/>
          </w:tcPr>
          <w:p w14:paraId="6700766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r>
      <w:tr w:rsidR="00757FE0" w:rsidRPr="00757FE0" w14:paraId="2C505A4B" w14:textId="77777777" w:rsidTr="00101CB7">
        <w:trPr>
          <w:trHeight w:val="288"/>
          <w:jc w:val="center"/>
        </w:trPr>
        <w:tc>
          <w:tcPr>
            <w:tcW w:w="1170" w:type="dxa"/>
            <w:noWrap/>
            <w:hideMark/>
          </w:tcPr>
          <w:p w14:paraId="1580B0D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754" w:type="dxa"/>
            <w:noWrap/>
            <w:hideMark/>
          </w:tcPr>
          <w:p w14:paraId="050E257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c>
          <w:tcPr>
            <w:tcW w:w="1346" w:type="dxa"/>
            <w:noWrap/>
            <w:hideMark/>
          </w:tcPr>
          <w:p w14:paraId="0AC11B6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321</w:t>
            </w:r>
          </w:p>
        </w:tc>
        <w:tc>
          <w:tcPr>
            <w:tcW w:w="1559" w:type="dxa"/>
            <w:noWrap/>
            <w:hideMark/>
          </w:tcPr>
          <w:p w14:paraId="2D4432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337</w:t>
            </w:r>
          </w:p>
        </w:tc>
      </w:tr>
      <w:tr w:rsidR="00757FE0" w:rsidRPr="00757FE0" w14:paraId="5BF7ECF8" w14:textId="77777777" w:rsidTr="00101CB7">
        <w:trPr>
          <w:trHeight w:val="288"/>
          <w:jc w:val="center"/>
        </w:trPr>
        <w:tc>
          <w:tcPr>
            <w:tcW w:w="1170" w:type="dxa"/>
            <w:noWrap/>
            <w:hideMark/>
          </w:tcPr>
          <w:p w14:paraId="21A4B40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754" w:type="dxa"/>
            <w:noWrap/>
            <w:hideMark/>
          </w:tcPr>
          <w:p w14:paraId="469B67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328</w:t>
            </w:r>
          </w:p>
        </w:tc>
        <w:tc>
          <w:tcPr>
            <w:tcW w:w="1346" w:type="dxa"/>
            <w:noWrap/>
            <w:hideMark/>
          </w:tcPr>
          <w:p w14:paraId="52CB71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281</w:t>
            </w:r>
          </w:p>
        </w:tc>
        <w:tc>
          <w:tcPr>
            <w:tcW w:w="1559" w:type="dxa"/>
            <w:noWrap/>
            <w:hideMark/>
          </w:tcPr>
          <w:p w14:paraId="61DC500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313</w:t>
            </w:r>
          </w:p>
        </w:tc>
      </w:tr>
      <w:tr w:rsidR="00757FE0" w:rsidRPr="00757FE0" w14:paraId="712822D3" w14:textId="77777777" w:rsidTr="00101CB7">
        <w:trPr>
          <w:trHeight w:val="288"/>
          <w:jc w:val="center"/>
        </w:trPr>
        <w:tc>
          <w:tcPr>
            <w:tcW w:w="1170" w:type="dxa"/>
            <w:noWrap/>
            <w:hideMark/>
          </w:tcPr>
          <w:p w14:paraId="514AD5A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754" w:type="dxa"/>
            <w:noWrap/>
            <w:hideMark/>
          </w:tcPr>
          <w:p w14:paraId="3EF39FF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320</w:t>
            </w:r>
          </w:p>
        </w:tc>
        <w:tc>
          <w:tcPr>
            <w:tcW w:w="1346" w:type="dxa"/>
            <w:noWrap/>
            <w:hideMark/>
          </w:tcPr>
          <w:p w14:paraId="234DA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275</w:t>
            </w:r>
          </w:p>
        </w:tc>
        <w:tc>
          <w:tcPr>
            <w:tcW w:w="1559" w:type="dxa"/>
            <w:noWrap/>
            <w:hideMark/>
          </w:tcPr>
          <w:p w14:paraId="75058E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341</w:t>
            </w:r>
          </w:p>
        </w:tc>
      </w:tr>
      <w:tr w:rsidR="00757FE0" w:rsidRPr="00757FE0" w14:paraId="5403BDD1" w14:textId="77777777" w:rsidTr="00101CB7">
        <w:trPr>
          <w:trHeight w:val="288"/>
          <w:jc w:val="center"/>
        </w:trPr>
        <w:tc>
          <w:tcPr>
            <w:tcW w:w="1170" w:type="dxa"/>
            <w:noWrap/>
            <w:hideMark/>
          </w:tcPr>
          <w:p w14:paraId="2BCCF43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754" w:type="dxa"/>
            <w:noWrap/>
            <w:hideMark/>
          </w:tcPr>
          <w:p w14:paraId="70C183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255</w:t>
            </w:r>
          </w:p>
        </w:tc>
        <w:tc>
          <w:tcPr>
            <w:tcW w:w="1346" w:type="dxa"/>
            <w:noWrap/>
            <w:hideMark/>
          </w:tcPr>
          <w:p w14:paraId="4AD7DA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c>
          <w:tcPr>
            <w:tcW w:w="1559" w:type="dxa"/>
            <w:noWrap/>
            <w:hideMark/>
          </w:tcPr>
          <w:p w14:paraId="55E52D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254</w:t>
            </w:r>
          </w:p>
        </w:tc>
      </w:tr>
      <w:tr w:rsidR="00757FE0" w:rsidRPr="00757FE0" w14:paraId="46C03FEF" w14:textId="77777777" w:rsidTr="00101CB7">
        <w:trPr>
          <w:trHeight w:val="288"/>
          <w:jc w:val="center"/>
        </w:trPr>
        <w:tc>
          <w:tcPr>
            <w:tcW w:w="1170" w:type="dxa"/>
            <w:noWrap/>
            <w:hideMark/>
          </w:tcPr>
          <w:p w14:paraId="2E95CEE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t</w:t>
            </w:r>
          </w:p>
        </w:tc>
        <w:tc>
          <w:tcPr>
            <w:tcW w:w="754" w:type="dxa"/>
            <w:noWrap/>
            <w:hideMark/>
          </w:tcPr>
          <w:p w14:paraId="442FFEF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244</w:t>
            </w:r>
          </w:p>
        </w:tc>
        <w:tc>
          <w:tcPr>
            <w:tcW w:w="1346" w:type="dxa"/>
            <w:noWrap/>
            <w:hideMark/>
          </w:tcPr>
          <w:p w14:paraId="00550B4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224</w:t>
            </w:r>
          </w:p>
        </w:tc>
        <w:tc>
          <w:tcPr>
            <w:tcW w:w="1559" w:type="dxa"/>
            <w:noWrap/>
            <w:hideMark/>
          </w:tcPr>
          <w:p w14:paraId="599F139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r>
      <w:tr w:rsidR="00757FE0" w:rsidRPr="00757FE0" w14:paraId="4AB0D225" w14:textId="77777777" w:rsidTr="00101CB7">
        <w:trPr>
          <w:trHeight w:val="288"/>
          <w:jc w:val="center"/>
        </w:trPr>
        <w:tc>
          <w:tcPr>
            <w:tcW w:w="1170" w:type="dxa"/>
            <w:noWrap/>
            <w:hideMark/>
          </w:tcPr>
          <w:p w14:paraId="58618A2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754" w:type="dxa"/>
            <w:noWrap/>
            <w:hideMark/>
          </w:tcPr>
          <w:p w14:paraId="30FD6A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214</w:t>
            </w:r>
          </w:p>
        </w:tc>
        <w:tc>
          <w:tcPr>
            <w:tcW w:w="1346" w:type="dxa"/>
            <w:noWrap/>
            <w:hideMark/>
          </w:tcPr>
          <w:p w14:paraId="04EBD8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182</w:t>
            </w:r>
          </w:p>
        </w:tc>
        <w:tc>
          <w:tcPr>
            <w:tcW w:w="1559" w:type="dxa"/>
            <w:noWrap/>
            <w:hideMark/>
          </w:tcPr>
          <w:p w14:paraId="66DD16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210</w:t>
            </w:r>
          </w:p>
        </w:tc>
      </w:tr>
      <w:tr w:rsidR="00757FE0" w:rsidRPr="00757FE0" w14:paraId="38DDBA45" w14:textId="77777777" w:rsidTr="00101CB7">
        <w:trPr>
          <w:trHeight w:val="288"/>
          <w:jc w:val="center"/>
        </w:trPr>
        <w:tc>
          <w:tcPr>
            <w:tcW w:w="1170" w:type="dxa"/>
            <w:noWrap/>
            <w:hideMark/>
          </w:tcPr>
          <w:p w14:paraId="7C7AAAC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754" w:type="dxa"/>
            <w:noWrap/>
            <w:hideMark/>
          </w:tcPr>
          <w:p w14:paraId="08F6B6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211</w:t>
            </w:r>
          </w:p>
        </w:tc>
        <w:tc>
          <w:tcPr>
            <w:tcW w:w="1346" w:type="dxa"/>
            <w:noWrap/>
            <w:hideMark/>
          </w:tcPr>
          <w:p w14:paraId="7BC783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209</w:t>
            </w:r>
          </w:p>
        </w:tc>
        <w:tc>
          <w:tcPr>
            <w:tcW w:w="1559" w:type="dxa"/>
            <w:noWrap/>
            <w:hideMark/>
          </w:tcPr>
          <w:p w14:paraId="2FFDDB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212</w:t>
            </w:r>
          </w:p>
        </w:tc>
      </w:tr>
      <w:tr w:rsidR="00757FE0" w:rsidRPr="00757FE0" w14:paraId="13989DF8" w14:textId="77777777" w:rsidTr="00101CB7">
        <w:trPr>
          <w:trHeight w:val="288"/>
          <w:jc w:val="center"/>
        </w:trPr>
        <w:tc>
          <w:tcPr>
            <w:tcW w:w="1170" w:type="dxa"/>
            <w:noWrap/>
            <w:hideMark/>
          </w:tcPr>
          <w:p w14:paraId="2D3FCC6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754" w:type="dxa"/>
            <w:noWrap/>
            <w:hideMark/>
          </w:tcPr>
          <w:p w14:paraId="03921F8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195</w:t>
            </w:r>
          </w:p>
        </w:tc>
        <w:tc>
          <w:tcPr>
            <w:tcW w:w="1346" w:type="dxa"/>
            <w:noWrap/>
            <w:hideMark/>
          </w:tcPr>
          <w:p w14:paraId="17D065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173</w:t>
            </w:r>
          </w:p>
        </w:tc>
        <w:tc>
          <w:tcPr>
            <w:tcW w:w="1559" w:type="dxa"/>
            <w:noWrap/>
            <w:hideMark/>
          </w:tcPr>
          <w:p w14:paraId="30C513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207</w:t>
            </w:r>
          </w:p>
        </w:tc>
      </w:tr>
      <w:tr w:rsidR="00757FE0" w:rsidRPr="00757FE0" w14:paraId="21FCB056" w14:textId="77777777" w:rsidTr="00101CB7">
        <w:trPr>
          <w:trHeight w:val="288"/>
          <w:jc w:val="center"/>
        </w:trPr>
        <w:tc>
          <w:tcPr>
            <w:tcW w:w="1170" w:type="dxa"/>
            <w:noWrap/>
            <w:hideMark/>
          </w:tcPr>
          <w:p w14:paraId="60F0F6E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754" w:type="dxa"/>
            <w:noWrap/>
            <w:hideMark/>
          </w:tcPr>
          <w:p w14:paraId="173CE4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170</w:t>
            </w:r>
          </w:p>
        </w:tc>
        <w:tc>
          <w:tcPr>
            <w:tcW w:w="1346" w:type="dxa"/>
            <w:noWrap/>
            <w:hideMark/>
          </w:tcPr>
          <w:p w14:paraId="16178B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161</w:t>
            </w:r>
          </w:p>
        </w:tc>
        <w:tc>
          <w:tcPr>
            <w:tcW w:w="1559" w:type="dxa"/>
            <w:noWrap/>
            <w:hideMark/>
          </w:tcPr>
          <w:p w14:paraId="205618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169</w:t>
            </w:r>
          </w:p>
        </w:tc>
      </w:tr>
      <w:tr w:rsidR="00757FE0" w:rsidRPr="00757FE0" w14:paraId="5BDE237E" w14:textId="77777777" w:rsidTr="00101CB7">
        <w:trPr>
          <w:trHeight w:val="288"/>
          <w:jc w:val="center"/>
        </w:trPr>
        <w:tc>
          <w:tcPr>
            <w:tcW w:w="1170" w:type="dxa"/>
            <w:noWrap/>
            <w:hideMark/>
          </w:tcPr>
          <w:p w14:paraId="76059BC5"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w:t>
            </w:r>
          </w:p>
        </w:tc>
        <w:tc>
          <w:tcPr>
            <w:tcW w:w="754" w:type="dxa"/>
            <w:noWrap/>
            <w:hideMark/>
          </w:tcPr>
          <w:p w14:paraId="5035CE2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c>
          <w:tcPr>
            <w:tcW w:w="1346" w:type="dxa"/>
            <w:noWrap/>
            <w:hideMark/>
          </w:tcPr>
          <w:p w14:paraId="3B3366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153</w:t>
            </w:r>
          </w:p>
        </w:tc>
        <w:tc>
          <w:tcPr>
            <w:tcW w:w="1559" w:type="dxa"/>
            <w:noWrap/>
            <w:hideMark/>
          </w:tcPr>
          <w:p w14:paraId="3DF7860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r>
      <w:tr w:rsidR="00757FE0" w:rsidRPr="00757FE0" w14:paraId="7852C4CB" w14:textId="77777777" w:rsidTr="00101CB7">
        <w:trPr>
          <w:trHeight w:val="288"/>
          <w:jc w:val="center"/>
        </w:trPr>
        <w:tc>
          <w:tcPr>
            <w:tcW w:w="1170" w:type="dxa"/>
            <w:noWrap/>
            <w:hideMark/>
          </w:tcPr>
          <w:p w14:paraId="74048E42"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754" w:type="dxa"/>
            <w:noWrap/>
            <w:hideMark/>
          </w:tcPr>
          <w:p w14:paraId="6DD272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149</w:t>
            </w:r>
          </w:p>
        </w:tc>
        <w:tc>
          <w:tcPr>
            <w:tcW w:w="1346" w:type="dxa"/>
            <w:noWrap/>
            <w:hideMark/>
          </w:tcPr>
          <w:p w14:paraId="3D9214E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132</w:t>
            </w:r>
          </w:p>
        </w:tc>
        <w:tc>
          <w:tcPr>
            <w:tcW w:w="1559" w:type="dxa"/>
            <w:noWrap/>
            <w:hideMark/>
          </w:tcPr>
          <w:p w14:paraId="28379B6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152</w:t>
            </w:r>
          </w:p>
        </w:tc>
      </w:tr>
      <w:tr w:rsidR="00757FE0" w:rsidRPr="00757FE0" w14:paraId="4918FC0B" w14:textId="77777777" w:rsidTr="00101CB7">
        <w:trPr>
          <w:trHeight w:val="288"/>
          <w:jc w:val="center"/>
        </w:trPr>
        <w:tc>
          <w:tcPr>
            <w:tcW w:w="1170" w:type="dxa"/>
            <w:noWrap/>
            <w:hideMark/>
          </w:tcPr>
          <w:p w14:paraId="1A5486E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754" w:type="dxa"/>
            <w:noWrap/>
            <w:hideMark/>
          </w:tcPr>
          <w:p w14:paraId="37C8E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c>
          <w:tcPr>
            <w:tcW w:w="1346" w:type="dxa"/>
            <w:noWrap/>
            <w:hideMark/>
          </w:tcPr>
          <w:p w14:paraId="31CE42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113</w:t>
            </w:r>
          </w:p>
        </w:tc>
        <w:tc>
          <w:tcPr>
            <w:tcW w:w="1559" w:type="dxa"/>
            <w:noWrap/>
            <w:hideMark/>
          </w:tcPr>
          <w:p w14:paraId="50C8F98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r>
      <w:tr w:rsidR="00757FE0" w:rsidRPr="00757FE0" w14:paraId="08B4B537" w14:textId="77777777" w:rsidTr="00101CB7">
        <w:trPr>
          <w:trHeight w:val="288"/>
          <w:jc w:val="center"/>
        </w:trPr>
        <w:tc>
          <w:tcPr>
            <w:tcW w:w="1170" w:type="dxa"/>
            <w:noWrap/>
            <w:hideMark/>
          </w:tcPr>
          <w:p w14:paraId="5E8A099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754" w:type="dxa"/>
            <w:noWrap/>
            <w:hideMark/>
          </w:tcPr>
          <w:p w14:paraId="709EA6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c>
          <w:tcPr>
            <w:tcW w:w="1346" w:type="dxa"/>
            <w:noWrap/>
            <w:hideMark/>
          </w:tcPr>
          <w:p w14:paraId="115E6D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90</w:t>
            </w:r>
          </w:p>
        </w:tc>
        <w:tc>
          <w:tcPr>
            <w:tcW w:w="1559" w:type="dxa"/>
            <w:noWrap/>
            <w:hideMark/>
          </w:tcPr>
          <w:p w14:paraId="6E8F40C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r>
      <w:tr w:rsidR="00757FE0" w:rsidRPr="00757FE0" w14:paraId="2BD3A4CD" w14:textId="77777777" w:rsidTr="00101CB7">
        <w:trPr>
          <w:trHeight w:val="288"/>
          <w:jc w:val="center"/>
        </w:trPr>
        <w:tc>
          <w:tcPr>
            <w:tcW w:w="1170" w:type="dxa"/>
            <w:noWrap/>
            <w:hideMark/>
          </w:tcPr>
          <w:p w14:paraId="1798A4F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5FD9B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c>
          <w:tcPr>
            <w:tcW w:w="1346" w:type="dxa"/>
            <w:noWrap/>
            <w:hideMark/>
          </w:tcPr>
          <w:p w14:paraId="7D4197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69</w:t>
            </w:r>
          </w:p>
        </w:tc>
        <w:tc>
          <w:tcPr>
            <w:tcW w:w="1559" w:type="dxa"/>
            <w:noWrap/>
            <w:hideMark/>
          </w:tcPr>
          <w:p w14:paraId="585ABB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r>
      <w:tr w:rsidR="00757FE0" w:rsidRPr="00757FE0" w14:paraId="252773FE" w14:textId="77777777" w:rsidTr="00101CB7">
        <w:trPr>
          <w:trHeight w:val="288"/>
          <w:jc w:val="center"/>
        </w:trPr>
        <w:tc>
          <w:tcPr>
            <w:tcW w:w="1170" w:type="dxa"/>
            <w:noWrap/>
            <w:hideMark/>
          </w:tcPr>
          <w:p w14:paraId="71660C2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754" w:type="dxa"/>
            <w:noWrap/>
            <w:hideMark/>
          </w:tcPr>
          <w:p w14:paraId="72ED69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w:t>
            </w:r>
          </w:p>
        </w:tc>
        <w:tc>
          <w:tcPr>
            <w:tcW w:w="1346" w:type="dxa"/>
            <w:noWrap/>
            <w:hideMark/>
          </w:tcPr>
          <w:p w14:paraId="190355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c>
          <w:tcPr>
            <w:tcW w:w="1559" w:type="dxa"/>
            <w:noWrap/>
            <w:hideMark/>
          </w:tcPr>
          <w:p w14:paraId="300404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80</w:t>
            </w:r>
          </w:p>
        </w:tc>
      </w:tr>
      <w:tr w:rsidR="00757FE0" w:rsidRPr="00757FE0" w14:paraId="253A08AE" w14:textId="77777777" w:rsidTr="00101CB7">
        <w:trPr>
          <w:trHeight w:val="288"/>
          <w:jc w:val="center"/>
        </w:trPr>
        <w:tc>
          <w:tcPr>
            <w:tcW w:w="1170" w:type="dxa"/>
            <w:noWrap/>
            <w:hideMark/>
          </w:tcPr>
          <w:p w14:paraId="7599B0C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L</w:t>
            </w:r>
          </w:p>
        </w:tc>
        <w:tc>
          <w:tcPr>
            <w:tcW w:w="754" w:type="dxa"/>
            <w:noWrap/>
            <w:hideMark/>
          </w:tcPr>
          <w:p w14:paraId="2420F7B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346" w:type="dxa"/>
            <w:noWrap/>
            <w:hideMark/>
          </w:tcPr>
          <w:p w14:paraId="1FCC5E3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559" w:type="dxa"/>
            <w:noWrap/>
            <w:hideMark/>
          </w:tcPr>
          <w:p w14:paraId="7E47D81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r>
      <w:tr w:rsidR="00757FE0" w:rsidRPr="00757FE0" w14:paraId="4FA3074C" w14:textId="77777777" w:rsidTr="00101CB7">
        <w:trPr>
          <w:trHeight w:val="288"/>
          <w:jc w:val="center"/>
        </w:trPr>
        <w:tc>
          <w:tcPr>
            <w:tcW w:w="1170" w:type="dxa"/>
            <w:noWrap/>
            <w:hideMark/>
          </w:tcPr>
          <w:p w14:paraId="3E6BCDB5"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754" w:type="dxa"/>
            <w:noWrap/>
            <w:hideMark/>
          </w:tcPr>
          <w:p w14:paraId="48BF72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c>
          <w:tcPr>
            <w:tcW w:w="1346" w:type="dxa"/>
            <w:noWrap/>
            <w:hideMark/>
          </w:tcPr>
          <w:p w14:paraId="7387E3C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559" w:type="dxa"/>
            <w:noWrap/>
            <w:hideMark/>
          </w:tcPr>
          <w:p w14:paraId="3F3AD8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74</w:t>
            </w:r>
          </w:p>
        </w:tc>
      </w:tr>
      <w:tr w:rsidR="00757FE0" w:rsidRPr="00757FE0" w14:paraId="5C3C533F" w14:textId="77777777" w:rsidTr="00101CB7">
        <w:trPr>
          <w:trHeight w:val="288"/>
          <w:jc w:val="center"/>
        </w:trPr>
        <w:tc>
          <w:tcPr>
            <w:tcW w:w="1170" w:type="dxa"/>
            <w:noWrap/>
            <w:hideMark/>
          </w:tcPr>
          <w:p w14:paraId="3C5BE0F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754" w:type="dxa"/>
            <w:noWrap/>
            <w:hideMark/>
          </w:tcPr>
          <w:p w14:paraId="2BD1AB2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63</w:t>
            </w:r>
          </w:p>
        </w:tc>
        <w:tc>
          <w:tcPr>
            <w:tcW w:w="1346" w:type="dxa"/>
            <w:noWrap/>
            <w:hideMark/>
          </w:tcPr>
          <w:p w14:paraId="25A018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w:t>
            </w:r>
          </w:p>
        </w:tc>
        <w:tc>
          <w:tcPr>
            <w:tcW w:w="1559" w:type="dxa"/>
            <w:noWrap/>
            <w:hideMark/>
          </w:tcPr>
          <w:p w14:paraId="09D570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r>
      <w:tr w:rsidR="00757FE0" w:rsidRPr="00757FE0" w14:paraId="01E6AC4B" w14:textId="77777777" w:rsidTr="00101CB7">
        <w:trPr>
          <w:trHeight w:val="288"/>
          <w:jc w:val="center"/>
        </w:trPr>
        <w:tc>
          <w:tcPr>
            <w:tcW w:w="1170" w:type="dxa"/>
            <w:noWrap/>
            <w:hideMark/>
          </w:tcPr>
          <w:p w14:paraId="115271E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754" w:type="dxa"/>
            <w:noWrap/>
            <w:hideMark/>
          </w:tcPr>
          <w:p w14:paraId="22E77D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346" w:type="dxa"/>
            <w:noWrap/>
            <w:hideMark/>
          </w:tcPr>
          <w:p w14:paraId="25D8FD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559" w:type="dxa"/>
            <w:noWrap/>
            <w:hideMark/>
          </w:tcPr>
          <w:p w14:paraId="108964A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r>
      <w:tr w:rsidR="00757FE0" w:rsidRPr="00757FE0" w14:paraId="27C470BE" w14:textId="77777777" w:rsidTr="00101CB7">
        <w:trPr>
          <w:trHeight w:val="288"/>
          <w:jc w:val="center"/>
        </w:trPr>
        <w:tc>
          <w:tcPr>
            <w:tcW w:w="1170" w:type="dxa"/>
            <w:noWrap/>
            <w:hideMark/>
          </w:tcPr>
          <w:p w14:paraId="096C5C0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754" w:type="dxa"/>
            <w:noWrap/>
            <w:hideMark/>
          </w:tcPr>
          <w:p w14:paraId="1D12C3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w:t>
            </w:r>
          </w:p>
        </w:tc>
        <w:tc>
          <w:tcPr>
            <w:tcW w:w="1346" w:type="dxa"/>
            <w:noWrap/>
            <w:hideMark/>
          </w:tcPr>
          <w:p w14:paraId="73EB588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559" w:type="dxa"/>
            <w:noWrap/>
            <w:hideMark/>
          </w:tcPr>
          <w:p w14:paraId="26AF22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w:t>
            </w:r>
          </w:p>
        </w:tc>
      </w:tr>
      <w:tr w:rsidR="00757FE0" w:rsidRPr="00757FE0" w14:paraId="1A3F8B3A" w14:textId="77777777" w:rsidTr="00101CB7">
        <w:trPr>
          <w:trHeight w:val="288"/>
          <w:jc w:val="center"/>
        </w:trPr>
        <w:tc>
          <w:tcPr>
            <w:tcW w:w="1170" w:type="dxa"/>
            <w:noWrap/>
            <w:hideMark/>
          </w:tcPr>
          <w:p w14:paraId="3625F16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754" w:type="dxa"/>
            <w:noWrap/>
            <w:hideMark/>
          </w:tcPr>
          <w:p w14:paraId="68AAE81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346" w:type="dxa"/>
            <w:noWrap/>
            <w:hideMark/>
          </w:tcPr>
          <w:p w14:paraId="7F9694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44</w:t>
            </w:r>
          </w:p>
        </w:tc>
        <w:tc>
          <w:tcPr>
            <w:tcW w:w="1559" w:type="dxa"/>
            <w:noWrap/>
            <w:hideMark/>
          </w:tcPr>
          <w:p w14:paraId="4ED9F2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r>
      <w:tr w:rsidR="00757FE0" w:rsidRPr="00757FE0" w14:paraId="4FF91AB9" w14:textId="77777777" w:rsidTr="00101CB7">
        <w:trPr>
          <w:trHeight w:val="288"/>
          <w:jc w:val="center"/>
        </w:trPr>
        <w:tc>
          <w:tcPr>
            <w:tcW w:w="1170" w:type="dxa"/>
            <w:noWrap/>
            <w:hideMark/>
          </w:tcPr>
          <w:p w14:paraId="12CCE24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91165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346" w:type="dxa"/>
            <w:noWrap/>
            <w:hideMark/>
          </w:tcPr>
          <w:p w14:paraId="0B7889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c>
          <w:tcPr>
            <w:tcW w:w="1559" w:type="dxa"/>
            <w:noWrap/>
            <w:hideMark/>
          </w:tcPr>
          <w:p w14:paraId="2A45B9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73</w:t>
            </w:r>
          </w:p>
        </w:tc>
      </w:tr>
      <w:tr w:rsidR="00757FE0" w:rsidRPr="00757FE0" w14:paraId="3DAFFBF4" w14:textId="77777777" w:rsidTr="00101CB7">
        <w:trPr>
          <w:trHeight w:val="288"/>
          <w:jc w:val="center"/>
        </w:trPr>
        <w:tc>
          <w:tcPr>
            <w:tcW w:w="1170" w:type="dxa"/>
            <w:noWrap/>
            <w:hideMark/>
          </w:tcPr>
          <w:p w14:paraId="2282FC35"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754" w:type="dxa"/>
            <w:noWrap/>
            <w:hideMark/>
          </w:tcPr>
          <w:p w14:paraId="16123E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w:t>
            </w:r>
          </w:p>
        </w:tc>
        <w:tc>
          <w:tcPr>
            <w:tcW w:w="1346" w:type="dxa"/>
            <w:noWrap/>
            <w:hideMark/>
          </w:tcPr>
          <w:p w14:paraId="54EC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c>
          <w:tcPr>
            <w:tcW w:w="1559" w:type="dxa"/>
            <w:noWrap/>
            <w:hideMark/>
          </w:tcPr>
          <w:p w14:paraId="1264BCE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r>
      <w:tr w:rsidR="00757FE0" w:rsidRPr="00757FE0" w14:paraId="78506B40" w14:textId="77777777" w:rsidTr="00101CB7">
        <w:trPr>
          <w:trHeight w:val="288"/>
          <w:jc w:val="center"/>
        </w:trPr>
        <w:tc>
          <w:tcPr>
            <w:tcW w:w="1170" w:type="dxa"/>
            <w:noWrap/>
            <w:hideMark/>
          </w:tcPr>
          <w:p w14:paraId="23619A2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754" w:type="dxa"/>
            <w:noWrap/>
            <w:hideMark/>
          </w:tcPr>
          <w:p w14:paraId="7263B4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346" w:type="dxa"/>
            <w:noWrap/>
            <w:hideMark/>
          </w:tcPr>
          <w:p w14:paraId="7604967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290D24F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0758A161" w14:textId="77777777" w:rsidTr="00101CB7">
        <w:trPr>
          <w:trHeight w:val="288"/>
          <w:jc w:val="center"/>
        </w:trPr>
        <w:tc>
          <w:tcPr>
            <w:tcW w:w="1170" w:type="dxa"/>
            <w:noWrap/>
            <w:hideMark/>
          </w:tcPr>
          <w:p w14:paraId="402F6DB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754" w:type="dxa"/>
            <w:noWrap/>
            <w:hideMark/>
          </w:tcPr>
          <w:p w14:paraId="768FC11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346" w:type="dxa"/>
            <w:noWrap/>
            <w:hideMark/>
          </w:tcPr>
          <w:p w14:paraId="03EF8C7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35</w:t>
            </w:r>
          </w:p>
        </w:tc>
        <w:tc>
          <w:tcPr>
            <w:tcW w:w="1559" w:type="dxa"/>
            <w:noWrap/>
            <w:hideMark/>
          </w:tcPr>
          <w:p w14:paraId="17ED58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r>
      <w:tr w:rsidR="00757FE0" w:rsidRPr="00757FE0" w14:paraId="390AE399" w14:textId="77777777" w:rsidTr="00101CB7">
        <w:trPr>
          <w:trHeight w:val="288"/>
          <w:jc w:val="center"/>
        </w:trPr>
        <w:tc>
          <w:tcPr>
            <w:tcW w:w="1170" w:type="dxa"/>
            <w:noWrap/>
            <w:hideMark/>
          </w:tcPr>
          <w:p w14:paraId="6E33BCD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g</w:t>
            </w:r>
          </w:p>
        </w:tc>
        <w:tc>
          <w:tcPr>
            <w:tcW w:w="754" w:type="dxa"/>
            <w:noWrap/>
            <w:hideMark/>
          </w:tcPr>
          <w:p w14:paraId="51E12DB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346" w:type="dxa"/>
            <w:noWrap/>
            <w:hideMark/>
          </w:tcPr>
          <w:p w14:paraId="46A3D7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559" w:type="dxa"/>
            <w:noWrap/>
            <w:hideMark/>
          </w:tcPr>
          <w:p w14:paraId="16A0FC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071A80C3" w14:textId="77777777" w:rsidTr="00101CB7">
        <w:trPr>
          <w:trHeight w:val="288"/>
          <w:jc w:val="center"/>
        </w:trPr>
        <w:tc>
          <w:tcPr>
            <w:tcW w:w="1170" w:type="dxa"/>
            <w:noWrap/>
            <w:hideMark/>
          </w:tcPr>
          <w:p w14:paraId="71CA417E"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ñ</w:t>
            </w:r>
          </w:p>
        </w:tc>
        <w:tc>
          <w:tcPr>
            <w:tcW w:w="754" w:type="dxa"/>
            <w:noWrap/>
            <w:hideMark/>
          </w:tcPr>
          <w:p w14:paraId="773F61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346" w:type="dxa"/>
            <w:noWrap/>
            <w:hideMark/>
          </w:tcPr>
          <w:p w14:paraId="559041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A248B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62EB1C21" w14:textId="77777777" w:rsidTr="00101CB7">
        <w:trPr>
          <w:trHeight w:val="288"/>
          <w:jc w:val="center"/>
        </w:trPr>
        <w:tc>
          <w:tcPr>
            <w:tcW w:w="1170" w:type="dxa"/>
            <w:noWrap/>
            <w:hideMark/>
          </w:tcPr>
          <w:p w14:paraId="1ECA804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754" w:type="dxa"/>
            <w:noWrap/>
            <w:hideMark/>
          </w:tcPr>
          <w:p w14:paraId="59A6CE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c>
          <w:tcPr>
            <w:tcW w:w="1346" w:type="dxa"/>
            <w:noWrap/>
            <w:hideMark/>
          </w:tcPr>
          <w:p w14:paraId="6F546C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4CEF71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15F5B664" w14:textId="77777777" w:rsidTr="00101CB7">
        <w:trPr>
          <w:trHeight w:val="288"/>
          <w:jc w:val="center"/>
        </w:trPr>
        <w:tc>
          <w:tcPr>
            <w:tcW w:w="1170" w:type="dxa"/>
            <w:noWrap/>
            <w:hideMark/>
          </w:tcPr>
          <w:p w14:paraId="70A2FCD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754" w:type="dxa"/>
            <w:noWrap/>
            <w:hideMark/>
          </w:tcPr>
          <w:p w14:paraId="37CAE9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346" w:type="dxa"/>
            <w:noWrap/>
            <w:hideMark/>
          </w:tcPr>
          <w:p w14:paraId="7E5A5D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c>
          <w:tcPr>
            <w:tcW w:w="1559" w:type="dxa"/>
            <w:noWrap/>
            <w:hideMark/>
          </w:tcPr>
          <w:p w14:paraId="6BB1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r>
      <w:tr w:rsidR="00757FE0" w:rsidRPr="00757FE0" w14:paraId="5E2A5656" w14:textId="77777777" w:rsidTr="00101CB7">
        <w:trPr>
          <w:trHeight w:val="288"/>
          <w:jc w:val="center"/>
        </w:trPr>
        <w:tc>
          <w:tcPr>
            <w:tcW w:w="1170" w:type="dxa"/>
            <w:noWrap/>
            <w:hideMark/>
          </w:tcPr>
          <w:p w14:paraId="0E62E74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754" w:type="dxa"/>
            <w:noWrap/>
            <w:hideMark/>
          </w:tcPr>
          <w:p w14:paraId="034F7D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346" w:type="dxa"/>
            <w:noWrap/>
            <w:hideMark/>
          </w:tcPr>
          <w:p w14:paraId="1B8FDC7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w:t>
            </w:r>
          </w:p>
        </w:tc>
        <w:tc>
          <w:tcPr>
            <w:tcW w:w="1559" w:type="dxa"/>
            <w:noWrap/>
            <w:hideMark/>
          </w:tcPr>
          <w:p w14:paraId="7908B5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w:t>
            </w:r>
          </w:p>
        </w:tc>
      </w:tr>
      <w:tr w:rsidR="00757FE0" w:rsidRPr="00757FE0" w14:paraId="6EB89EEA" w14:textId="77777777" w:rsidTr="00101CB7">
        <w:trPr>
          <w:trHeight w:val="288"/>
          <w:jc w:val="center"/>
        </w:trPr>
        <w:tc>
          <w:tcPr>
            <w:tcW w:w="1170" w:type="dxa"/>
            <w:noWrap/>
            <w:hideMark/>
          </w:tcPr>
          <w:p w14:paraId="193F195B"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754" w:type="dxa"/>
            <w:noWrap/>
            <w:hideMark/>
          </w:tcPr>
          <w:p w14:paraId="24BC720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346" w:type="dxa"/>
            <w:noWrap/>
            <w:hideMark/>
          </w:tcPr>
          <w:p w14:paraId="6C704D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559" w:type="dxa"/>
            <w:noWrap/>
            <w:hideMark/>
          </w:tcPr>
          <w:p w14:paraId="2B4E1CE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w:t>
            </w:r>
          </w:p>
        </w:tc>
      </w:tr>
      <w:tr w:rsidR="00757FE0" w:rsidRPr="00757FE0" w14:paraId="4B11B667" w14:textId="77777777" w:rsidTr="00101CB7">
        <w:trPr>
          <w:trHeight w:val="288"/>
          <w:jc w:val="center"/>
        </w:trPr>
        <w:tc>
          <w:tcPr>
            <w:tcW w:w="1170" w:type="dxa"/>
            <w:noWrap/>
            <w:hideMark/>
          </w:tcPr>
          <w:p w14:paraId="3BB569A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754" w:type="dxa"/>
            <w:noWrap/>
            <w:hideMark/>
          </w:tcPr>
          <w:p w14:paraId="39A2DB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346" w:type="dxa"/>
            <w:noWrap/>
            <w:hideMark/>
          </w:tcPr>
          <w:p w14:paraId="37D8E5C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16F4DEB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7A635F8A" w14:textId="77777777" w:rsidTr="00101CB7">
        <w:trPr>
          <w:trHeight w:val="288"/>
          <w:jc w:val="center"/>
        </w:trPr>
        <w:tc>
          <w:tcPr>
            <w:tcW w:w="1170" w:type="dxa"/>
            <w:noWrap/>
            <w:hideMark/>
          </w:tcPr>
          <w:p w14:paraId="018F5AA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754" w:type="dxa"/>
            <w:noWrap/>
            <w:hideMark/>
          </w:tcPr>
          <w:p w14:paraId="7396365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346" w:type="dxa"/>
            <w:noWrap/>
            <w:hideMark/>
          </w:tcPr>
          <w:p w14:paraId="64B0DC1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6FF739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37A916EA" w14:textId="77777777" w:rsidTr="00101CB7">
        <w:trPr>
          <w:trHeight w:val="288"/>
          <w:jc w:val="center"/>
        </w:trPr>
        <w:tc>
          <w:tcPr>
            <w:tcW w:w="1170" w:type="dxa"/>
            <w:noWrap/>
            <w:hideMark/>
          </w:tcPr>
          <w:p w14:paraId="51553A0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754" w:type="dxa"/>
            <w:noWrap/>
            <w:hideMark/>
          </w:tcPr>
          <w:p w14:paraId="4D9FF2F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c>
          <w:tcPr>
            <w:tcW w:w="1346" w:type="dxa"/>
            <w:noWrap/>
            <w:hideMark/>
          </w:tcPr>
          <w:p w14:paraId="0C39A2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1A1F2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w:t>
            </w:r>
          </w:p>
        </w:tc>
      </w:tr>
      <w:tr w:rsidR="00757FE0" w:rsidRPr="00757FE0" w14:paraId="73B6DC64" w14:textId="77777777" w:rsidTr="00101CB7">
        <w:trPr>
          <w:trHeight w:val="288"/>
          <w:jc w:val="center"/>
        </w:trPr>
        <w:tc>
          <w:tcPr>
            <w:tcW w:w="1170" w:type="dxa"/>
            <w:noWrap/>
            <w:hideMark/>
          </w:tcPr>
          <w:p w14:paraId="6CE0F22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754" w:type="dxa"/>
            <w:noWrap/>
            <w:hideMark/>
          </w:tcPr>
          <w:p w14:paraId="0CB60E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346" w:type="dxa"/>
            <w:noWrap/>
            <w:hideMark/>
          </w:tcPr>
          <w:p w14:paraId="3F55DED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559" w:type="dxa"/>
            <w:noWrap/>
            <w:hideMark/>
          </w:tcPr>
          <w:p w14:paraId="5C52E8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r>
      <w:tr w:rsidR="00757FE0" w:rsidRPr="00757FE0" w14:paraId="4BDA436E" w14:textId="77777777" w:rsidTr="00101CB7">
        <w:trPr>
          <w:trHeight w:val="288"/>
          <w:jc w:val="center"/>
        </w:trPr>
        <w:tc>
          <w:tcPr>
            <w:tcW w:w="1170" w:type="dxa"/>
            <w:noWrap/>
            <w:hideMark/>
          </w:tcPr>
          <w:p w14:paraId="4931EAB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T</w:t>
            </w:r>
          </w:p>
        </w:tc>
        <w:tc>
          <w:tcPr>
            <w:tcW w:w="754" w:type="dxa"/>
            <w:noWrap/>
            <w:hideMark/>
          </w:tcPr>
          <w:p w14:paraId="1B05D7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346" w:type="dxa"/>
            <w:noWrap/>
            <w:hideMark/>
          </w:tcPr>
          <w:p w14:paraId="4A2286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c>
          <w:tcPr>
            <w:tcW w:w="1559" w:type="dxa"/>
            <w:noWrap/>
            <w:hideMark/>
          </w:tcPr>
          <w:p w14:paraId="298E1C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r>
      <w:tr w:rsidR="00757FE0" w:rsidRPr="00757FE0" w14:paraId="494EA8BD" w14:textId="77777777" w:rsidTr="00101CB7">
        <w:trPr>
          <w:trHeight w:val="288"/>
          <w:jc w:val="center"/>
        </w:trPr>
        <w:tc>
          <w:tcPr>
            <w:tcW w:w="1170" w:type="dxa"/>
            <w:noWrap/>
            <w:hideMark/>
          </w:tcPr>
          <w:p w14:paraId="0F59AF3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754" w:type="dxa"/>
            <w:noWrap/>
            <w:hideMark/>
          </w:tcPr>
          <w:p w14:paraId="7EA302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346" w:type="dxa"/>
            <w:noWrap/>
            <w:hideMark/>
          </w:tcPr>
          <w:p w14:paraId="4E90CF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246ECA2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0D9EBC25" w14:textId="77777777" w:rsidTr="00101CB7">
        <w:trPr>
          <w:trHeight w:val="288"/>
          <w:jc w:val="center"/>
        </w:trPr>
        <w:tc>
          <w:tcPr>
            <w:tcW w:w="1170" w:type="dxa"/>
            <w:noWrap/>
            <w:hideMark/>
          </w:tcPr>
          <w:p w14:paraId="69AC41A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754" w:type="dxa"/>
            <w:noWrap/>
            <w:hideMark/>
          </w:tcPr>
          <w:p w14:paraId="1060CD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346" w:type="dxa"/>
            <w:noWrap/>
            <w:hideMark/>
          </w:tcPr>
          <w:p w14:paraId="6CB5122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798565C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559D6237" w14:textId="77777777" w:rsidTr="00101CB7">
        <w:trPr>
          <w:trHeight w:val="288"/>
          <w:jc w:val="center"/>
        </w:trPr>
        <w:tc>
          <w:tcPr>
            <w:tcW w:w="1170" w:type="dxa"/>
            <w:noWrap/>
            <w:hideMark/>
          </w:tcPr>
          <w:p w14:paraId="1DA48F1E"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w:t>
            </w:r>
          </w:p>
        </w:tc>
        <w:tc>
          <w:tcPr>
            <w:tcW w:w="754" w:type="dxa"/>
            <w:noWrap/>
            <w:hideMark/>
          </w:tcPr>
          <w:p w14:paraId="4D132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w:t>
            </w:r>
          </w:p>
        </w:tc>
        <w:tc>
          <w:tcPr>
            <w:tcW w:w="1346" w:type="dxa"/>
            <w:noWrap/>
            <w:hideMark/>
          </w:tcPr>
          <w:p w14:paraId="725148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559" w:type="dxa"/>
            <w:noWrap/>
            <w:hideMark/>
          </w:tcPr>
          <w:p w14:paraId="334E158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2D5F6C0C" w14:textId="77777777" w:rsidTr="00101CB7">
        <w:trPr>
          <w:trHeight w:val="288"/>
          <w:jc w:val="center"/>
        </w:trPr>
        <w:tc>
          <w:tcPr>
            <w:tcW w:w="1170" w:type="dxa"/>
            <w:noWrap/>
            <w:hideMark/>
          </w:tcPr>
          <w:p w14:paraId="11CDC75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I</w:t>
            </w:r>
          </w:p>
        </w:tc>
        <w:tc>
          <w:tcPr>
            <w:tcW w:w="754" w:type="dxa"/>
            <w:noWrap/>
            <w:hideMark/>
          </w:tcPr>
          <w:p w14:paraId="1E649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346" w:type="dxa"/>
            <w:noWrap/>
            <w:hideMark/>
          </w:tcPr>
          <w:p w14:paraId="133BEB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559" w:type="dxa"/>
            <w:noWrap/>
            <w:hideMark/>
          </w:tcPr>
          <w:p w14:paraId="7CC1AE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r>
      <w:tr w:rsidR="00757FE0" w:rsidRPr="00757FE0" w14:paraId="0554C366" w14:textId="77777777" w:rsidTr="00101CB7">
        <w:trPr>
          <w:trHeight w:val="288"/>
          <w:jc w:val="center"/>
        </w:trPr>
        <w:tc>
          <w:tcPr>
            <w:tcW w:w="1170" w:type="dxa"/>
            <w:noWrap/>
            <w:hideMark/>
          </w:tcPr>
          <w:p w14:paraId="40C0CEB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754" w:type="dxa"/>
            <w:noWrap/>
            <w:hideMark/>
          </w:tcPr>
          <w:p w14:paraId="3FC731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346" w:type="dxa"/>
            <w:noWrap/>
            <w:hideMark/>
          </w:tcPr>
          <w:p w14:paraId="57CF42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w:t>
            </w:r>
          </w:p>
        </w:tc>
        <w:tc>
          <w:tcPr>
            <w:tcW w:w="1559" w:type="dxa"/>
            <w:noWrap/>
            <w:hideMark/>
          </w:tcPr>
          <w:p w14:paraId="453109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w:t>
            </w:r>
          </w:p>
        </w:tc>
      </w:tr>
      <w:tr w:rsidR="00757FE0" w:rsidRPr="00757FE0" w14:paraId="20D063F9" w14:textId="77777777" w:rsidTr="00101CB7">
        <w:trPr>
          <w:trHeight w:val="288"/>
          <w:jc w:val="center"/>
        </w:trPr>
        <w:tc>
          <w:tcPr>
            <w:tcW w:w="1170" w:type="dxa"/>
            <w:noWrap/>
            <w:hideMark/>
          </w:tcPr>
          <w:p w14:paraId="1FD8DE8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DDE67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346" w:type="dxa"/>
            <w:noWrap/>
            <w:hideMark/>
          </w:tcPr>
          <w:p w14:paraId="3824D8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7895AB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E734A7C" w14:textId="77777777" w:rsidTr="00101CB7">
        <w:trPr>
          <w:trHeight w:val="288"/>
          <w:jc w:val="center"/>
        </w:trPr>
        <w:tc>
          <w:tcPr>
            <w:tcW w:w="1170" w:type="dxa"/>
            <w:noWrap/>
            <w:hideMark/>
          </w:tcPr>
          <w:p w14:paraId="7598154E"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67646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346" w:type="dxa"/>
            <w:noWrap/>
            <w:hideMark/>
          </w:tcPr>
          <w:p w14:paraId="628D9F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6E20E1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71C6C22" w14:textId="77777777" w:rsidTr="00101CB7">
        <w:trPr>
          <w:trHeight w:val="288"/>
          <w:jc w:val="center"/>
        </w:trPr>
        <w:tc>
          <w:tcPr>
            <w:tcW w:w="1170" w:type="dxa"/>
            <w:noWrap/>
            <w:hideMark/>
          </w:tcPr>
          <w:p w14:paraId="27FD67D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754" w:type="dxa"/>
            <w:noWrap/>
            <w:hideMark/>
          </w:tcPr>
          <w:p w14:paraId="3F847E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346" w:type="dxa"/>
            <w:noWrap/>
            <w:hideMark/>
          </w:tcPr>
          <w:p w14:paraId="58FB18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33E86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443A3AFE" w14:textId="77777777" w:rsidTr="00101CB7">
        <w:trPr>
          <w:trHeight w:val="288"/>
          <w:jc w:val="center"/>
        </w:trPr>
        <w:tc>
          <w:tcPr>
            <w:tcW w:w="1170" w:type="dxa"/>
            <w:noWrap/>
            <w:hideMark/>
          </w:tcPr>
          <w:p w14:paraId="186D5BE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366B50A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346" w:type="dxa"/>
            <w:noWrap/>
            <w:hideMark/>
          </w:tcPr>
          <w:p w14:paraId="4E022F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44E5F0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02D01A67" w14:textId="77777777" w:rsidTr="00101CB7">
        <w:trPr>
          <w:trHeight w:val="288"/>
          <w:jc w:val="center"/>
        </w:trPr>
        <w:tc>
          <w:tcPr>
            <w:tcW w:w="1170" w:type="dxa"/>
            <w:noWrap/>
            <w:hideMark/>
          </w:tcPr>
          <w:p w14:paraId="08F5F8AB"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754" w:type="dxa"/>
            <w:noWrap/>
            <w:hideMark/>
          </w:tcPr>
          <w:p w14:paraId="5F517C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346" w:type="dxa"/>
            <w:noWrap/>
            <w:hideMark/>
          </w:tcPr>
          <w:p w14:paraId="5414E1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1559" w:type="dxa"/>
            <w:noWrap/>
            <w:hideMark/>
          </w:tcPr>
          <w:p w14:paraId="402266D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r>
      <w:tr w:rsidR="00757FE0" w:rsidRPr="00757FE0" w14:paraId="3B130437" w14:textId="77777777" w:rsidTr="00101CB7">
        <w:trPr>
          <w:trHeight w:val="288"/>
          <w:jc w:val="center"/>
        </w:trPr>
        <w:tc>
          <w:tcPr>
            <w:tcW w:w="1170" w:type="dxa"/>
            <w:noWrap/>
            <w:hideMark/>
          </w:tcPr>
          <w:p w14:paraId="0491A22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754" w:type="dxa"/>
            <w:noWrap/>
            <w:hideMark/>
          </w:tcPr>
          <w:p w14:paraId="6206A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346" w:type="dxa"/>
            <w:noWrap/>
            <w:hideMark/>
          </w:tcPr>
          <w:p w14:paraId="3599D35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694C9C3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F6E025C" w14:textId="77777777" w:rsidTr="00101CB7">
        <w:trPr>
          <w:trHeight w:val="288"/>
          <w:jc w:val="center"/>
        </w:trPr>
        <w:tc>
          <w:tcPr>
            <w:tcW w:w="1170" w:type="dxa"/>
            <w:noWrap/>
            <w:hideMark/>
          </w:tcPr>
          <w:p w14:paraId="639577F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754" w:type="dxa"/>
            <w:noWrap/>
            <w:hideMark/>
          </w:tcPr>
          <w:p w14:paraId="78280B3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346" w:type="dxa"/>
            <w:noWrap/>
            <w:hideMark/>
          </w:tcPr>
          <w:p w14:paraId="3343C1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496C00F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r>
      <w:tr w:rsidR="00757FE0" w:rsidRPr="00757FE0" w14:paraId="1C2A801B" w14:textId="77777777" w:rsidTr="00101CB7">
        <w:trPr>
          <w:trHeight w:val="288"/>
          <w:jc w:val="center"/>
        </w:trPr>
        <w:tc>
          <w:tcPr>
            <w:tcW w:w="1170" w:type="dxa"/>
            <w:noWrap/>
            <w:hideMark/>
          </w:tcPr>
          <w:p w14:paraId="4A5D5C3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7AA76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346" w:type="dxa"/>
            <w:noWrap/>
            <w:hideMark/>
          </w:tcPr>
          <w:p w14:paraId="0320730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1559" w:type="dxa"/>
            <w:noWrap/>
            <w:hideMark/>
          </w:tcPr>
          <w:p w14:paraId="0EE903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42D3DEA" w14:textId="77777777" w:rsidTr="00101CB7">
        <w:trPr>
          <w:trHeight w:val="288"/>
          <w:jc w:val="center"/>
        </w:trPr>
        <w:tc>
          <w:tcPr>
            <w:tcW w:w="1170" w:type="dxa"/>
            <w:noWrap/>
            <w:hideMark/>
          </w:tcPr>
          <w:p w14:paraId="2581583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E22DA2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346" w:type="dxa"/>
            <w:noWrap/>
            <w:hideMark/>
          </w:tcPr>
          <w:p w14:paraId="4A16DF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559" w:type="dxa"/>
            <w:noWrap/>
            <w:hideMark/>
          </w:tcPr>
          <w:p w14:paraId="6A93D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r>
      <w:tr w:rsidR="00757FE0" w:rsidRPr="00757FE0" w14:paraId="46C30DF1" w14:textId="77777777" w:rsidTr="00101CB7">
        <w:trPr>
          <w:trHeight w:val="288"/>
          <w:jc w:val="center"/>
        </w:trPr>
        <w:tc>
          <w:tcPr>
            <w:tcW w:w="1170" w:type="dxa"/>
            <w:noWrap/>
            <w:hideMark/>
          </w:tcPr>
          <w:p w14:paraId="16AD033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754" w:type="dxa"/>
            <w:noWrap/>
            <w:hideMark/>
          </w:tcPr>
          <w:p w14:paraId="06611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346" w:type="dxa"/>
            <w:noWrap/>
            <w:hideMark/>
          </w:tcPr>
          <w:p w14:paraId="563783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2ABD99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79E1A317" w14:textId="77777777" w:rsidTr="00101CB7">
        <w:trPr>
          <w:trHeight w:val="288"/>
          <w:jc w:val="center"/>
        </w:trPr>
        <w:tc>
          <w:tcPr>
            <w:tcW w:w="1170" w:type="dxa"/>
            <w:noWrap/>
            <w:hideMark/>
          </w:tcPr>
          <w:p w14:paraId="43FAABAB"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754" w:type="dxa"/>
            <w:noWrap/>
            <w:hideMark/>
          </w:tcPr>
          <w:p w14:paraId="0298A6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346" w:type="dxa"/>
            <w:noWrap/>
            <w:hideMark/>
          </w:tcPr>
          <w:p w14:paraId="352AD04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468510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61B1604F" w14:textId="77777777" w:rsidTr="00101CB7">
        <w:trPr>
          <w:trHeight w:val="288"/>
          <w:jc w:val="center"/>
        </w:trPr>
        <w:tc>
          <w:tcPr>
            <w:tcW w:w="1170" w:type="dxa"/>
            <w:noWrap/>
            <w:hideMark/>
          </w:tcPr>
          <w:p w14:paraId="603AB2C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46E93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7B9DE17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72DEA0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05312C00" w14:textId="77777777" w:rsidTr="00101CB7">
        <w:trPr>
          <w:trHeight w:val="288"/>
          <w:jc w:val="center"/>
        </w:trPr>
        <w:tc>
          <w:tcPr>
            <w:tcW w:w="1170" w:type="dxa"/>
            <w:noWrap/>
            <w:hideMark/>
          </w:tcPr>
          <w:p w14:paraId="6CC8A69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754" w:type="dxa"/>
            <w:noWrap/>
            <w:hideMark/>
          </w:tcPr>
          <w:p w14:paraId="68AAE9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7FD7871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0A65F9E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88631A4" w14:textId="77777777" w:rsidTr="00101CB7">
        <w:trPr>
          <w:trHeight w:val="288"/>
          <w:jc w:val="center"/>
        </w:trPr>
        <w:tc>
          <w:tcPr>
            <w:tcW w:w="1170" w:type="dxa"/>
            <w:noWrap/>
            <w:hideMark/>
          </w:tcPr>
          <w:p w14:paraId="4A71B2F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06ECC6E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4497D6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100DB2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r>
      <w:tr w:rsidR="00757FE0" w:rsidRPr="00757FE0" w14:paraId="70364DCA" w14:textId="77777777" w:rsidTr="00101CB7">
        <w:trPr>
          <w:trHeight w:val="288"/>
          <w:jc w:val="center"/>
        </w:trPr>
        <w:tc>
          <w:tcPr>
            <w:tcW w:w="1170" w:type="dxa"/>
            <w:noWrap/>
            <w:hideMark/>
          </w:tcPr>
          <w:p w14:paraId="4F2B498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754" w:type="dxa"/>
            <w:noWrap/>
            <w:hideMark/>
          </w:tcPr>
          <w:p w14:paraId="4AB192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194DD7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5A57AA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C215AD8" w14:textId="77777777" w:rsidTr="00101CB7">
        <w:trPr>
          <w:trHeight w:val="288"/>
          <w:jc w:val="center"/>
        </w:trPr>
        <w:tc>
          <w:tcPr>
            <w:tcW w:w="1170" w:type="dxa"/>
            <w:noWrap/>
            <w:hideMark/>
          </w:tcPr>
          <w:p w14:paraId="6E53408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754" w:type="dxa"/>
            <w:noWrap/>
            <w:hideMark/>
          </w:tcPr>
          <w:p w14:paraId="0ADF8E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3D790FC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685E13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bl>
    <w:p w14:paraId="7153CF1D" w14:textId="77777777" w:rsidR="00363855" w:rsidRDefault="00363855" w:rsidP="000610FE"/>
    <w:p w14:paraId="04B2DC84" w14:textId="70E2CAED" w:rsidR="000610FE" w:rsidRDefault="00101CB7" w:rsidP="000610FE">
      <w:r>
        <w:t xml:space="preserve">Determinamos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heme="minorEastAsia" w:hAnsi="Cambria Math"/>
            <w:sz w:val="22"/>
            <w:lang w:eastAsia="es-BO"/>
          </w:rPr>
          <m:t xml:space="preserve"> = OA</m:t>
        </m:r>
      </m:oMath>
      <w:r>
        <w:rPr>
          <w:rFonts w:eastAsiaTheme="minorEastAsia"/>
          <w:b/>
          <w:bCs/>
          <w:sz w:val="22"/>
          <w:lang w:eastAsia="es-BO"/>
        </w:rPr>
        <w:t xml:space="preserve"> </w:t>
      </w:r>
      <w:r w:rsidR="00A3382C">
        <w:rPr>
          <w:rFonts w:eastAsiaTheme="minorEastAsia"/>
          <w:b/>
          <w:bCs/>
          <w:sz w:val="22"/>
          <w:lang w:eastAsia="es-BO"/>
        </w:rPr>
        <w:t xml:space="preserve"> </w:t>
      </w:r>
      <w:r w:rsidR="00080500" w:rsidRPr="00080500">
        <w:t>Overall Accuracy</w:t>
      </w:r>
      <w:r w:rsidR="009424C6">
        <w:t xml:space="preserve"> vemos la ecuación </w:t>
      </w:r>
      <w:r w:rsidR="009424C6">
        <w:fldChar w:fldCharType="begin"/>
      </w:r>
      <w:r w:rsidR="009424C6">
        <w:instrText xml:space="preserve"> REF _Ref199509330 \h </w:instrText>
      </w:r>
      <w:r w:rsidR="009424C6">
        <w:fldChar w:fldCharType="separate"/>
      </w:r>
      <w:r w:rsidR="00C9395B">
        <w:t>(</w:t>
      </w:r>
      <w:r w:rsidR="00C9395B">
        <w:rPr>
          <w:noProof/>
        </w:rPr>
        <w:t>16</w:t>
      </w:r>
      <w:r w:rsidR="00C9395B">
        <w:t>)</w:t>
      </w:r>
      <w:r w:rsidR="009424C6">
        <w:fldChar w:fldCharType="end"/>
      </w:r>
      <w:r w:rsidR="00080500">
        <w:t>, es l</w:t>
      </w:r>
      <w:r w:rsidR="00080500" w:rsidRPr="00080500">
        <w:t xml:space="preserve">a </w:t>
      </w:r>
      <w:r w:rsidR="00080500">
        <w:t>proporción de acuerdo a lo esperado</w:t>
      </w:r>
      <w:r w:rsidR="00080500" w:rsidRPr="00080500">
        <w:t xml:space="preserve"> se calcula como: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080500" w14:paraId="450466C7" w14:textId="77777777" w:rsidTr="00803348">
        <w:tc>
          <w:tcPr>
            <w:tcW w:w="500" w:type="pct"/>
          </w:tcPr>
          <w:p w14:paraId="18856F12" w14:textId="77777777" w:rsidR="00080500" w:rsidRDefault="00080500" w:rsidP="00803348">
            <w:pPr>
              <w:ind w:firstLine="0"/>
            </w:pPr>
          </w:p>
        </w:tc>
        <w:tc>
          <w:tcPr>
            <w:tcW w:w="4000" w:type="pct"/>
          </w:tcPr>
          <w:p w14:paraId="5202B3B2" w14:textId="0A78E4BA" w:rsidR="00080500" w:rsidRDefault="00080500" w:rsidP="00803348">
            <w:pPr>
              <w:ind w:firstLine="0"/>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numero de predicciones correctas</m:t>
                    </m:r>
                  </m:num>
                  <m:den>
                    <m:r>
                      <m:rPr>
                        <m:sty m:val="bi"/>
                      </m:rPr>
                      <w:rPr>
                        <w:rFonts w:ascii="Cambria Math" w:eastAsia="Times New Roman" w:hAnsi="Cambria Math" w:cs="Calibri"/>
                        <w:sz w:val="22"/>
                        <w:lang w:eastAsia="es-BO"/>
                      </w:rPr>
                      <m:t>total de predicciones = N</m:t>
                    </m:r>
                  </m:den>
                </m:f>
              </m:oMath>
            </m:oMathPara>
          </w:p>
        </w:tc>
        <w:tc>
          <w:tcPr>
            <w:tcW w:w="500" w:type="pct"/>
          </w:tcPr>
          <w:p w14:paraId="4CB4894F" w14:textId="1556C147" w:rsidR="00080500" w:rsidRDefault="00080500" w:rsidP="00803348">
            <w:pPr>
              <w:ind w:firstLine="0"/>
            </w:pPr>
            <w:bookmarkStart w:id="994" w:name="_Ref199509330"/>
            <w:r>
              <w:t>(</w:t>
            </w:r>
            <w:r w:rsidR="00133DB9">
              <w:fldChar w:fldCharType="begin"/>
            </w:r>
            <w:r w:rsidR="00133DB9">
              <w:instrText xml:space="preserve"> SEQ Ecuación \* ARABIC </w:instrText>
            </w:r>
            <w:r w:rsidR="00133DB9">
              <w:fldChar w:fldCharType="separate"/>
            </w:r>
            <w:r w:rsidR="00C9395B">
              <w:rPr>
                <w:noProof/>
              </w:rPr>
              <w:t>16</w:t>
            </w:r>
            <w:r w:rsidR="00133DB9">
              <w:rPr>
                <w:noProof/>
              </w:rPr>
              <w:fldChar w:fldCharType="end"/>
            </w:r>
            <w:r>
              <w:t>)</w:t>
            </w:r>
            <w:bookmarkEnd w:id="994"/>
          </w:p>
        </w:tc>
      </w:tr>
    </w:tbl>
    <w:p w14:paraId="6DAB5EB2" w14:textId="69ECA292" w:rsidR="00080500" w:rsidRDefault="00A3382C" w:rsidP="000610FE">
      <w:r>
        <w:t xml:space="preserve">De la </w:t>
      </w:r>
      <w:r w:rsidR="009424C6">
        <w:fldChar w:fldCharType="begin"/>
      </w:r>
      <w:r w:rsidR="009424C6">
        <w:instrText xml:space="preserve"> REF _Ref199509243 \h </w:instrText>
      </w:r>
      <w:r w:rsidR="009424C6">
        <w:fldChar w:fldCharType="separate"/>
      </w:r>
      <w:r w:rsidR="00C9395B">
        <w:t xml:space="preserve">Tabla </w:t>
      </w:r>
      <w:r w:rsidR="00C9395B">
        <w:rPr>
          <w:noProof/>
        </w:rPr>
        <w:t>6</w:t>
      </w:r>
      <w:r w:rsidR="009424C6">
        <w:fldChar w:fldCharType="end"/>
      </w:r>
      <w:r w:rsidR="009424C6">
        <w:t xml:space="preserve">, se utiliza los valores en la columna predicciones correctas y total predicciones, como se ve en la ecuación </w:t>
      </w:r>
      <w:r w:rsidR="009424C6">
        <w:fldChar w:fldCharType="begin"/>
      </w:r>
      <w:r w:rsidR="009424C6">
        <w:instrText xml:space="preserve"> REF _Ref199509358 \h </w:instrText>
      </w:r>
      <w:r w:rsidR="009424C6">
        <w:fldChar w:fldCharType="separate"/>
      </w:r>
      <w:r w:rsidR="00C9395B">
        <w:t>(</w:t>
      </w:r>
      <w:r w:rsidR="00C9395B">
        <w:rPr>
          <w:noProof/>
        </w:rPr>
        <w:t>17</w:t>
      </w:r>
      <w:r w:rsidR="00C9395B">
        <w:t>)</w:t>
      </w:r>
      <w:r w:rsidR="009424C6">
        <w:fldChar w:fldCharType="end"/>
      </w:r>
      <w:r w:rsidR="009424C6">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080500" w14:paraId="6DA490A7" w14:textId="77777777" w:rsidTr="00803348">
        <w:tc>
          <w:tcPr>
            <w:tcW w:w="500" w:type="pct"/>
          </w:tcPr>
          <w:p w14:paraId="4E3C4725" w14:textId="77777777" w:rsidR="00080500" w:rsidRDefault="00080500" w:rsidP="00803348">
            <w:pPr>
              <w:ind w:firstLine="0"/>
            </w:pPr>
          </w:p>
        </w:tc>
        <w:tc>
          <w:tcPr>
            <w:tcW w:w="4000" w:type="pct"/>
          </w:tcPr>
          <w:p w14:paraId="798237B2" w14:textId="63902247" w:rsidR="00080500" w:rsidRDefault="00080500" w:rsidP="00803348">
            <w:pPr>
              <w:ind w:firstLine="0"/>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 correctas</m:t>
                            </m:r>
                          </m:e>
                          <m:sub>
                            <m:r>
                              <m:rPr>
                                <m:sty m:val="bi"/>
                              </m:rPr>
                              <w:rPr>
                                <w:rFonts w:ascii="Cambria Math" w:eastAsia="Times New Roman" w:hAnsi="Cambria Math" w:cs="Calibri"/>
                                <w:sz w:val="22"/>
                                <w:lang w:eastAsia="es-BO"/>
                              </w:rPr>
                              <m:t>i,i</m:t>
                            </m:r>
                          </m:sub>
                        </m:sSub>
                      </m:e>
                    </m:nary>
                  </m:num>
                  <m:den>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j=1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m:t>
                                </m:r>
                              </m:e>
                              <m:sub>
                                <m:r>
                                  <m:rPr>
                                    <m:sty m:val="bi"/>
                                  </m:rPr>
                                  <w:rPr>
                                    <w:rFonts w:ascii="Cambria Math" w:eastAsia="Times New Roman" w:hAnsi="Cambria Math" w:cs="Calibri"/>
                                    <w:sz w:val="22"/>
                                    <w:lang w:eastAsia="es-BO"/>
                                  </w:rPr>
                                  <m:t>i,j</m:t>
                                </m:r>
                              </m:sub>
                            </m:sSub>
                          </m:e>
                        </m:nary>
                      </m:e>
                    </m:nary>
                  </m:den>
                </m:f>
              </m:oMath>
            </m:oMathPara>
          </w:p>
        </w:tc>
        <w:tc>
          <w:tcPr>
            <w:tcW w:w="500" w:type="pct"/>
          </w:tcPr>
          <w:p w14:paraId="139F9F07" w14:textId="45E262FD" w:rsidR="00080500" w:rsidRDefault="00080500" w:rsidP="00803348">
            <w:pPr>
              <w:ind w:firstLine="0"/>
            </w:pPr>
            <w:bookmarkStart w:id="995" w:name="_Ref199509358"/>
            <w:r>
              <w:t>(</w:t>
            </w:r>
            <w:r w:rsidR="00133DB9">
              <w:fldChar w:fldCharType="begin"/>
            </w:r>
            <w:r w:rsidR="00133DB9">
              <w:instrText xml:space="preserve"> SEQ Ecuación \* ARABIC </w:instrText>
            </w:r>
            <w:r w:rsidR="00133DB9">
              <w:fldChar w:fldCharType="separate"/>
            </w:r>
            <w:r w:rsidR="00C9395B">
              <w:rPr>
                <w:noProof/>
              </w:rPr>
              <w:t>17</w:t>
            </w:r>
            <w:r w:rsidR="00133DB9">
              <w:rPr>
                <w:noProof/>
              </w:rPr>
              <w:fldChar w:fldCharType="end"/>
            </w:r>
            <w:r>
              <w:t>)</w:t>
            </w:r>
            <w:bookmarkEnd w:id="995"/>
          </w:p>
        </w:tc>
      </w:tr>
    </w:tbl>
    <w:p w14:paraId="7C9AC5DD" w14:textId="1931ABEB" w:rsidR="00757FE0" w:rsidRDefault="00757FE0" w:rsidP="00816AB7">
      <w:r>
        <w:t xml:space="preserve">De los </w:t>
      </w:r>
      <w:r w:rsidR="00A3382C">
        <w:t>cálculos</w:t>
      </w:r>
      <w:r w:rsidR="00CF3C70">
        <w:t xml:space="preserve"> de las sumatorias en OA tenemos el resultado en la ecuación </w:t>
      </w:r>
      <w:r w:rsidR="00CF3C70">
        <w:fldChar w:fldCharType="begin"/>
      </w:r>
      <w:r w:rsidR="00CF3C70">
        <w:instrText xml:space="preserve"> REF _Ref199509828 \h </w:instrText>
      </w:r>
      <w:r w:rsidR="00CF3C70">
        <w:fldChar w:fldCharType="separate"/>
      </w:r>
      <w:r w:rsidR="00C9395B">
        <w:t>(</w:t>
      </w:r>
      <w:r w:rsidR="00C9395B">
        <w:rPr>
          <w:noProof/>
        </w:rPr>
        <w:t>18</w:t>
      </w:r>
      <w:r w:rsidR="00C9395B">
        <w:t>)</w:t>
      </w:r>
      <w:r w:rsidR="00CF3C70">
        <w:fldChar w:fldCharType="end"/>
      </w:r>
      <w:r>
        <w:t xml:space="preserve">: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757FE0" w14:paraId="7DC90452" w14:textId="77777777" w:rsidTr="00803348">
        <w:tc>
          <w:tcPr>
            <w:tcW w:w="500" w:type="pct"/>
          </w:tcPr>
          <w:p w14:paraId="58A5AE5D" w14:textId="77777777" w:rsidR="00757FE0" w:rsidRDefault="00757FE0" w:rsidP="00803348">
            <w:pPr>
              <w:ind w:firstLine="0"/>
            </w:pPr>
          </w:p>
        </w:tc>
        <w:tc>
          <w:tcPr>
            <w:tcW w:w="4000" w:type="pct"/>
          </w:tcPr>
          <w:p w14:paraId="671F1919" w14:textId="7D6F2DF5" w:rsidR="00757FE0" w:rsidRDefault="00757FE0" w:rsidP="00803348">
            <w:pPr>
              <w:ind w:firstLine="0"/>
            </w:pPr>
            <m:oMathPara>
              <m:oMath>
                <m:r>
                  <m:rPr>
                    <m:sty m:val="b"/>
                  </m:rPr>
                  <w:rPr>
                    <w:rFonts w:ascii="Cambria Math" w:eastAsia="Times New Roman" w:hAnsi="Cambria Math" w:cs="Calibri"/>
                    <w:sz w:val="22"/>
                    <w:lang w:eastAsia="es-BO"/>
                  </w:rPr>
                  <m:t>OA=</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11519</m:t>
                    </m:r>
                  </m:num>
                  <m:den>
                    <m:r>
                      <m:rPr>
                        <m:sty m:val="bi"/>
                      </m:rPr>
                      <w:rPr>
                        <w:rFonts w:ascii="Cambria Math" w:eastAsia="Times New Roman" w:hAnsi="Cambria Math" w:cs="Calibri"/>
                        <w:sz w:val="22"/>
                        <w:lang w:eastAsia="es-BO"/>
                      </w:rPr>
                      <m:t>12729</m:t>
                    </m:r>
                  </m:den>
                </m:f>
                <m:r>
                  <m:rPr>
                    <m:sty m:val="bi"/>
                  </m:rPr>
                  <w:rPr>
                    <w:rFonts w:ascii="Cambria Math" w:eastAsia="Times New Roman" w:hAnsi="Cambria Math" w:cs="Calibri"/>
                    <w:sz w:val="22"/>
                    <w:lang w:eastAsia="es-BO"/>
                  </w:rPr>
                  <m:t xml:space="preserve"> =0,904941472 =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m:oMathPara>
          </w:p>
        </w:tc>
        <w:tc>
          <w:tcPr>
            <w:tcW w:w="500" w:type="pct"/>
          </w:tcPr>
          <w:p w14:paraId="2F12C2D4" w14:textId="13734398" w:rsidR="00757FE0" w:rsidRDefault="00757FE0" w:rsidP="00803348">
            <w:pPr>
              <w:ind w:firstLine="0"/>
            </w:pPr>
            <w:bookmarkStart w:id="996" w:name="_Ref199509828"/>
            <w:r>
              <w:t>(</w:t>
            </w:r>
            <w:r w:rsidR="00133DB9">
              <w:fldChar w:fldCharType="begin"/>
            </w:r>
            <w:r w:rsidR="00133DB9">
              <w:instrText xml:space="preserve"> SEQ Ecuación \* ARABIC </w:instrText>
            </w:r>
            <w:r w:rsidR="00133DB9">
              <w:fldChar w:fldCharType="separate"/>
            </w:r>
            <w:r w:rsidR="00C9395B">
              <w:rPr>
                <w:noProof/>
              </w:rPr>
              <w:t>18</w:t>
            </w:r>
            <w:r w:rsidR="00133DB9">
              <w:rPr>
                <w:noProof/>
              </w:rPr>
              <w:fldChar w:fldCharType="end"/>
            </w:r>
            <w:r>
              <w:t>)</w:t>
            </w:r>
            <w:bookmarkEnd w:id="996"/>
          </w:p>
        </w:tc>
      </w:tr>
    </w:tbl>
    <w:p w14:paraId="55A0F625" w14:textId="5272652F" w:rsidR="00EF2261" w:rsidRDefault="00757FE0" w:rsidP="00816AB7">
      <w:pPr>
        <w:rPr>
          <w:rFonts w:eastAsiaTheme="minorEastAsia"/>
          <w:b/>
          <w:bCs/>
          <w:sz w:val="22"/>
          <w:lang w:eastAsia="es-BO"/>
        </w:rPr>
      </w:pPr>
      <w:r>
        <w:lastRenderedPageBreak/>
        <w:t xml:space="preserve"> </w:t>
      </w:r>
      <w:r w:rsidR="00576759">
        <w:t xml:space="preserve">Ahora calcularemos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940E1D">
        <w:rPr>
          <w:rFonts w:eastAsiaTheme="minorEastAsia"/>
          <w:b/>
          <w:bCs/>
          <w:sz w:val="22"/>
          <w:lang w:eastAsia="es-BO"/>
        </w:rPr>
        <w:t xml:space="preserve"> </w:t>
      </w:r>
      <w:r w:rsidR="00940E1D">
        <w:rPr>
          <w:rFonts w:eastAsiaTheme="minorEastAsia"/>
          <w:sz w:val="22"/>
          <w:lang w:eastAsia="es-BO"/>
        </w:rPr>
        <w:t xml:space="preserve">la formula se ve en la ecuación </w:t>
      </w:r>
      <w:r w:rsidR="00940E1D">
        <w:rPr>
          <w:rFonts w:eastAsiaTheme="minorEastAsia"/>
          <w:sz w:val="22"/>
          <w:lang w:eastAsia="es-BO"/>
        </w:rPr>
        <w:fldChar w:fldCharType="begin"/>
      </w:r>
      <w:r w:rsidR="00940E1D">
        <w:rPr>
          <w:rFonts w:eastAsiaTheme="minorEastAsia"/>
          <w:sz w:val="22"/>
          <w:lang w:eastAsia="es-BO"/>
        </w:rPr>
        <w:instrText xml:space="preserve"> REF _Ref199509922 \h </w:instrText>
      </w:r>
      <w:r w:rsidR="00940E1D">
        <w:rPr>
          <w:rFonts w:eastAsiaTheme="minorEastAsia"/>
          <w:sz w:val="22"/>
          <w:lang w:eastAsia="es-BO"/>
        </w:rPr>
      </w:r>
      <w:r w:rsidR="00940E1D">
        <w:rPr>
          <w:rFonts w:eastAsiaTheme="minorEastAsia"/>
          <w:sz w:val="22"/>
          <w:lang w:eastAsia="es-BO"/>
        </w:rPr>
        <w:fldChar w:fldCharType="separate"/>
      </w:r>
      <w:r w:rsidR="00C9395B">
        <w:t>(</w:t>
      </w:r>
      <w:r w:rsidR="00C9395B">
        <w:rPr>
          <w:noProof/>
        </w:rPr>
        <w:t>19</w:t>
      </w:r>
      <w:r w:rsidR="00C9395B">
        <w:t>)</w:t>
      </w:r>
      <w:r w:rsidR="00940E1D">
        <w:rPr>
          <w:rFonts w:eastAsiaTheme="minorEastAsia"/>
          <w:sz w:val="22"/>
          <w:lang w:eastAsia="es-BO"/>
        </w:rPr>
        <w:fldChar w:fldCharType="end"/>
      </w:r>
      <w:r w:rsidR="00940E1D">
        <w:rPr>
          <w:rFonts w:eastAsiaTheme="minorEastAsia"/>
          <w:sz w:val="22"/>
          <w:lang w:eastAsia="es-BO"/>
        </w:rPr>
        <w:t xml:space="preserve"> que nos ayudara para determinar el resultado para calcular Kappa, donde es una sumatoria de productos donde k es igual a la cantidad de caracteres que son 71, dentro la sumatoria se calculara el total real dividido sobre el total real, multiplicado por, el total predicho dividido por el total real</w:t>
      </w:r>
      <w:r w:rsidR="00576759">
        <w:rPr>
          <w:rFonts w:eastAsiaTheme="minorEastAsia"/>
          <w:b/>
          <w:bCs/>
          <w:sz w:val="22"/>
          <w:lang w:eastAsia="es-BO"/>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45007E" w14:paraId="2B945561" w14:textId="77777777" w:rsidTr="00803348">
        <w:tc>
          <w:tcPr>
            <w:tcW w:w="500" w:type="pct"/>
          </w:tcPr>
          <w:p w14:paraId="700B0C2C" w14:textId="77777777" w:rsidR="0045007E" w:rsidRDefault="0045007E" w:rsidP="00803348">
            <w:pPr>
              <w:ind w:firstLine="0"/>
            </w:pPr>
          </w:p>
        </w:tc>
        <w:tc>
          <w:tcPr>
            <w:tcW w:w="4000" w:type="pct"/>
          </w:tcPr>
          <w:p w14:paraId="72DEE9FE" w14:textId="35F276C5" w:rsidR="0045007E" w:rsidRDefault="0045007E" w:rsidP="00803348">
            <w:pPr>
              <w:ind w:firstLine="0"/>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oMath>
            </m:oMathPara>
          </w:p>
        </w:tc>
        <w:tc>
          <w:tcPr>
            <w:tcW w:w="500" w:type="pct"/>
          </w:tcPr>
          <w:p w14:paraId="6CC3B8C5" w14:textId="6902D2E2" w:rsidR="0045007E" w:rsidRDefault="0045007E" w:rsidP="00803348">
            <w:pPr>
              <w:ind w:firstLine="0"/>
            </w:pPr>
            <w:bookmarkStart w:id="997" w:name="_Ref199509922"/>
            <w:r>
              <w:t>(</w:t>
            </w:r>
            <w:r w:rsidR="00133DB9">
              <w:fldChar w:fldCharType="begin"/>
            </w:r>
            <w:r w:rsidR="00133DB9">
              <w:instrText xml:space="preserve"> SEQ Ecuación \* ARABIC </w:instrText>
            </w:r>
            <w:r w:rsidR="00133DB9">
              <w:fldChar w:fldCharType="separate"/>
            </w:r>
            <w:r w:rsidR="00C9395B">
              <w:rPr>
                <w:noProof/>
              </w:rPr>
              <w:t>19</w:t>
            </w:r>
            <w:r w:rsidR="00133DB9">
              <w:rPr>
                <w:noProof/>
              </w:rPr>
              <w:fldChar w:fldCharType="end"/>
            </w:r>
            <w:r>
              <w:t>)</w:t>
            </w:r>
            <w:bookmarkEnd w:id="997"/>
          </w:p>
        </w:tc>
      </w:tr>
    </w:tbl>
    <w:p w14:paraId="6B38A9E9" w14:textId="56F085B5" w:rsidR="0045007E" w:rsidRDefault="00940E1D" w:rsidP="00816AB7">
      <w:r>
        <w:t xml:space="preserve">En la </w:t>
      </w:r>
      <w:r w:rsidR="00B07780">
        <w:fldChar w:fldCharType="begin"/>
      </w:r>
      <w:r w:rsidR="00B07780">
        <w:instrText xml:space="preserve"> REF _Ref199510571 \h </w:instrText>
      </w:r>
      <w:r w:rsidR="00B07780">
        <w:fldChar w:fldCharType="separate"/>
      </w:r>
      <w:r w:rsidR="00C9395B">
        <w:t xml:space="preserve">Tabla </w:t>
      </w:r>
      <w:r w:rsidR="00C9395B">
        <w:rPr>
          <w:noProof/>
        </w:rPr>
        <w:t>7</w:t>
      </w:r>
      <w:r w:rsidR="00B07780">
        <w:fldChar w:fldCharType="end"/>
      </w:r>
      <w:r w:rsidR="00B07780">
        <w:t>, se observa los resultados para determinar P</w:t>
      </w:r>
      <w:r w:rsidR="00B07780">
        <w:rPr>
          <w:vertAlign w:val="subscript"/>
        </w:rPr>
        <w:t>e</w:t>
      </w:r>
      <w:r w:rsidR="00B07780">
        <w:t xml:space="preserve">, se calcula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w:r w:rsidR="00B07780">
        <w:rPr>
          <w:rFonts w:eastAsiaTheme="minorEastAsia"/>
          <w:b/>
          <w:bCs/>
          <w:sz w:val="22"/>
          <w:lang w:eastAsia="es-BO"/>
        </w:rPr>
        <w:t xml:space="preserve"> </w:t>
      </w:r>
      <w:r w:rsidR="00B07780">
        <w:rPr>
          <w:rFonts w:eastAsiaTheme="minorEastAsia"/>
          <w:sz w:val="22"/>
          <w:lang w:eastAsia="es-BO"/>
        </w:rPr>
        <w:t xml:space="preserve">en la sexta columna, luego calculamos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oMath>
      <w:r w:rsidR="00B07780">
        <w:rPr>
          <w:rFonts w:eastAsiaTheme="minorEastAsia"/>
          <w:b/>
          <w:bCs/>
          <w:sz w:val="22"/>
          <w:lang w:eastAsia="es-BO"/>
        </w:rPr>
        <w:t xml:space="preserve"> </w:t>
      </w:r>
      <w:r w:rsidR="00282E46">
        <w:rPr>
          <w:rFonts w:eastAsiaTheme="minorEastAsia"/>
          <w:sz w:val="22"/>
          <w:lang w:eastAsia="es-BO"/>
        </w:rPr>
        <w:t xml:space="preserve">en la séptima columna y hallamos el producto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oMath>
      <w:r w:rsidR="00282E46">
        <w:rPr>
          <w:rFonts w:eastAsiaTheme="minorEastAsia"/>
          <w:b/>
          <w:bCs/>
          <w:sz w:val="22"/>
          <w:lang w:eastAsia="es-BO"/>
        </w:rPr>
        <w:t xml:space="preserve">  </w:t>
      </w:r>
      <w:r w:rsidR="00282E46">
        <w:rPr>
          <w:rFonts w:eastAsiaTheme="minorEastAsia"/>
          <w:sz w:val="22"/>
          <w:lang w:eastAsia="es-BO"/>
        </w:rPr>
        <w:t xml:space="preserve"> en la octava columna para posterior hacer la sumatoria de los resultados</w:t>
      </w:r>
      <w:r w:rsidR="00FA360B">
        <w:t>:</w:t>
      </w:r>
      <w:r w:rsidR="00282E46">
        <w:t xml:space="preserve"> </w:t>
      </w:r>
      <w:r w:rsidR="00FA360B">
        <w:t xml:space="preserve"> </w:t>
      </w:r>
    </w:p>
    <w:p w14:paraId="2F2878D1" w14:textId="1D0F4309" w:rsidR="00B07780" w:rsidRDefault="00B07780" w:rsidP="008545FD">
      <w:pPr>
        <w:pStyle w:val="Esetilofigura"/>
      </w:pPr>
      <w:bookmarkStart w:id="998" w:name="_Ref199510571"/>
      <w:bookmarkStart w:id="999" w:name="_Toc201090440"/>
      <w:r>
        <w:t xml:space="preserve">Tabla </w:t>
      </w:r>
      <w:r w:rsidR="00133DB9">
        <w:fldChar w:fldCharType="begin"/>
      </w:r>
      <w:r w:rsidR="00133DB9">
        <w:instrText xml:space="preserve"> SEQ Tabla \* ARABIC </w:instrText>
      </w:r>
      <w:r w:rsidR="00133DB9">
        <w:fldChar w:fldCharType="separate"/>
      </w:r>
      <w:r w:rsidR="00C9395B">
        <w:rPr>
          <w:noProof/>
        </w:rPr>
        <w:t>7</w:t>
      </w:r>
      <w:r w:rsidR="00133DB9">
        <w:rPr>
          <w:noProof/>
        </w:rPr>
        <w:fldChar w:fldCharType="end"/>
      </w:r>
      <w:bookmarkEnd w:id="998"/>
      <w:r>
        <w:br/>
      </w:r>
      <w:r w:rsidRPr="00D02705">
        <w:rPr>
          <w:b w:val="0"/>
          <w:bCs w:val="0"/>
          <w:i/>
          <w:iCs/>
        </w:rPr>
        <w:t>Tabla de cálculos de P</w:t>
      </w:r>
      <w:r w:rsidRPr="00D02705">
        <w:rPr>
          <w:b w:val="0"/>
          <w:bCs w:val="0"/>
          <w:i/>
          <w:iCs/>
          <w:vertAlign w:val="subscript"/>
        </w:rPr>
        <w:t>e</w:t>
      </w:r>
      <w:bookmarkEnd w:id="999"/>
    </w:p>
    <w:tbl>
      <w:tblPr>
        <w:tblStyle w:val="EstiloTablaApa7"/>
        <w:tblW w:w="9166" w:type="dxa"/>
        <w:tblLook w:val="04A0" w:firstRow="1" w:lastRow="0" w:firstColumn="1" w:lastColumn="0" w:noHBand="0" w:noVBand="1"/>
      </w:tblPr>
      <w:tblGrid>
        <w:gridCol w:w="473"/>
        <w:gridCol w:w="844"/>
        <w:gridCol w:w="754"/>
        <w:gridCol w:w="1047"/>
        <w:gridCol w:w="918"/>
        <w:gridCol w:w="1589"/>
        <w:gridCol w:w="1790"/>
        <w:gridCol w:w="1751"/>
      </w:tblGrid>
      <w:tr w:rsidR="0018738B" w:rsidRPr="0018738B" w14:paraId="647FC48E" w14:textId="77777777" w:rsidTr="00B07780">
        <w:trPr>
          <w:cnfStyle w:val="100000000000" w:firstRow="1" w:lastRow="0" w:firstColumn="0" w:lastColumn="0" w:oddVBand="0" w:evenVBand="0" w:oddHBand="0" w:evenHBand="0" w:firstRowFirstColumn="0" w:firstRowLastColumn="0" w:lastRowFirstColumn="0" w:lastRowLastColumn="0"/>
          <w:trHeight w:val="288"/>
        </w:trPr>
        <w:tc>
          <w:tcPr>
            <w:tcW w:w="473" w:type="dxa"/>
            <w:noWrap/>
            <w:hideMark/>
          </w:tcPr>
          <w:p w14:paraId="1BDE552D" w14:textId="4D56BBE1" w:rsidR="0018738B" w:rsidRPr="0018738B" w:rsidRDefault="00CF3C70" w:rsidP="0018738B">
            <w:pPr>
              <w:spacing w:line="240" w:lineRule="auto"/>
              <w:ind w:firstLine="0"/>
              <w:rPr>
                <w:rFonts w:ascii="Calibri" w:eastAsia="Times New Roman" w:hAnsi="Calibri" w:cs="Calibri"/>
                <w:color w:val="000000"/>
                <w:sz w:val="22"/>
                <w:lang w:eastAsia="es-BO"/>
              </w:rPr>
            </w:pPr>
            <w:r>
              <w:rPr>
                <w:rFonts w:ascii="Calibri" w:eastAsia="Times New Roman" w:hAnsi="Calibri" w:cs="Calibri"/>
                <w:color w:val="000000"/>
                <w:sz w:val="22"/>
                <w:lang w:eastAsia="es-BO"/>
              </w:rPr>
              <w:t>#</w:t>
            </w:r>
          </w:p>
        </w:tc>
        <w:tc>
          <w:tcPr>
            <w:tcW w:w="844" w:type="dxa"/>
            <w:noWrap/>
            <w:hideMark/>
          </w:tcPr>
          <w:p w14:paraId="3B765020" w14:textId="2646BA4B"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Caract.</w:t>
            </w:r>
          </w:p>
        </w:tc>
        <w:tc>
          <w:tcPr>
            <w:tcW w:w="754" w:type="dxa"/>
            <w:noWrap/>
            <w:hideMark/>
          </w:tcPr>
          <w:p w14:paraId="44ECBEFB" w14:textId="39E08D7B"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047" w:type="dxa"/>
            <w:noWrap/>
            <w:hideMark/>
          </w:tcPr>
          <w:p w14:paraId="4967777A" w14:textId="46B65032"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Pred. correctas</w:t>
            </w:r>
          </w:p>
        </w:tc>
        <w:tc>
          <w:tcPr>
            <w:tcW w:w="918" w:type="dxa"/>
            <w:noWrap/>
            <w:hideMark/>
          </w:tcPr>
          <w:p w14:paraId="215F6A6D" w14:textId="32215C22"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pred.</w:t>
            </w:r>
          </w:p>
        </w:tc>
        <w:tc>
          <w:tcPr>
            <w:tcW w:w="1589" w:type="dxa"/>
            <w:noWrap/>
            <w:hideMark/>
          </w:tcPr>
          <w:p w14:paraId="648288AC" w14:textId="22802B9C" w:rsidR="0018738B" w:rsidRPr="0018738B" w:rsidRDefault="00133DB9"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m:oMathPara>
          </w:p>
        </w:tc>
        <w:tc>
          <w:tcPr>
            <w:tcW w:w="1790" w:type="dxa"/>
            <w:noWrap/>
            <w:hideMark/>
          </w:tcPr>
          <w:p w14:paraId="7EC22DB6" w14:textId="0F14D9B0" w:rsidR="0018738B" w:rsidRPr="0018738B" w:rsidRDefault="00133DB9"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 i</m:t>
                    </m:r>
                  </m:num>
                  <m:den>
                    <m:r>
                      <m:rPr>
                        <m:sty m:val="bi"/>
                      </m:rPr>
                      <w:rPr>
                        <w:rFonts w:ascii="Cambria Math" w:eastAsia="Times New Roman" w:hAnsi="Cambria Math" w:cs="Calibri"/>
                        <w:sz w:val="22"/>
                        <w:lang w:eastAsia="es-BO"/>
                      </w:rPr>
                      <m:t>N</m:t>
                    </m:r>
                  </m:den>
                </m:f>
              </m:oMath>
            </m:oMathPara>
          </w:p>
        </w:tc>
        <w:tc>
          <w:tcPr>
            <w:tcW w:w="1751" w:type="dxa"/>
            <w:noWrap/>
            <w:hideMark/>
          </w:tcPr>
          <w:p w14:paraId="7A60894A" w14:textId="1BE623C4" w:rsidR="0018738B" w:rsidRPr="0018738B" w:rsidRDefault="00133DB9"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r>
                  <m:rPr>
                    <m:sty m:val="p"/>
                  </m:rPr>
                  <w:rPr>
                    <w:rFonts w:ascii="Cambria Math" w:eastAsia="Times New Roman" w:hAnsi="Cambria Math" w:cs="Calibri"/>
                    <w:sz w:val="22"/>
                    <w:lang w:eastAsia="es-BO"/>
                  </w:rPr>
                  <w:br/>
                </m:r>
              </m:oMath>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 i</m:t>
                    </m:r>
                  </m:num>
                  <m:den>
                    <m:r>
                      <m:rPr>
                        <m:sty m:val="bi"/>
                      </m:rPr>
                      <w:rPr>
                        <w:rFonts w:ascii="Cambria Math" w:eastAsia="Times New Roman" w:hAnsi="Cambria Math" w:cs="Calibri"/>
                        <w:sz w:val="22"/>
                        <w:lang w:eastAsia="es-BO"/>
                      </w:rPr>
                      <m:t>N</m:t>
                    </m:r>
                  </m:den>
                </m:f>
              </m:oMath>
            </m:oMathPara>
          </w:p>
        </w:tc>
      </w:tr>
      <w:tr w:rsidR="0018738B" w:rsidRPr="0018738B" w14:paraId="6DB20B0F" w14:textId="77777777" w:rsidTr="00B07780">
        <w:trPr>
          <w:trHeight w:val="288"/>
        </w:trPr>
        <w:tc>
          <w:tcPr>
            <w:tcW w:w="473" w:type="dxa"/>
            <w:noWrap/>
            <w:hideMark/>
          </w:tcPr>
          <w:p w14:paraId="14A4725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844" w:type="dxa"/>
            <w:noWrap/>
            <w:hideMark/>
          </w:tcPr>
          <w:p w14:paraId="03C3965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754" w:type="dxa"/>
            <w:noWrap/>
            <w:hideMark/>
          </w:tcPr>
          <w:p w14:paraId="016BC2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1146</w:t>
            </w:r>
          </w:p>
        </w:tc>
        <w:tc>
          <w:tcPr>
            <w:tcW w:w="1047" w:type="dxa"/>
            <w:noWrap/>
            <w:hideMark/>
          </w:tcPr>
          <w:p w14:paraId="1E07FD0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1030</w:t>
            </w:r>
          </w:p>
        </w:tc>
        <w:tc>
          <w:tcPr>
            <w:tcW w:w="918" w:type="dxa"/>
            <w:noWrap/>
            <w:hideMark/>
          </w:tcPr>
          <w:p w14:paraId="3381A41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1234</w:t>
            </w:r>
          </w:p>
        </w:tc>
        <w:tc>
          <w:tcPr>
            <w:tcW w:w="1589" w:type="dxa"/>
            <w:noWrap/>
            <w:hideMark/>
          </w:tcPr>
          <w:p w14:paraId="0F82044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0,09003064</w:t>
            </w:r>
          </w:p>
        </w:tc>
        <w:tc>
          <w:tcPr>
            <w:tcW w:w="1790" w:type="dxa"/>
            <w:noWrap/>
            <w:hideMark/>
          </w:tcPr>
          <w:p w14:paraId="09EBE7A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0,09694399</w:t>
            </w:r>
          </w:p>
        </w:tc>
        <w:tc>
          <w:tcPr>
            <w:tcW w:w="1751" w:type="dxa"/>
            <w:noWrap/>
            <w:hideMark/>
          </w:tcPr>
          <w:p w14:paraId="3A230CE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0,00872793</w:t>
            </w:r>
          </w:p>
        </w:tc>
      </w:tr>
      <w:tr w:rsidR="0018738B" w:rsidRPr="0018738B" w14:paraId="41BF5FDF" w14:textId="77777777" w:rsidTr="00B07780">
        <w:trPr>
          <w:trHeight w:val="288"/>
        </w:trPr>
        <w:tc>
          <w:tcPr>
            <w:tcW w:w="473" w:type="dxa"/>
            <w:noWrap/>
            <w:hideMark/>
          </w:tcPr>
          <w:p w14:paraId="625F359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844" w:type="dxa"/>
            <w:noWrap/>
            <w:hideMark/>
          </w:tcPr>
          <w:p w14:paraId="79978E23"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w:t>
            </w:r>
          </w:p>
        </w:tc>
        <w:tc>
          <w:tcPr>
            <w:tcW w:w="754" w:type="dxa"/>
            <w:noWrap/>
            <w:hideMark/>
          </w:tcPr>
          <w:p w14:paraId="4634BBF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1008</w:t>
            </w:r>
          </w:p>
        </w:tc>
        <w:tc>
          <w:tcPr>
            <w:tcW w:w="1047" w:type="dxa"/>
            <w:noWrap/>
            <w:hideMark/>
          </w:tcPr>
          <w:p w14:paraId="701BD8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976</w:t>
            </w:r>
          </w:p>
        </w:tc>
        <w:tc>
          <w:tcPr>
            <w:tcW w:w="918" w:type="dxa"/>
            <w:noWrap/>
            <w:hideMark/>
          </w:tcPr>
          <w:p w14:paraId="77443A8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1045</w:t>
            </w:r>
          </w:p>
        </w:tc>
        <w:tc>
          <w:tcPr>
            <w:tcW w:w="1589" w:type="dxa"/>
            <w:noWrap/>
            <w:hideMark/>
          </w:tcPr>
          <w:p w14:paraId="0F867C9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0,07918925</w:t>
            </w:r>
          </w:p>
        </w:tc>
        <w:tc>
          <w:tcPr>
            <w:tcW w:w="1790" w:type="dxa"/>
            <w:noWrap/>
            <w:hideMark/>
          </w:tcPr>
          <w:p w14:paraId="3566E9E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0,082096</w:t>
            </w:r>
          </w:p>
        </w:tc>
        <w:tc>
          <w:tcPr>
            <w:tcW w:w="1751" w:type="dxa"/>
            <w:noWrap/>
            <w:hideMark/>
          </w:tcPr>
          <w:p w14:paraId="482801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0,00650112</w:t>
            </w:r>
          </w:p>
        </w:tc>
      </w:tr>
      <w:tr w:rsidR="0018738B" w:rsidRPr="0018738B" w14:paraId="36D65B08" w14:textId="77777777" w:rsidTr="00B07780">
        <w:trPr>
          <w:trHeight w:val="288"/>
        </w:trPr>
        <w:tc>
          <w:tcPr>
            <w:tcW w:w="473" w:type="dxa"/>
            <w:noWrap/>
            <w:hideMark/>
          </w:tcPr>
          <w:p w14:paraId="65CDB98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844" w:type="dxa"/>
            <w:noWrap/>
            <w:hideMark/>
          </w:tcPr>
          <w:p w14:paraId="2053C09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754" w:type="dxa"/>
            <w:noWrap/>
            <w:hideMark/>
          </w:tcPr>
          <w:p w14:paraId="480F67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877</w:t>
            </w:r>
          </w:p>
        </w:tc>
        <w:tc>
          <w:tcPr>
            <w:tcW w:w="1047" w:type="dxa"/>
            <w:noWrap/>
            <w:hideMark/>
          </w:tcPr>
          <w:p w14:paraId="12129C2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831</w:t>
            </w:r>
          </w:p>
        </w:tc>
        <w:tc>
          <w:tcPr>
            <w:tcW w:w="918" w:type="dxa"/>
            <w:noWrap/>
            <w:hideMark/>
          </w:tcPr>
          <w:p w14:paraId="6EFC7E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851</w:t>
            </w:r>
          </w:p>
        </w:tc>
        <w:tc>
          <w:tcPr>
            <w:tcW w:w="1589" w:type="dxa"/>
            <w:noWrap/>
            <w:hideMark/>
          </w:tcPr>
          <w:p w14:paraId="678226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0,06889779</w:t>
            </w:r>
          </w:p>
        </w:tc>
        <w:tc>
          <w:tcPr>
            <w:tcW w:w="1790" w:type="dxa"/>
            <w:noWrap/>
            <w:hideMark/>
          </w:tcPr>
          <w:p w14:paraId="07134F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0,06685521</w:t>
            </w:r>
          </w:p>
        </w:tc>
        <w:tc>
          <w:tcPr>
            <w:tcW w:w="1751" w:type="dxa"/>
            <w:noWrap/>
            <w:hideMark/>
          </w:tcPr>
          <w:p w14:paraId="0ACEB3D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0,00460618</w:t>
            </w:r>
          </w:p>
        </w:tc>
      </w:tr>
      <w:tr w:rsidR="0018738B" w:rsidRPr="0018738B" w14:paraId="4F458585" w14:textId="77777777" w:rsidTr="00B07780">
        <w:trPr>
          <w:trHeight w:val="288"/>
        </w:trPr>
        <w:tc>
          <w:tcPr>
            <w:tcW w:w="473" w:type="dxa"/>
            <w:noWrap/>
            <w:hideMark/>
          </w:tcPr>
          <w:p w14:paraId="586F1B8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844" w:type="dxa"/>
            <w:noWrap/>
            <w:hideMark/>
          </w:tcPr>
          <w:p w14:paraId="397FA07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754" w:type="dxa"/>
            <w:noWrap/>
            <w:hideMark/>
          </w:tcPr>
          <w:p w14:paraId="703B1B2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810</w:t>
            </w:r>
          </w:p>
        </w:tc>
        <w:tc>
          <w:tcPr>
            <w:tcW w:w="1047" w:type="dxa"/>
            <w:noWrap/>
            <w:hideMark/>
          </w:tcPr>
          <w:p w14:paraId="268E0DB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772</w:t>
            </w:r>
          </w:p>
        </w:tc>
        <w:tc>
          <w:tcPr>
            <w:tcW w:w="918" w:type="dxa"/>
            <w:noWrap/>
            <w:hideMark/>
          </w:tcPr>
          <w:p w14:paraId="32B1489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796</w:t>
            </w:r>
          </w:p>
        </w:tc>
        <w:tc>
          <w:tcPr>
            <w:tcW w:w="1589" w:type="dxa"/>
            <w:noWrap/>
            <w:hideMark/>
          </w:tcPr>
          <w:p w14:paraId="563AFFF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0,06363422</w:t>
            </w:r>
          </w:p>
        </w:tc>
        <w:tc>
          <w:tcPr>
            <w:tcW w:w="1790" w:type="dxa"/>
            <w:noWrap/>
            <w:hideMark/>
          </w:tcPr>
          <w:p w14:paraId="307B175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0,06253437</w:t>
            </w:r>
          </w:p>
        </w:tc>
        <w:tc>
          <w:tcPr>
            <w:tcW w:w="1751" w:type="dxa"/>
            <w:noWrap/>
            <w:hideMark/>
          </w:tcPr>
          <w:p w14:paraId="7D3AAE8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0,00397933</w:t>
            </w:r>
          </w:p>
        </w:tc>
      </w:tr>
      <w:tr w:rsidR="0018738B" w:rsidRPr="0018738B" w14:paraId="7B406ECB" w14:textId="77777777" w:rsidTr="00B07780">
        <w:trPr>
          <w:trHeight w:val="288"/>
        </w:trPr>
        <w:tc>
          <w:tcPr>
            <w:tcW w:w="473" w:type="dxa"/>
            <w:noWrap/>
            <w:hideMark/>
          </w:tcPr>
          <w:p w14:paraId="3920267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844" w:type="dxa"/>
            <w:noWrap/>
            <w:hideMark/>
          </w:tcPr>
          <w:p w14:paraId="21718E2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754" w:type="dxa"/>
            <w:noWrap/>
            <w:hideMark/>
          </w:tcPr>
          <w:p w14:paraId="1C6875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599</w:t>
            </w:r>
          </w:p>
        </w:tc>
        <w:tc>
          <w:tcPr>
            <w:tcW w:w="1047" w:type="dxa"/>
            <w:noWrap/>
            <w:hideMark/>
          </w:tcPr>
          <w:p w14:paraId="6E7CBD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577</w:t>
            </w:r>
          </w:p>
        </w:tc>
        <w:tc>
          <w:tcPr>
            <w:tcW w:w="918" w:type="dxa"/>
            <w:noWrap/>
            <w:hideMark/>
          </w:tcPr>
          <w:p w14:paraId="427DB0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600</w:t>
            </w:r>
          </w:p>
        </w:tc>
        <w:tc>
          <w:tcPr>
            <w:tcW w:w="1589" w:type="dxa"/>
            <w:noWrap/>
            <w:hideMark/>
          </w:tcPr>
          <w:p w14:paraId="6AD7247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0,0470579</w:t>
            </w:r>
          </w:p>
        </w:tc>
        <w:tc>
          <w:tcPr>
            <w:tcW w:w="1790" w:type="dxa"/>
            <w:noWrap/>
            <w:hideMark/>
          </w:tcPr>
          <w:p w14:paraId="5A9E78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0,04713646</w:t>
            </w:r>
          </w:p>
        </w:tc>
        <w:tc>
          <w:tcPr>
            <w:tcW w:w="1751" w:type="dxa"/>
            <w:noWrap/>
            <w:hideMark/>
          </w:tcPr>
          <w:p w14:paraId="0C823BE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0,00221814</w:t>
            </w:r>
          </w:p>
        </w:tc>
      </w:tr>
      <w:tr w:rsidR="0018738B" w:rsidRPr="0018738B" w14:paraId="1832D95A" w14:textId="77777777" w:rsidTr="00B07780">
        <w:trPr>
          <w:trHeight w:val="288"/>
        </w:trPr>
        <w:tc>
          <w:tcPr>
            <w:tcW w:w="473" w:type="dxa"/>
            <w:noWrap/>
            <w:hideMark/>
          </w:tcPr>
          <w:p w14:paraId="71E76132"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844" w:type="dxa"/>
            <w:noWrap/>
            <w:hideMark/>
          </w:tcPr>
          <w:p w14:paraId="5488BA5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754" w:type="dxa"/>
            <w:noWrap/>
            <w:hideMark/>
          </w:tcPr>
          <w:p w14:paraId="1C6098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583</w:t>
            </w:r>
          </w:p>
        </w:tc>
        <w:tc>
          <w:tcPr>
            <w:tcW w:w="1047" w:type="dxa"/>
            <w:noWrap/>
            <w:hideMark/>
          </w:tcPr>
          <w:p w14:paraId="40CF25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918" w:type="dxa"/>
            <w:noWrap/>
            <w:hideMark/>
          </w:tcPr>
          <w:p w14:paraId="65CE5B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608</w:t>
            </w:r>
          </w:p>
        </w:tc>
        <w:tc>
          <w:tcPr>
            <w:tcW w:w="1589" w:type="dxa"/>
            <w:noWrap/>
            <w:hideMark/>
          </w:tcPr>
          <w:p w14:paraId="3898A17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0,04580093</w:t>
            </w:r>
          </w:p>
        </w:tc>
        <w:tc>
          <w:tcPr>
            <w:tcW w:w="1790" w:type="dxa"/>
            <w:noWrap/>
            <w:hideMark/>
          </w:tcPr>
          <w:p w14:paraId="5277A1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0,04776495</w:t>
            </w:r>
          </w:p>
        </w:tc>
        <w:tc>
          <w:tcPr>
            <w:tcW w:w="1751" w:type="dxa"/>
            <w:noWrap/>
            <w:hideMark/>
          </w:tcPr>
          <w:p w14:paraId="5283752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0,00218768</w:t>
            </w:r>
          </w:p>
        </w:tc>
      </w:tr>
      <w:tr w:rsidR="0018738B" w:rsidRPr="0018738B" w14:paraId="22A65C38" w14:textId="77777777" w:rsidTr="00B07780">
        <w:trPr>
          <w:trHeight w:val="288"/>
        </w:trPr>
        <w:tc>
          <w:tcPr>
            <w:tcW w:w="473" w:type="dxa"/>
            <w:noWrap/>
            <w:hideMark/>
          </w:tcPr>
          <w:p w14:paraId="71C9064B"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844" w:type="dxa"/>
            <w:noWrap/>
            <w:hideMark/>
          </w:tcPr>
          <w:p w14:paraId="480358B7"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754" w:type="dxa"/>
            <w:noWrap/>
            <w:hideMark/>
          </w:tcPr>
          <w:p w14:paraId="436F4C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554</w:t>
            </w:r>
          </w:p>
        </w:tc>
        <w:tc>
          <w:tcPr>
            <w:tcW w:w="1047" w:type="dxa"/>
            <w:noWrap/>
            <w:hideMark/>
          </w:tcPr>
          <w:p w14:paraId="1FE448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451</w:t>
            </w:r>
          </w:p>
        </w:tc>
        <w:tc>
          <w:tcPr>
            <w:tcW w:w="918" w:type="dxa"/>
            <w:noWrap/>
            <w:hideMark/>
          </w:tcPr>
          <w:p w14:paraId="13B944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532</w:t>
            </w:r>
          </w:p>
        </w:tc>
        <w:tc>
          <w:tcPr>
            <w:tcW w:w="1589" w:type="dxa"/>
            <w:noWrap/>
            <w:hideMark/>
          </w:tcPr>
          <w:p w14:paraId="45744A8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0,04352266</w:t>
            </w:r>
          </w:p>
        </w:tc>
        <w:tc>
          <w:tcPr>
            <w:tcW w:w="1790" w:type="dxa"/>
            <w:noWrap/>
            <w:hideMark/>
          </w:tcPr>
          <w:p w14:paraId="195C633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0,04179433</w:t>
            </w:r>
          </w:p>
        </w:tc>
        <w:tc>
          <w:tcPr>
            <w:tcW w:w="1751" w:type="dxa"/>
            <w:noWrap/>
            <w:hideMark/>
          </w:tcPr>
          <w:p w14:paraId="085792C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0,001819</w:t>
            </w:r>
          </w:p>
        </w:tc>
      </w:tr>
      <w:tr w:rsidR="0018738B" w:rsidRPr="0018738B" w14:paraId="6467E120" w14:textId="77777777" w:rsidTr="00B07780">
        <w:trPr>
          <w:trHeight w:val="288"/>
        </w:trPr>
        <w:tc>
          <w:tcPr>
            <w:tcW w:w="473" w:type="dxa"/>
            <w:noWrap/>
            <w:hideMark/>
          </w:tcPr>
          <w:p w14:paraId="632CA33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844" w:type="dxa"/>
            <w:noWrap/>
            <w:hideMark/>
          </w:tcPr>
          <w:p w14:paraId="427E4AC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754" w:type="dxa"/>
            <w:noWrap/>
            <w:hideMark/>
          </w:tcPr>
          <w:p w14:paraId="020766F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538</w:t>
            </w:r>
          </w:p>
        </w:tc>
        <w:tc>
          <w:tcPr>
            <w:tcW w:w="1047" w:type="dxa"/>
            <w:noWrap/>
            <w:hideMark/>
          </w:tcPr>
          <w:p w14:paraId="710523A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434</w:t>
            </w:r>
          </w:p>
        </w:tc>
        <w:tc>
          <w:tcPr>
            <w:tcW w:w="918" w:type="dxa"/>
            <w:noWrap/>
            <w:hideMark/>
          </w:tcPr>
          <w:p w14:paraId="6D35EAC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1589" w:type="dxa"/>
            <w:noWrap/>
            <w:hideMark/>
          </w:tcPr>
          <w:p w14:paraId="487BCF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0,04226569</w:t>
            </w:r>
          </w:p>
        </w:tc>
        <w:tc>
          <w:tcPr>
            <w:tcW w:w="1790" w:type="dxa"/>
            <w:noWrap/>
            <w:hideMark/>
          </w:tcPr>
          <w:p w14:paraId="50CC60B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0,03967319</w:t>
            </w:r>
          </w:p>
        </w:tc>
        <w:tc>
          <w:tcPr>
            <w:tcW w:w="1751" w:type="dxa"/>
            <w:noWrap/>
            <w:hideMark/>
          </w:tcPr>
          <w:p w14:paraId="4BA7189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0,00167681</w:t>
            </w:r>
          </w:p>
        </w:tc>
      </w:tr>
      <w:tr w:rsidR="0018738B" w:rsidRPr="0018738B" w14:paraId="333F6662" w14:textId="77777777" w:rsidTr="00B07780">
        <w:trPr>
          <w:trHeight w:val="288"/>
        </w:trPr>
        <w:tc>
          <w:tcPr>
            <w:tcW w:w="473" w:type="dxa"/>
            <w:noWrap/>
            <w:hideMark/>
          </w:tcPr>
          <w:p w14:paraId="00347B4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844" w:type="dxa"/>
            <w:noWrap/>
            <w:hideMark/>
          </w:tcPr>
          <w:p w14:paraId="7869B61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754" w:type="dxa"/>
            <w:noWrap/>
            <w:hideMark/>
          </w:tcPr>
          <w:p w14:paraId="0A7BA11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537</w:t>
            </w:r>
          </w:p>
        </w:tc>
        <w:tc>
          <w:tcPr>
            <w:tcW w:w="1047" w:type="dxa"/>
            <w:noWrap/>
            <w:hideMark/>
          </w:tcPr>
          <w:p w14:paraId="43E0E1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518</w:t>
            </w:r>
          </w:p>
        </w:tc>
        <w:tc>
          <w:tcPr>
            <w:tcW w:w="918" w:type="dxa"/>
            <w:noWrap/>
            <w:hideMark/>
          </w:tcPr>
          <w:p w14:paraId="2534F12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534</w:t>
            </w:r>
          </w:p>
        </w:tc>
        <w:tc>
          <w:tcPr>
            <w:tcW w:w="1589" w:type="dxa"/>
            <w:noWrap/>
            <w:hideMark/>
          </w:tcPr>
          <w:p w14:paraId="7B146E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0,04218713</w:t>
            </w:r>
          </w:p>
        </w:tc>
        <w:tc>
          <w:tcPr>
            <w:tcW w:w="1790" w:type="dxa"/>
            <w:noWrap/>
            <w:hideMark/>
          </w:tcPr>
          <w:p w14:paraId="59D4EF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0,04195145</w:t>
            </w:r>
          </w:p>
        </w:tc>
        <w:tc>
          <w:tcPr>
            <w:tcW w:w="1751" w:type="dxa"/>
            <w:noWrap/>
            <w:hideMark/>
          </w:tcPr>
          <w:p w14:paraId="5905169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0,00176981</w:t>
            </w:r>
          </w:p>
        </w:tc>
      </w:tr>
      <w:tr w:rsidR="0018738B" w:rsidRPr="0018738B" w14:paraId="0520AAFD" w14:textId="77777777" w:rsidTr="00B07780">
        <w:trPr>
          <w:trHeight w:val="288"/>
        </w:trPr>
        <w:tc>
          <w:tcPr>
            <w:tcW w:w="473" w:type="dxa"/>
            <w:noWrap/>
            <w:hideMark/>
          </w:tcPr>
          <w:p w14:paraId="22478FC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844" w:type="dxa"/>
            <w:noWrap/>
            <w:hideMark/>
          </w:tcPr>
          <w:p w14:paraId="2E6468E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D19B0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490</w:t>
            </w:r>
          </w:p>
        </w:tc>
        <w:tc>
          <w:tcPr>
            <w:tcW w:w="1047" w:type="dxa"/>
            <w:noWrap/>
            <w:hideMark/>
          </w:tcPr>
          <w:p w14:paraId="3D9E8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437</w:t>
            </w:r>
          </w:p>
        </w:tc>
        <w:tc>
          <w:tcPr>
            <w:tcW w:w="918" w:type="dxa"/>
            <w:noWrap/>
            <w:hideMark/>
          </w:tcPr>
          <w:p w14:paraId="053F99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489</w:t>
            </w:r>
          </w:p>
        </w:tc>
        <w:tc>
          <w:tcPr>
            <w:tcW w:w="1589" w:type="dxa"/>
            <w:noWrap/>
            <w:hideMark/>
          </w:tcPr>
          <w:p w14:paraId="73E97C2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0,03849478</w:t>
            </w:r>
          </w:p>
        </w:tc>
        <w:tc>
          <w:tcPr>
            <w:tcW w:w="1790" w:type="dxa"/>
            <w:noWrap/>
            <w:hideMark/>
          </w:tcPr>
          <w:p w14:paraId="5F4D128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0,03841622</w:t>
            </w:r>
          </w:p>
        </w:tc>
        <w:tc>
          <w:tcPr>
            <w:tcW w:w="1751" w:type="dxa"/>
            <w:noWrap/>
            <w:hideMark/>
          </w:tcPr>
          <w:p w14:paraId="2ACC929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0,00147882</w:t>
            </w:r>
          </w:p>
        </w:tc>
      </w:tr>
      <w:tr w:rsidR="0018738B" w:rsidRPr="0018738B" w14:paraId="3512396F" w14:textId="77777777" w:rsidTr="00B07780">
        <w:trPr>
          <w:trHeight w:val="288"/>
        </w:trPr>
        <w:tc>
          <w:tcPr>
            <w:tcW w:w="473" w:type="dxa"/>
            <w:noWrap/>
            <w:hideMark/>
          </w:tcPr>
          <w:p w14:paraId="514C504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w:t>
            </w:r>
          </w:p>
        </w:tc>
        <w:tc>
          <w:tcPr>
            <w:tcW w:w="844" w:type="dxa"/>
            <w:noWrap/>
            <w:hideMark/>
          </w:tcPr>
          <w:p w14:paraId="77AF84C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754" w:type="dxa"/>
            <w:noWrap/>
            <w:hideMark/>
          </w:tcPr>
          <w:p w14:paraId="2384FA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466</w:t>
            </w:r>
          </w:p>
        </w:tc>
        <w:tc>
          <w:tcPr>
            <w:tcW w:w="1047" w:type="dxa"/>
            <w:noWrap/>
            <w:hideMark/>
          </w:tcPr>
          <w:p w14:paraId="3F9227A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316</w:t>
            </w:r>
          </w:p>
        </w:tc>
        <w:tc>
          <w:tcPr>
            <w:tcW w:w="918" w:type="dxa"/>
            <w:noWrap/>
            <w:hideMark/>
          </w:tcPr>
          <w:p w14:paraId="6507F2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362</w:t>
            </w:r>
          </w:p>
        </w:tc>
        <w:tc>
          <w:tcPr>
            <w:tcW w:w="1589" w:type="dxa"/>
            <w:noWrap/>
            <w:hideMark/>
          </w:tcPr>
          <w:p w14:paraId="7CFC967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0,03660932</w:t>
            </w:r>
          </w:p>
        </w:tc>
        <w:tc>
          <w:tcPr>
            <w:tcW w:w="1790" w:type="dxa"/>
            <w:noWrap/>
            <w:hideMark/>
          </w:tcPr>
          <w:p w14:paraId="012479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0,028439</w:t>
            </w:r>
          </w:p>
        </w:tc>
        <w:tc>
          <w:tcPr>
            <w:tcW w:w="1751" w:type="dxa"/>
            <w:noWrap/>
            <w:hideMark/>
          </w:tcPr>
          <w:p w14:paraId="6F65F2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0,00104113</w:t>
            </w:r>
          </w:p>
        </w:tc>
      </w:tr>
      <w:tr w:rsidR="0018738B" w:rsidRPr="0018738B" w14:paraId="32C5CF23" w14:textId="77777777" w:rsidTr="00B07780">
        <w:trPr>
          <w:trHeight w:val="288"/>
        </w:trPr>
        <w:tc>
          <w:tcPr>
            <w:tcW w:w="473" w:type="dxa"/>
            <w:noWrap/>
            <w:hideMark/>
          </w:tcPr>
          <w:p w14:paraId="173223A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w:t>
            </w:r>
          </w:p>
        </w:tc>
        <w:tc>
          <w:tcPr>
            <w:tcW w:w="844" w:type="dxa"/>
            <w:noWrap/>
            <w:hideMark/>
          </w:tcPr>
          <w:p w14:paraId="798F813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754" w:type="dxa"/>
            <w:noWrap/>
            <w:hideMark/>
          </w:tcPr>
          <w:p w14:paraId="115CB4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430</w:t>
            </w:r>
          </w:p>
        </w:tc>
        <w:tc>
          <w:tcPr>
            <w:tcW w:w="1047" w:type="dxa"/>
            <w:noWrap/>
            <w:hideMark/>
          </w:tcPr>
          <w:p w14:paraId="2C869D0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424</w:t>
            </w:r>
          </w:p>
        </w:tc>
        <w:tc>
          <w:tcPr>
            <w:tcW w:w="918" w:type="dxa"/>
            <w:noWrap/>
            <w:hideMark/>
          </w:tcPr>
          <w:p w14:paraId="4341C97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431</w:t>
            </w:r>
          </w:p>
        </w:tc>
        <w:tc>
          <w:tcPr>
            <w:tcW w:w="1589" w:type="dxa"/>
            <w:noWrap/>
            <w:hideMark/>
          </w:tcPr>
          <w:p w14:paraId="4DD9AF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0,03378113</w:t>
            </w:r>
          </w:p>
        </w:tc>
        <w:tc>
          <w:tcPr>
            <w:tcW w:w="1790" w:type="dxa"/>
            <w:noWrap/>
            <w:hideMark/>
          </w:tcPr>
          <w:p w14:paraId="333329C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0,03385969</w:t>
            </w:r>
          </w:p>
        </w:tc>
        <w:tc>
          <w:tcPr>
            <w:tcW w:w="1751" w:type="dxa"/>
            <w:noWrap/>
            <w:hideMark/>
          </w:tcPr>
          <w:p w14:paraId="4CD56D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0,00114382</w:t>
            </w:r>
          </w:p>
        </w:tc>
      </w:tr>
      <w:tr w:rsidR="0018738B" w:rsidRPr="0018738B" w14:paraId="6B2518D2" w14:textId="77777777" w:rsidTr="00B07780">
        <w:trPr>
          <w:trHeight w:val="288"/>
        </w:trPr>
        <w:tc>
          <w:tcPr>
            <w:tcW w:w="473" w:type="dxa"/>
            <w:noWrap/>
            <w:hideMark/>
          </w:tcPr>
          <w:p w14:paraId="69A840C3"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844" w:type="dxa"/>
            <w:noWrap/>
            <w:hideMark/>
          </w:tcPr>
          <w:p w14:paraId="76C96AE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754" w:type="dxa"/>
            <w:noWrap/>
            <w:hideMark/>
          </w:tcPr>
          <w:p w14:paraId="281625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381</w:t>
            </w:r>
          </w:p>
        </w:tc>
        <w:tc>
          <w:tcPr>
            <w:tcW w:w="1047" w:type="dxa"/>
            <w:noWrap/>
            <w:hideMark/>
          </w:tcPr>
          <w:p w14:paraId="749A88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363</w:t>
            </w:r>
          </w:p>
        </w:tc>
        <w:tc>
          <w:tcPr>
            <w:tcW w:w="918" w:type="dxa"/>
            <w:noWrap/>
            <w:hideMark/>
          </w:tcPr>
          <w:p w14:paraId="6769DA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378</w:t>
            </w:r>
          </w:p>
        </w:tc>
        <w:tc>
          <w:tcPr>
            <w:tcW w:w="1589" w:type="dxa"/>
            <w:noWrap/>
            <w:hideMark/>
          </w:tcPr>
          <w:p w14:paraId="62EAF6D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0,02993165</w:t>
            </w:r>
          </w:p>
        </w:tc>
        <w:tc>
          <w:tcPr>
            <w:tcW w:w="1790" w:type="dxa"/>
            <w:noWrap/>
            <w:hideMark/>
          </w:tcPr>
          <w:p w14:paraId="6B0C03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0,02969597</w:t>
            </w:r>
          </w:p>
        </w:tc>
        <w:tc>
          <w:tcPr>
            <w:tcW w:w="1751" w:type="dxa"/>
            <w:noWrap/>
            <w:hideMark/>
          </w:tcPr>
          <w:p w14:paraId="46DEC47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0,00088885</w:t>
            </w:r>
          </w:p>
        </w:tc>
      </w:tr>
      <w:tr w:rsidR="0018738B" w:rsidRPr="0018738B" w14:paraId="6D37C983" w14:textId="77777777" w:rsidTr="00B07780">
        <w:trPr>
          <w:trHeight w:val="288"/>
        </w:trPr>
        <w:tc>
          <w:tcPr>
            <w:tcW w:w="473" w:type="dxa"/>
            <w:noWrap/>
            <w:hideMark/>
          </w:tcPr>
          <w:p w14:paraId="0936249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844" w:type="dxa"/>
            <w:noWrap/>
            <w:hideMark/>
          </w:tcPr>
          <w:p w14:paraId="7D26180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754" w:type="dxa"/>
            <w:noWrap/>
            <w:hideMark/>
          </w:tcPr>
          <w:p w14:paraId="3973E13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338</w:t>
            </w:r>
          </w:p>
        </w:tc>
        <w:tc>
          <w:tcPr>
            <w:tcW w:w="1047" w:type="dxa"/>
            <w:noWrap/>
            <w:hideMark/>
          </w:tcPr>
          <w:p w14:paraId="2D92CD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304</w:t>
            </w:r>
          </w:p>
        </w:tc>
        <w:tc>
          <w:tcPr>
            <w:tcW w:w="918" w:type="dxa"/>
            <w:noWrap/>
            <w:hideMark/>
          </w:tcPr>
          <w:p w14:paraId="73F493A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589" w:type="dxa"/>
            <w:noWrap/>
            <w:hideMark/>
          </w:tcPr>
          <w:p w14:paraId="08D0A75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0,02655354</w:t>
            </w:r>
          </w:p>
        </w:tc>
        <w:tc>
          <w:tcPr>
            <w:tcW w:w="1790" w:type="dxa"/>
            <w:noWrap/>
            <w:hideMark/>
          </w:tcPr>
          <w:p w14:paraId="47AF6C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51" w:type="dxa"/>
            <w:noWrap/>
            <w:hideMark/>
          </w:tcPr>
          <w:p w14:paraId="2FE1319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0,00070092</w:t>
            </w:r>
          </w:p>
        </w:tc>
      </w:tr>
      <w:tr w:rsidR="0018738B" w:rsidRPr="0018738B" w14:paraId="2105C825" w14:textId="77777777" w:rsidTr="00B07780">
        <w:trPr>
          <w:trHeight w:val="288"/>
        </w:trPr>
        <w:tc>
          <w:tcPr>
            <w:tcW w:w="473" w:type="dxa"/>
            <w:noWrap/>
            <w:hideMark/>
          </w:tcPr>
          <w:p w14:paraId="103AA32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844" w:type="dxa"/>
            <w:noWrap/>
            <w:hideMark/>
          </w:tcPr>
          <w:p w14:paraId="3490B1E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754" w:type="dxa"/>
            <w:noWrap/>
            <w:hideMark/>
          </w:tcPr>
          <w:p w14:paraId="2E05DC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047" w:type="dxa"/>
            <w:noWrap/>
            <w:hideMark/>
          </w:tcPr>
          <w:p w14:paraId="31E38F6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321</w:t>
            </w:r>
          </w:p>
        </w:tc>
        <w:tc>
          <w:tcPr>
            <w:tcW w:w="918" w:type="dxa"/>
            <w:noWrap/>
            <w:hideMark/>
          </w:tcPr>
          <w:p w14:paraId="02018EC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337</w:t>
            </w:r>
          </w:p>
        </w:tc>
        <w:tc>
          <w:tcPr>
            <w:tcW w:w="1589" w:type="dxa"/>
            <w:noWrap/>
            <w:hideMark/>
          </w:tcPr>
          <w:p w14:paraId="10CE534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90" w:type="dxa"/>
            <w:noWrap/>
            <w:hideMark/>
          </w:tcPr>
          <w:p w14:paraId="565D00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0,02647498</w:t>
            </w:r>
          </w:p>
        </w:tc>
        <w:tc>
          <w:tcPr>
            <w:tcW w:w="1751" w:type="dxa"/>
            <w:noWrap/>
            <w:hideMark/>
          </w:tcPr>
          <w:p w14:paraId="48E1FF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0,00069884</w:t>
            </w:r>
          </w:p>
        </w:tc>
      </w:tr>
      <w:tr w:rsidR="0018738B" w:rsidRPr="0018738B" w14:paraId="103708E9" w14:textId="77777777" w:rsidTr="00B07780">
        <w:trPr>
          <w:trHeight w:val="288"/>
        </w:trPr>
        <w:tc>
          <w:tcPr>
            <w:tcW w:w="473" w:type="dxa"/>
            <w:noWrap/>
            <w:hideMark/>
          </w:tcPr>
          <w:p w14:paraId="75DBF28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844" w:type="dxa"/>
            <w:noWrap/>
            <w:hideMark/>
          </w:tcPr>
          <w:p w14:paraId="11F4230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754" w:type="dxa"/>
            <w:noWrap/>
            <w:hideMark/>
          </w:tcPr>
          <w:p w14:paraId="5DEF778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w:t>
            </w:r>
          </w:p>
        </w:tc>
        <w:tc>
          <w:tcPr>
            <w:tcW w:w="1047" w:type="dxa"/>
            <w:noWrap/>
            <w:hideMark/>
          </w:tcPr>
          <w:p w14:paraId="46C8C57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281</w:t>
            </w:r>
          </w:p>
        </w:tc>
        <w:tc>
          <w:tcPr>
            <w:tcW w:w="918" w:type="dxa"/>
            <w:noWrap/>
            <w:hideMark/>
          </w:tcPr>
          <w:p w14:paraId="1F4D31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313</w:t>
            </w:r>
          </w:p>
        </w:tc>
        <w:tc>
          <w:tcPr>
            <w:tcW w:w="1589" w:type="dxa"/>
            <w:noWrap/>
            <w:hideMark/>
          </w:tcPr>
          <w:p w14:paraId="6F7623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0,02576793</w:t>
            </w:r>
          </w:p>
        </w:tc>
        <w:tc>
          <w:tcPr>
            <w:tcW w:w="1790" w:type="dxa"/>
            <w:noWrap/>
            <w:hideMark/>
          </w:tcPr>
          <w:p w14:paraId="2233B4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0,02458952</w:t>
            </w:r>
          </w:p>
        </w:tc>
        <w:tc>
          <w:tcPr>
            <w:tcW w:w="1751" w:type="dxa"/>
            <w:noWrap/>
            <w:hideMark/>
          </w:tcPr>
          <w:p w14:paraId="34A099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0,00063362</w:t>
            </w:r>
          </w:p>
        </w:tc>
      </w:tr>
      <w:tr w:rsidR="0018738B" w:rsidRPr="0018738B" w14:paraId="28B7CF44" w14:textId="77777777" w:rsidTr="00B07780">
        <w:trPr>
          <w:trHeight w:val="288"/>
        </w:trPr>
        <w:tc>
          <w:tcPr>
            <w:tcW w:w="473" w:type="dxa"/>
            <w:noWrap/>
            <w:hideMark/>
          </w:tcPr>
          <w:p w14:paraId="2A5D81E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844" w:type="dxa"/>
            <w:noWrap/>
            <w:hideMark/>
          </w:tcPr>
          <w:p w14:paraId="604E2C2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754" w:type="dxa"/>
            <w:noWrap/>
            <w:hideMark/>
          </w:tcPr>
          <w:p w14:paraId="320194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320</w:t>
            </w:r>
          </w:p>
        </w:tc>
        <w:tc>
          <w:tcPr>
            <w:tcW w:w="1047" w:type="dxa"/>
            <w:noWrap/>
            <w:hideMark/>
          </w:tcPr>
          <w:p w14:paraId="01A486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275</w:t>
            </w:r>
          </w:p>
        </w:tc>
        <w:tc>
          <w:tcPr>
            <w:tcW w:w="918" w:type="dxa"/>
            <w:noWrap/>
            <w:hideMark/>
          </w:tcPr>
          <w:p w14:paraId="1FD62A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341</w:t>
            </w:r>
          </w:p>
        </w:tc>
        <w:tc>
          <w:tcPr>
            <w:tcW w:w="1589" w:type="dxa"/>
            <w:noWrap/>
            <w:hideMark/>
          </w:tcPr>
          <w:p w14:paraId="762340F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0,02513945</w:t>
            </w:r>
          </w:p>
        </w:tc>
        <w:tc>
          <w:tcPr>
            <w:tcW w:w="1790" w:type="dxa"/>
            <w:noWrap/>
            <w:hideMark/>
          </w:tcPr>
          <w:p w14:paraId="417F5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0,02678922</w:t>
            </w:r>
          </w:p>
        </w:tc>
        <w:tc>
          <w:tcPr>
            <w:tcW w:w="1751" w:type="dxa"/>
            <w:noWrap/>
            <w:hideMark/>
          </w:tcPr>
          <w:p w14:paraId="4CCB27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0,00067347</w:t>
            </w:r>
          </w:p>
        </w:tc>
      </w:tr>
      <w:tr w:rsidR="0018738B" w:rsidRPr="0018738B" w14:paraId="37CE31B5" w14:textId="77777777" w:rsidTr="00B07780">
        <w:trPr>
          <w:trHeight w:val="288"/>
        </w:trPr>
        <w:tc>
          <w:tcPr>
            <w:tcW w:w="473" w:type="dxa"/>
            <w:noWrap/>
            <w:hideMark/>
          </w:tcPr>
          <w:p w14:paraId="2E97352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lastRenderedPageBreak/>
              <w:t>18</w:t>
            </w:r>
          </w:p>
        </w:tc>
        <w:tc>
          <w:tcPr>
            <w:tcW w:w="844" w:type="dxa"/>
            <w:noWrap/>
            <w:hideMark/>
          </w:tcPr>
          <w:p w14:paraId="79DEDDA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754" w:type="dxa"/>
            <w:noWrap/>
            <w:hideMark/>
          </w:tcPr>
          <w:p w14:paraId="75EA2A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255</w:t>
            </w:r>
          </w:p>
        </w:tc>
        <w:tc>
          <w:tcPr>
            <w:tcW w:w="1047" w:type="dxa"/>
            <w:noWrap/>
            <w:hideMark/>
          </w:tcPr>
          <w:p w14:paraId="3363F0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918" w:type="dxa"/>
            <w:noWrap/>
            <w:hideMark/>
          </w:tcPr>
          <w:p w14:paraId="1C1520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254</w:t>
            </w:r>
          </w:p>
        </w:tc>
        <w:tc>
          <w:tcPr>
            <w:tcW w:w="1589" w:type="dxa"/>
            <w:noWrap/>
            <w:hideMark/>
          </w:tcPr>
          <w:p w14:paraId="719806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0,020033</w:t>
            </w:r>
          </w:p>
        </w:tc>
        <w:tc>
          <w:tcPr>
            <w:tcW w:w="1790" w:type="dxa"/>
            <w:noWrap/>
            <w:hideMark/>
          </w:tcPr>
          <w:p w14:paraId="704EA39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0,01995444</w:t>
            </w:r>
          </w:p>
        </w:tc>
        <w:tc>
          <w:tcPr>
            <w:tcW w:w="1751" w:type="dxa"/>
            <w:noWrap/>
            <w:hideMark/>
          </w:tcPr>
          <w:p w14:paraId="13E79F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0,00039975</w:t>
            </w:r>
          </w:p>
        </w:tc>
      </w:tr>
      <w:tr w:rsidR="0018738B" w:rsidRPr="0018738B" w14:paraId="77BDB1C1" w14:textId="77777777" w:rsidTr="00B07780">
        <w:trPr>
          <w:trHeight w:val="288"/>
        </w:trPr>
        <w:tc>
          <w:tcPr>
            <w:tcW w:w="473" w:type="dxa"/>
            <w:noWrap/>
            <w:hideMark/>
          </w:tcPr>
          <w:p w14:paraId="7C55C11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844" w:type="dxa"/>
            <w:noWrap/>
            <w:hideMark/>
          </w:tcPr>
          <w:p w14:paraId="00DEB05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754" w:type="dxa"/>
            <w:noWrap/>
            <w:hideMark/>
          </w:tcPr>
          <w:p w14:paraId="7A1F804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244</w:t>
            </w:r>
          </w:p>
        </w:tc>
        <w:tc>
          <w:tcPr>
            <w:tcW w:w="1047" w:type="dxa"/>
            <w:noWrap/>
            <w:hideMark/>
          </w:tcPr>
          <w:p w14:paraId="2588DD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224</w:t>
            </w:r>
          </w:p>
        </w:tc>
        <w:tc>
          <w:tcPr>
            <w:tcW w:w="918" w:type="dxa"/>
            <w:noWrap/>
            <w:hideMark/>
          </w:tcPr>
          <w:p w14:paraId="0EABA44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1589" w:type="dxa"/>
            <w:noWrap/>
            <w:hideMark/>
          </w:tcPr>
          <w:p w14:paraId="69CA57D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0,01916883</w:t>
            </w:r>
          </w:p>
        </w:tc>
        <w:tc>
          <w:tcPr>
            <w:tcW w:w="1790" w:type="dxa"/>
            <w:noWrap/>
            <w:hideMark/>
          </w:tcPr>
          <w:p w14:paraId="1298AC5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0,01956163</w:t>
            </w:r>
          </w:p>
        </w:tc>
        <w:tc>
          <w:tcPr>
            <w:tcW w:w="1751" w:type="dxa"/>
            <w:noWrap/>
            <w:hideMark/>
          </w:tcPr>
          <w:p w14:paraId="061892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0,00037497</w:t>
            </w:r>
          </w:p>
        </w:tc>
      </w:tr>
      <w:tr w:rsidR="0018738B" w:rsidRPr="0018738B" w14:paraId="458AF528" w14:textId="77777777" w:rsidTr="00B07780">
        <w:trPr>
          <w:trHeight w:val="288"/>
        </w:trPr>
        <w:tc>
          <w:tcPr>
            <w:tcW w:w="473" w:type="dxa"/>
            <w:noWrap/>
            <w:hideMark/>
          </w:tcPr>
          <w:p w14:paraId="43592AB4"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844" w:type="dxa"/>
            <w:noWrap/>
            <w:hideMark/>
          </w:tcPr>
          <w:p w14:paraId="4EC8235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754" w:type="dxa"/>
            <w:noWrap/>
            <w:hideMark/>
          </w:tcPr>
          <w:p w14:paraId="6EFFB1C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214</w:t>
            </w:r>
          </w:p>
        </w:tc>
        <w:tc>
          <w:tcPr>
            <w:tcW w:w="1047" w:type="dxa"/>
            <w:noWrap/>
            <w:hideMark/>
          </w:tcPr>
          <w:p w14:paraId="62548A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182</w:t>
            </w:r>
          </w:p>
        </w:tc>
        <w:tc>
          <w:tcPr>
            <w:tcW w:w="918" w:type="dxa"/>
            <w:noWrap/>
            <w:hideMark/>
          </w:tcPr>
          <w:p w14:paraId="6057A3F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210</w:t>
            </w:r>
          </w:p>
        </w:tc>
        <w:tc>
          <w:tcPr>
            <w:tcW w:w="1589" w:type="dxa"/>
            <w:noWrap/>
            <w:hideMark/>
          </w:tcPr>
          <w:p w14:paraId="1D396A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0,016812</w:t>
            </w:r>
          </w:p>
        </w:tc>
        <w:tc>
          <w:tcPr>
            <w:tcW w:w="1790" w:type="dxa"/>
            <w:noWrap/>
            <w:hideMark/>
          </w:tcPr>
          <w:p w14:paraId="3EA87C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0,01649776</w:t>
            </w:r>
          </w:p>
        </w:tc>
        <w:tc>
          <w:tcPr>
            <w:tcW w:w="1751" w:type="dxa"/>
            <w:noWrap/>
            <w:hideMark/>
          </w:tcPr>
          <w:p w14:paraId="60CD78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0,00027736</w:t>
            </w:r>
          </w:p>
        </w:tc>
      </w:tr>
      <w:tr w:rsidR="0018738B" w:rsidRPr="0018738B" w14:paraId="4A986557" w14:textId="77777777" w:rsidTr="00B07780">
        <w:trPr>
          <w:trHeight w:val="288"/>
        </w:trPr>
        <w:tc>
          <w:tcPr>
            <w:tcW w:w="473" w:type="dxa"/>
            <w:noWrap/>
            <w:hideMark/>
          </w:tcPr>
          <w:p w14:paraId="7EEBEB6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844" w:type="dxa"/>
            <w:noWrap/>
            <w:hideMark/>
          </w:tcPr>
          <w:p w14:paraId="3BB3A40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754" w:type="dxa"/>
            <w:noWrap/>
            <w:hideMark/>
          </w:tcPr>
          <w:p w14:paraId="75A80B2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w:t>
            </w:r>
          </w:p>
        </w:tc>
        <w:tc>
          <w:tcPr>
            <w:tcW w:w="1047" w:type="dxa"/>
            <w:noWrap/>
            <w:hideMark/>
          </w:tcPr>
          <w:p w14:paraId="4AC213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209</w:t>
            </w:r>
          </w:p>
        </w:tc>
        <w:tc>
          <w:tcPr>
            <w:tcW w:w="918" w:type="dxa"/>
            <w:noWrap/>
            <w:hideMark/>
          </w:tcPr>
          <w:p w14:paraId="1267283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212</w:t>
            </w:r>
          </w:p>
        </w:tc>
        <w:tc>
          <w:tcPr>
            <w:tcW w:w="1589" w:type="dxa"/>
            <w:noWrap/>
            <w:hideMark/>
          </w:tcPr>
          <w:p w14:paraId="1A7F025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0,01657632</w:t>
            </w:r>
          </w:p>
        </w:tc>
        <w:tc>
          <w:tcPr>
            <w:tcW w:w="1790" w:type="dxa"/>
            <w:noWrap/>
            <w:hideMark/>
          </w:tcPr>
          <w:p w14:paraId="158A02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0,01665488</w:t>
            </w:r>
          </w:p>
        </w:tc>
        <w:tc>
          <w:tcPr>
            <w:tcW w:w="1751" w:type="dxa"/>
            <w:noWrap/>
            <w:hideMark/>
          </w:tcPr>
          <w:p w14:paraId="6A9E00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0,00027608</w:t>
            </w:r>
          </w:p>
        </w:tc>
      </w:tr>
      <w:tr w:rsidR="0018738B" w:rsidRPr="0018738B" w14:paraId="4A5D8269" w14:textId="77777777" w:rsidTr="00B07780">
        <w:trPr>
          <w:trHeight w:val="288"/>
        </w:trPr>
        <w:tc>
          <w:tcPr>
            <w:tcW w:w="473" w:type="dxa"/>
            <w:noWrap/>
            <w:hideMark/>
          </w:tcPr>
          <w:p w14:paraId="5374915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844" w:type="dxa"/>
            <w:noWrap/>
            <w:hideMark/>
          </w:tcPr>
          <w:p w14:paraId="39F9D06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754" w:type="dxa"/>
            <w:noWrap/>
            <w:hideMark/>
          </w:tcPr>
          <w:p w14:paraId="3FBC4ED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195</w:t>
            </w:r>
          </w:p>
        </w:tc>
        <w:tc>
          <w:tcPr>
            <w:tcW w:w="1047" w:type="dxa"/>
            <w:noWrap/>
            <w:hideMark/>
          </w:tcPr>
          <w:p w14:paraId="362A59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173</w:t>
            </w:r>
          </w:p>
        </w:tc>
        <w:tc>
          <w:tcPr>
            <w:tcW w:w="918" w:type="dxa"/>
            <w:noWrap/>
            <w:hideMark/>
          </w:tcPr>
          <w:p w14:paraId="11B8DF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207</w:t>
            </w:r>
          </w:p>
        </w:tc>
        <w:tc>
          <w:tcPr>
            <w:tcW w:w="1589" w:type="dxa"/>
            <w:noWrap/>
            <w:hideMark/>
          </w:tcPr>
          <w:p w14:paraId="7C6863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0,01531935</w:t>
            </w:r>
          </w:p>
        </w:tc>
        <w:tc>
          <w:tcPr>
            <w:tcW w:w="1790" w:type="dxa"/>
            <w:noWrap/>
            <w:hideMark/>
          </w:tcPr>
          <w:p w14:paraId="4BB961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0,01626208</w:t>
            </w:r>
          </w:p>
        </w:tc>
        <w:tc>
          <w:tcPr>
            <w:tcW w:w="1751" w:type="dxa"/>
            <w:noWrap/>
            <w:hideMark/>
          </w:tcPr>
          <w:p w14:paraId="21CCD6E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0,00024912</w:t>
            </w:r>
          </w:p>
        </w:tc>
      </w:tr>
      <w:tr w:rsidR="0018738B" w:rsidRPr="0018738B" w14:paraId="406B0CC9" w14:textId="77777777" w:rsidTr="00B07780">
        <w:trPr>
          <w:trHeight w:val="288"/>
        </w:trPr>
        <w:tc>
          <w:tcPr>
            <w:tcW w:w="473" w:type="dxa"/>
            <w:noWrap/>
            <w:hideMark/>
          </w:tcPr>
          <w:p w14:paraId="0060C0D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844" w:type="dxa"/>
            <w:noWrap/>
            <w:hideMark/>
          </w:tcPr>
          <w:p w14:paraId="1AD3225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754" w:type="dxa"/>
            <w:noWrap/>
            <w:hideMark/>
          </w:tcPr>
          <w:p w14:paraId="30D957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170</w:t>
            </w:r>
          </w:p>
        </w:tc>
        <w:tc>
          <w:tcPr>
            <w:tcW w:w="1047" w:type="dxa"/>
            <w:noWrap/>
            <w:hideMark/>
          </w:tcPr>
          <w:p w14:paraId="1D0AF0F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161</w:t>
            </w:r>
          </w:p>
        </w:tc>
        <w:tc>
          <w:tcPr>
            <w:tcW w:w="918" w:type="dxa"/>
            <w:noWrap/>
            <w:hideMark/>
          </w:tcPr>
          <w:p w14:paraId="47CA76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169</w:t>
            </w:r>
          </w:p>
        </w:tc>
        <w:tc>
          <w:tcPr>
            <w:tcW w:w="1589" w:type="dxa"/>
            <w:noWrap/>
            <w:hideMark/>
          </w:tcPr>
          <w:p w14:paraId="3D2031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0,01335533</w:t>
            </w:r>
          </w:p>
        </w:tc>
        <w:tc>
          <w:tcPr>
            <w:tcW w:w="1790" w:type="dxa"/>
            <w:noWrap/>
            <w:hideMark/>
          </w:tcPr>
          <w:p w14:paraId="170C9F9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0,01327677</w:t>
            </w:r>
          </w:p>
        </w:tc>
        <w:tc>
          <w:tcPr>
            <w:tcW w:w="1751" w:type="dxa"/>
            <w:noWrap/>
            <w:hideMark/>
          </w:tcPr>
          <w:p w14:paraId="5A53157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0,00017732</w:t>
            </w:r>
          </w:p>
        </w:tc>
      </w:tr>
      <w:tr w:rsidR="0018738B" w:rsidRPr="0018738B" w14:paraId="1151DA8D" w14:textId="77777777" w:rsidTr="00B07780">
        <w:trPr>
          <w:trHeight w:val="288"/>
        </w:trPr>
        <w:tc>
          <w:tcPr>
            <w:tcW w:w="473" w:type="dxa"/>
            <w:noWrap/>
            <w:hideMark/>
          </w:tcPr>
          <w:p w14:paraId="65D64858"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844" w:type="dxa"/>
            <w:noWrap/>
            <w:hideMark/>
          </w:tcPr>
          <w:p w14:paraId="68A2433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754" w:type="dxa"/>
            <w:noWrap/>
            <w:hideMark/>
          </w:tcPr>
          <w:p w14:paraId="33F885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047" w:type="dxa"/>
            <w:noWrap/>
            <w:hideMark/>
          </w:tcPr>
          <w:p w14:paraId="603472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153</w:t>
            </w:r>
          </w:p>
        </w:tc>
        <w:tc>
          <w:tcPr>
            <w:tcW w:w="918" w:type="dxa"/>
            <w:noWrap/>
            <w:hideMark/>
          </w:tcPr>
          <w:p w14:paraId="57079BA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589" w:type="dxa"/>
            <w:noWrap/>
            <w:hideMark/>
          </w:tcPr>
          <w:p w14:paraId="59EC6F4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90" w:type="dxa"/>
            <w:noWrap/>
            <w:hideMark/>
          </w:tcPr>
          <w:p w14:paraId="5E76B7E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51" w:type="dxa"/>
            <w:noWrap/>
            <w:hideMark/>
          </w:tcPr>
          <w:p w14:paraId="0B7B39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0,000158</w:t>
            </w:r>
          </w:p>
        </w:tc>
      </w:tr>
      <w:tr w:rsidR="0018738B" w:rsidRPr="0018738B" w14:paraId="7863332B" w14:textId="77777777" w:rsidTr="00B07780">
        <w:trPr>
          <w:trHeight w:val="288"/>
        </w:trPr>
        <w:tc>
          <w:tcPr>
            <w:tcW w:w="473" w:type="dxa"/>
            <w:noWrap/>
            <w:hideMark/>
          </w:tcPr>
          <w:p w14:paraId="0C3A00B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w:t>
            </w:r>
          </w:p>
        </w:tc>
        <w:tc>
          <w:tcPr>
            <w:tcW w:w="844" w:type="dxa"/>
            <w:noWrap/>
            <w:hideMark/>
          </w:tcPr>
          <w:p w14:paraId="2839DD0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754" w:type="dxa"/>
            <w:noWrap/>
            <w:hideMark/>
          </w:tcPr>
          <w:p w14:paraId="4EE1DF2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149</w:t>
            </w:r>
          </w:p>
        </w:tc>
        <w:tc>
          <w:tcPr>
            <w:tcW w:w="1047" w:type="dxa"/>
            <w:noWrap/>
            <w:hideMark/>
          </w:tcPr>
          <w:p w14:paraId="4A3B24E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132</w:t>
            </w:r>
          </w:p>
        </w:tc>
        <w:tc>
          <w:tcPr>
            <w:tcW w:w="918" w:type="dxa"/>
            <w:noWrap/>
            <w:hideMark/>
          </w:tcPr>
          <w:p w14:paraId="5A027E5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152</w:t>
            </w:r>
          </w:p>
        </w:tc>
        <w:tc>
          <w:tcPr>
            <w:tcW w:w="1589" w:type="dxa"/>
            <w:noWrap/>
            <w:hideMark/>
          </w:tcPr>
          <w:p w14:paraId="2CB4B4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0,01170555</w:t>
            </w:r>
          </w:p>
        </w:tc>
        <w:tc>
          <w:tcPr>
            <w:tcW w:w="1790" w:type="dxa"/>
            <w:noWrap/>
            <w:hideMark/>
          </w:tcPr>
          <w:p w14:paraId="2B7213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0,01194124</w:t>
            </w:r>
          </w:p>
        </w:tc>
        <w:tc>
          <w:tcPr>
            <w:tcW w:w="1751" w:type="dxa"/>
            <w:noWrap/>
            <w:hideMark/>
          </w:tcPr>
          <w:p w14:paraId="525DED3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0,00013978</w:t>
            </w:r>
          </w:p>
        </w:tc>
      </w:tr>
      <w:tr w:rsidR="0018738B" w:rsidRPr="0018738B" w14:paraId="4A1C3C47" w14:textId="77777777" w:rsidTr="00B07780">
        <w:trPr>
          <w:trHeight w:val="288"/>
        </w:trPr>
        <w:tc>
          <w:tcPr>
            <w:tcW w:w="473" w:type="dxa"/>
            <w:noWrap/>
            <w:hideMark/>
          </w:tcPr>
          <w:p w14:paraId="10AEFC0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26</w:t>
            </w:r>
          </w:p>
        </w:tc>
        <w:tc>
          <w:tcPr>
            <w:tcW w:w="844" w:type="dxa"/>
            <w:noWrap/>
            <w:hideMark/>
          </w:tcPr>
          <w:p w14:paraId="240822E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754" w:type="dxa"/>
            <w:noWrap/>
            <w:hideMark/>
          </w:tcPr>
          <w:p w14:paraId="67303A9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047" w:type="dxa"/>
            <w:noWrap/>
            <w:hideMark/>
          </w:tcPr>
          <w:p w14:paraId="40443C3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113</w:t>
            </w:r>
          </w:p>
        </w:tc>
        <w:tc>
          <w:tcPr>
            <w:tcW w:w="918" w:type="dxa"/>
            <w:noWrap/>
            <w:hideMark/>
          </w:tcPr>
          <w:p w14:paraId="14C725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589" w:type="dxa"/>
            <w:noWrap/>
            <w:hideMark/>
          </w:tcPr>
          <w:p w14:paraId="36EC300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90" w:type="dxa"/>
            <w:noWrap/>
            <w:hideMark/>
          </w:tcPr>
          <w:p w14:paraId="1DFC91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51" w:type="dxa"/>
            <w:noWrap/>
            <w:hideMark/>
          </w:tcPr>
          <w:p w14:paraId="7D5F3FB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8,8874E-05</w:t>
            </w:r>
          </w:p>
        </w:tc>
      </w:tr>
      <w:tr w:rsidR="0018738B" w:rsidRPr="0018738B" w14:paraId="0CA645FF" w14:textId="77777777" w:rsidTr="00B07780">
        <w:trPr>
          <w:trHeight w:val="288"/>
        </w:trPr>
        <w:tc>
          <w:tcPr>
            <w:tcW w:w="473" w:type="dxa"/>
            <w:noWrap/>
            <w:hideMark/>
          </w:tcPr>
          <w:p w14:paraId="38413FB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w:t>
            </w:r>
          </w:p>
        </w:tc>
        <w:tc>
          <w:tcPr>
            <w:tcW w:w="844" w:type="dxa"/>
            <w:noWrap/>
            <w:hideMark/>
          </w:tcPr>
          <w:p w14:paraId="3A372E9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754" w:type="dxa"/>
            <w:noWrap/>
            <w:hideMark/>
          </w:tcPr>
          <w:p w14:paraId="72035D8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047" w:type="dxa"/>
            <w:noWrap/>
            <w:hideMark/>
          </w:tcPr>
          <w:p w14:paraId="0626E10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90</w:t>
            </w:r>
          </w:p>
        </w:tc>
        <w:tc>
          <w:tcPr>
            <w:tcW w:w="918" w:type="dxa"/>
            <w:noWrap/>
            <w:hideMark/>
          </w:tcPr>
          <w:p w14:paraId="1C928D4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589" w:type="dxa"/>
            <w:noWrap/>
            <w:hideMark/>
          </w:tcPr>
          <w:p w14:paraId="3D41985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90" w:type="dxa"/>
            <w:noWrap/>
            <w:hideMark/>
          </w:tcPr>
          <w:p w14:paraId="187DC4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51" w:type="dxa"/>
            <w:noWrap/>
            <w:hideMark/>
          </w:tcPr>
          <w:p w14:paraId="2BEF0BD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7,3327E-05</w:t>
            </w:r>
          </w:p>
        </w:tc>
      </w:tr>
      <w:tr w:rsidR="0018738B" w:rsidRPr="0018738B" w14:paraId="730BCB81" w14:textId="77777777" w:rsidTr="00B07780">
        <w:trPr>
          <w:trHeight w:val="288"/>
        </w:trPr>
        <w:tc>
          <w:tcPr>
            <w:tcW w:w="473" w:type="dxa"/>
            <w:noWrap/>
            <w:hideMark/>
          </w:tcPr>
          <w:p w14:paraId="61D80A0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844" w:type="dxa"/>
            <w:noWrap/>
            <w:hideMark/>
          </w:tcPr>
          <w:p w14:paraId="38055F7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12C6F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047" w:type="dxa"/>
            <w:noWrap/>
            <w:hideMark/>
          </w:tcPr>
          <w:p w14:paraId="60CD23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918" w:type="dxa"/>
            <w:noWrap/>
            <w:hideMark/>
          </w:tcPr>
          <w:p w14:paraId="38D866C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589" w:type="dxa"/>
            <w:noWrap/>
            <w:hideMark/>
          </w:tcPr>
          <w:p w14:paraId="60ECBD3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90" w:type="dxa"/>
            <w:noWrap/>
            <w:hideMark/>
          </w:tcPr>
          <w:p w14:paraId="75247CD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51" w:type="dxa"/>
            <w:noWrap/>
            <w:hideMark/>
          </w:tcPr>
          <w:p w14:paraId="13D525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4,6714E-05</w:t>
            </w:r>
          </w:p>
        </w:tc>
      </w:tr>
      <w:tr w:rsidR="0018738B" w:rsidRPr="0018738B" w14:paraId="7A29C332" w14:textId="77777777" w:rsidTr="00B07780">
        <w:trPr>
          <w:trHeight w:val="288"/>
        </w:trPr>
        <w:tc>
          <w:tcPr>
            <w:tcW w:w="473" w:type="dxa"/>
            <w:noWrap/>
            <w:hideMark/>
          </w:tcPr>
          <w:p w14:paraId="268AFC5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844" w:type="dxa"/>
            <w:noWrap/>
            <w:hideMark/>
          </w:tcPr>
          <w:p w14:paraId="3CFE6AF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754" w:type="dxa"/>
            <w:noWrap/>
            <w:hideMark/>
          </w:tcPr>
          <w:p w14:paraId="075B7B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w:t>
            </w:r>
          </w:p>
        </w:tc>
        <w:tc>
          <w:tcPr>
            <w:tcW w:w="1047" w:type="dxa"/>
            <w:noWrap/>
            <w:hideMark/>
          </w:tcPr>
          <w:p w14:paraId="5BA26B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918" w:type="dxa"/>
            <w:noWrap/>
            <w:hideMark/>
          </w:tcPr>
          <w:p w14:paraId="0100780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80</w:t>
            </w:r>
          </w:p>
        </w:tc>
        <w:tc>
          <w:tcPr>
            <w:tcW w:w="1589" w:type="dxa"/>
            <w:noWrap/>
            <w:hideMark/>
          </w:tcPr>
          <w:p w14:paraId="0A08DA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0,00604918</w:t>
            </w:r>
          </w:p>
        </w:tc>
        <w:tc>
          <w:tcPr>
            <w:tcW w:w="1790" w:type="dxa"/>
            <w:noWrap/>
            <w:hideMark/>
          </w:tcPr>
          <w:p w14:paraId="10A562C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0,00628486</w:t>
            </w:r>
          </w:p>
        </w:tc>
        <w:tc>
          <w:tcPr>
            <w:tcW w:w="1751" w:type="dxa"/>
            <w:noWrap/>
            <w:hideMark/>
          </w:tcPr>
          <w:p w14:paraId="33CA7CF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3,8018E-05</w:t>
            </w:r>
          </w:p>
        </w:tc>
      </w:tr>
      <w:tr w:rsidR="0018738B" w:rsidRPr="0018738B" w14:paraId="1F6A162F" w14:textId="77777777" w:rsidTr="00B07780">
        <w:trPr>
          <w:trHeight w:val="288"/>
        </w:trPr>
        <w:tc>
          <w:tcPr>
            <w:tcW w:w="473" w:type="dxa"/>
            <w:noWrap/>
            <w:hideMark/>
          </w:tcPr>
          <w:p w14:paraId="2F32501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844" w:type="dxa"/>
            <w:noWrap/>
            <w:hideMark/>
          </w:tcPr>
          <w:p w14:paraId="3837220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754" w:type="dxa"/>
            <w:noWrap/>
            <w:hideMark/>
          </w:tcPr>
          <w:p w14:paraId="362220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1047" w:type="dxa"/>
            <w:noWrap/>
            <w:hideMark/>
          </w:tcPr>
          <w:p w14:paraId="5639DE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918" w:type="dxa"/>
            <w:noWrap/>
            <w:hideMark/>
          </w:tcPr>
          <w:p w14:paraId="052BFB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1589" w:type="dxa"/>
            <w:noWrap/>
            <w:hideMark/>
          </w:tcPr>
          <w:p w14:paraId="0351DB2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0,00557781</w:t>
            </w:r>
          </w:p>
        </w:tc>
        <w:tc>
          <w:tcPr>
            <w:tcW w:w="1790" w:type="dxa"/>
            <w:noWrap/>
            <w:hideMark/>
          </w:tcPr>
          <w:p w14:paraId="765237E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0,00589206</w:t>
            </w:r>
          </w:p>
        </w:tc>
        <w:tc>
          <w:tcPr>
            <w:tcW w:w="1751" w:type="dxa"/>
            <w:noWrap/>
            <w:hideMark/>
          </w:tcPr>
          <w:p w14:paraId="4B3731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3,2865E-05</w:t>
            </w:r>
          </w:p>
        </w:tc>
      </w:tr>
      <w:tr w:rsidR="0018738B" w:rsidRPr="0018738B" w14:paraId="54C7D8FD" w14:textId="77777777" w:rsidTr="00B07780">
        <w:trPr>
          <w:trHeight w:val="288"/>
        </w:trPr>
        <w:tc>
          <w:tcPr>
            <w:tcW w:w="473" w:type="dxa"/>
            <w:noWrap/>
            <w:hideMark/>
          </w:tcPr>
          <w:p w14:paraId="43E1D50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844" w:type="dxa"/>
            <w:noWrap/>
            <w:hideMark/>
          </w:tcPr>
          <w:p w14:paraId="49B7349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754" w:type="dxa"/>
            <w:noWrap/>
            <w:hideMark/>
          </w:tcPr>
          <w:p w14:paraId="1469F2D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047" w:type="dxa"/>
            <w:noWrap/>
            <w:hideMark/>
          </w:tcPr>
          <w:p w14:paraId="3F9584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918" w:type="dxa"/>
            <w:noWrap/>
            <w:hideMark/>
          </w:tcPr>
          <w:p w14:paraId="660F127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74</w:t>
            </w:r>
          </w:p>
        </w:tc>
        <w:tc>
          <w:tcPr>
            <w:tcW w:w="1589" w:type="dxa"/>
            <w:noWrap/>
            <w:hideMark/>
          </w:tcPr>
          <w:p w14:paraId="6B4485F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90" w:type="dxa"/>
            <w:noWrap/>
            <w:hideMark/>
          </w:tcPr>
          <w:p w14:paraId="3ED3748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0,0058135</w:t>
            </w:r>
          </w:p>
        </w:tc>
        <w:tc>
          <w:tcPr>
            <w:tcW w:w="1751" w:type="dxa"/>
            <w:noWrap/>
            <w:hideMark/>
          </w:tcPr>
          <w:p w14:paraId="512A09D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3,0143E-05</w:t>
            </w:r>
          </w:p>
        </w:tc>
      </w:tr>
      <w:tr w:rsidR="0018738B" w:rsidRPr="0018738B" w14:paraId="68791DF3" w14:textId="77777777" w:rsidTr="00B07780">
        <w:trPr>
          <w:trHeight w:val="288"/>
        </w:trPr>
        <w:tc>
          <w:tcPr>
            <w:tcW w:w="473" w:type="dxa"/>
            <w:noWrap/>
            <w:hideMark/>
          </w:tcPr>
          <w:p w14:paraId="11DC4CF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844" w:type="dxa"/>
            <w:noWrap/>
            <w:hideMark/>
          </w:tcPr>
          <w:p w14:paraId="4B8228A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754" w:type="dxa"/>
            <w:noWrap/>
            <w:hideMark/>
          </w:tcPr>
          <w:p w14:paraId="5B5F597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1047" w:type="dxa"/>
            <w:noWrap/>
            <w:hideMark/>
          </w:tcPr>
          <w:p w14:paraId="73F874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918" w:type="dxa"/>
            <w:noWrap/>
            <w:hideMark/>
          </w:tcPr>
          <w:p w14:paraId="1DACD55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589" w:type="dxa"/>
            <w:noWrap/>
            <w:hideMark/>
          </w:tcPr>
          <w:p w14:paraId="0A8062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0,00494933</w:t>
            </w:r>
          </w:p>
        </w:tc>
        <w:tc>
          <w:tcPr>
            <w:tcW w:w="1790" w:type="dxa"/>
            <w:noWrap/>
            <w:hideMark/>
          </w:tcPr>
          <w:p w14:paraId="7A48616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51" w:type="dxa"/>
            <w:noWrap/>
            <w:hideMark/>
          </w:tcPr>
          <w:p w14:paraId="45CD1A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2,5662E-05</w:t>
            </w:r>
          </w:p>
        </w:tc>
      </w:tr>
      <w:tr w:rsidR="0018738B" w:rsidRPr="0018738B" w14:paraId="1C97258A" w14:textId="77777777" w:rsidTr="00B07780">
        <w:trPr>
          <w:trHeight w:val="288"/>
        </w:trPr>
        <w:tc>
          <w:tcPr>
            <w:tcW w:w="473" w:type="dxa"/>
            <w:noWrap/>
            <w:hideMark/>
          </w:tcPr>
          <w:p w14:paraId="097EEE03"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844" w:type="dxa"/>
            <w:noWrap/>
            <w:hideMark/>
          </w:tcPr>
          <w:p w14:paraId="657DB0C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754" w:type="dxa"/>
            <w:noWrap/>
            <w:hideMark/>
          </w:tcPr>
          <w:p w14:paraId="21F455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047" w:type="dxa"/>
            <w:noWrap/>
            <w:hideMark/>
          </w:tcPr>
          <w:p w14:paraId="357E363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918" w:type="dxa"/>
            <w:noWrap/>
            <w:hideMark/>
          </w:tcPr>
          <w:p w14:paraId="45F2292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589" w:type="dxa"/>
            <w:noWrap/>
            <w:hideMark/>
          </w:tcPr>
          <w:p w14:paraId="76229DB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90" w:type="dxa"/>
            <w:noWrap/>
            <w:hideMark/>
          </w:tcPr>
          <w:p w14:paraId="2908F3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51" w:type="dxa"/>
            <w:noWrap/>
            <w:hideMark/>
          </w:tcPr>
          <w:p w14:paraId="5784CC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2,3724E-05</w:t>
            </w:r>
          </w:p>
        </w:tc>
      </w:tr>
      <w:tr w:rsidR="0018738B" w:rsidRPr="0018738B" w14:paraId="29BA4A74" w14:textId="77777777" w:rsidTr="00B07780">
        <w:trPr>
          <w:trHeight w:val="288"/>
        </w:trPr>
        <w:tc>
          <w:tcPr>
            <w:tcW w:w="473" w:type="dxa"/>
            <w:noWrap/>
            <w:hideMark/>
          </w:tcPr>
          <w:p w14:paraId="6D87F10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844" w:type="dxa"/>
            <w:noWrap/>
            <w:hideMark/>
          </w:tcPr>
          <w:p w14:paraId="133687D7"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754" w:type="dxa"/>
            <w:noWrap/>
            <w:hideMark/>
          </w:tcPr>
          <w:p w14:paraId="2E0604F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1047" w:type="dxa"/>
            <w:noWrap/>
            <w:hideMark/>
          </w:tcPr>
          <w:p w14:paraId="37F96A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918" w:type="dxa"/>
            <w:noWrap/>
            <w:hideMark/>
          </w:tcPr>
          <w:p w14:paraId="768993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1589" w:type="dxa"/>
            <w:noWrap/>
            <w:hideMark/>
          </w:tcPr>
          <w:p w14:paraId="16FA9B7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0,0040066</w:t>
            </w:r>
          </w:p>
        </w:tc>
        <w:tc>
          <w:tcPr>
            <w:tcW w:w="1790" w:type="dxa"/>
            <w:noWrap/>
            <w:hideMark/>
          </w:tcPr>
          <w:p w14:paraId="272A18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0,00471365</w:t>
            </w:r>
          </w:p>
        </w:tc>
        <w:tc>
          <w:tcPr>
            <w:tcW w:w="1751" w:type="dxa"/>
            <w:noWrap/>
            <w:hideMark/>
          </w:tcPr>
          <w:p w14:paraId="14EED6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1,8886E-05</w:t>
            </w:r>
          </w:p>
        </w:tc>
      </w:tr>
      <w:tr w:rsidR="0018738B" w:rsidRPr="0018738B" w14:paraId="52513BA2" w14:textId="77777777" w:rsidTr="00B07780">
        <w:trPr>
          <w:trHeight w:val="288"/>
        </w:trPr>
        <w:tc>
          <w:tcPr>
            <w:tcW w:w="473" w:type="dxa"/>
            <w:noWrap/>
            <w:hideMark/>
          </w:tcPr>
          <w:p w14:paraId="6AC713D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844" w:type="dxa"/>
            <w:noWrap/>
            <w:hideMark/>
          </w:tcPr>
          <w:p w14:paraId="7251E9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754" w:type="dxa"/>
            <w:noWrap/>
            <w:hideMark/>
          </w:tcPr>
          <w:p w14:paraId="4B708EC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047" w:type="dxa"/>
            <w:noWrap/>
            <w:hideMark/>
          </w:tcPr>
          <w:p w14:paraId="38227E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918" w:type="dxa"/>
            <w:noWrap/>
            <w:hideMark/>
          </w:tcPr>
          <w:p w14:paraId="1E4B7C9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589" w:type="dxa"/>
            <w:noWrap/>
            <w:hideMark/>
          </w:tcPr>
          <w:p w14:paraId="50F67C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90" w:type="dxa"/>
            <w:noWrap/>
            <w:hideMark/>
          </w:tcPr>
          <w:p w14:paraId="1B03B87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51" w:type="dxa"/>
            <w:noWrap/>
            <w:hideMark/>
          </w:tcPr>
          <w:p w14:paraId="78C901A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1,4818E-05</w:t>
            </w:r>
          </w:p>
        </w:tc>
      </w:tr>
      <w:tr w:rsidR="0018738B" w:rsidRPr="0018738B" w14:paraId="04A760DE" w14:textId="77777777" w:rsidTr="00B07780">
        <w:trPr>
          <w:trHeight w:val="288"/>
        </w:trPr>
        <w:tc>
          <w:tcPr>
            <w:tcW w:w="473" w:type="dxa"/>
            <w:noWrap/>
            <w:hideMark/>
          </w:tcPr>
          <w:p w14:paraId="1169994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844" w:type="dxa"/>
            <w:noWrap/>
            <w:hideMark/>
          </w:tcPr>
          <w:p w14:paraId="1B2A3A6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3E0FFDD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1047" w:type="dxa"/>
            <w:noWrap/>
            <w:hideMark/>
          </w:tcPr>
          <w:p w14:paraId="068A6C0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918" w:type="dxa"/>
            <w:noWrap/>
            <w:hideMark/>
          </w:tcPr>
          <w:p w14:paraId="075E847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w:t>
            </w:r>
          </w:p>
        </w:tc>
        <w:tc>
          <w:tcPr>
            <w:tcW w:w="1589" w:type="dxa"/>
            <w:noWrap/>
            <w:hideMark/>
          </w:tcPr>
          <w:p w14:paraId="500B6BE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0,00377092</w:t>
            </w:r>
          </w:p>
        </w:tc>
        <w:tc>
          <w:tcPr>
            <w:tcW w:w="1790" w:type="dxa"/>
            <w:noWrap/>
            <w:hideMark/>
          </w:tcPr>
          <w:p w14:paraId="6136F44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0,00573494</w:t>
            </w:r>
          </w:p>
        </w:tc>
        <w:tc>
          <w:tcPr>
            <w:tcW w:w="1751" w:type="dxa"/>
            <w:noWrap/>
            <w:hideMark/>
          </w:tcPr>
          <w:p w14:paraId="14470C1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2,1626E-05</w:t>
            </w:r>
          </w:p>
        </w:tc>
      </w:tr>
      <w:tr w:rsidR="0018738B" w:rsidRPr="0018738B" w14:paraId="281EC093" w14:textId="77777777" w:rsidTr="00B07780">
        <w:trPr>
          <w:trHeight w:val="288"/>
        </w:trPr>
        <w:tc>
          <w:tcPr>
            <w:tcW w:w="473" w:type="dxa"/>
            <w:noWrap/>
            <w:hideMark/>
          </w:tcPr>
          <w:p w14:paraId="243BD2F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844" w:type="dxa"/>
            <w:noWrap/>
            <w:hideMark/>
          </w:tcPr>
          <w:p w14:paraId="2618BE3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754" w:type="dxa"/>
            <w:noWrap/>
            <w:hideMark/>
          </w:tcPr>
          <w:p w14:paraId="1E4653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1047" w:type="dxa"/>
            <w:noWrap/>
            <w:hideMark/>
          </w:tcPr>
          <w:p w14:paraId="0AFFD63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918" w:type="dxa"/>
            <w:noWrap/>
            <w:hideMark/>
          </w:tcPr>
          <w:p w14:paraId="13CA945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1589" w:type="dxa"/>
            <w:noWrap/>
            <w:hideMark/>
          </w:tcPr>
          <w:p w14:paraId="5DAA82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0,00329955</w:t>
            </w:r>
          </w:p>
        </w:tc>
        <w:tc>
          <w:tcPr>
            <w:tcW w:w="1790" w:type="dxa"/>
            <w:noWrap/>
            <w:hideMark/>
          </w:tcPr>
          <w:p w14:paraId="714D58B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0,00337811</w:t>
            </w:r>
          </w:p>
        </w:tc>
        <w:tc>
          <w:tcPr>
            <w:tcW w:w="1751" w:type="dxa"/>
            <w:noWrap/>
            <w:hideMark/>
          </w:tcPr>
          <w:p w14:paraId="3F512C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1,1146E-05</w:t>
            </w:r>
          </w:p>
        </w:tc>
      </w:tr>
      <w:tr w:rsidR="0018738B" w:rsidRPr="0018738B" w14:paraId="6DB99CEE" w14:textId="77777777" w:rsidTr="00B07780">
        <w:trPr>
          <w:trHeight w:val="288"/>
        </w:trPr>
        <w:tc>
          <w:tcPr>
            <w:tcW w:w="473" w:type="dxa"/>
            <w:noWrap/>
            <w:hideMark/>
          </w:tcPr>
          <w:p w14:paraId="3ECE9F5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w:t>
            </w:r>
          </w:p>
        </w:tc>
        <w:tc>
          <w:tcPr>
            <w:tcW w:w="844" w:type="dxa"/>
            <w:noWrap/>
            <w:hideMark/>
          </w:tcPr>
          <w:p w14:paraId="17C4BC6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754" w:type="dxa"/>
            <w:noWrap/>
            <w:hideMark/>
          </w:tcPr>
          <w:p w14:paraId="717D95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47" w:type="dxa"/>
            <w:noWrap/>
            <w:hideMark/>
          </w:tcPr>
          <w:p w14:paraId="79D4FC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7AF0DC2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noWrap/>
            <w:hideMark/>
          </w:tcPr>
          <w:p w14:paraId="053B1A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noWrap/>
            <w:hideMark/>
          </w:tcPr>
          <w:p w14:paraId="477BAD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noWrap/>
            <w:hideMark/>
          </w:tcPr>
          <w:p w14:paraId="6EB340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8,9059E-06</w:t>
            </w:r>
          </w:p>
        </w:tc>
      </w:tr>
      <w:tr w:rsidR="0018738B" w:rsidRPr="0018738B" w14:paraId="2677E92E" w14:textId="77777777" w:rsidTr="00B07780">
        <w:trPr>
          <w:trHeight w:val="288"/>
        </w:trPr>
        <w:tc>
          <w:tcPr>
            <w:tcW w:w="473" w:type="dxa"/>
            <w:noWrap/>
            <w:hideMark/>
          </w:tcPr>
          <w:p w14:paraId="04C6529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844" w:type="dxa"/>
            <w:noWrap/>
            <w:hideMark/>
          </w:tcPr>
          <w:p w14:paraId="475C507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754" w:type="dxa"/>
            <w:noWrap/>
            <w:hideMark/>
          </w:tcPr>
          <w:p w14:paraId="3B88A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47" w:type="dxa"/>
            <w:noWrap/>
            <w:hideMark/>
          </w:tcPr>
          <w:p w14:paraId="040D3B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918" w:type="dxa"/>
            <w:noWrap/>
            <w:hideMark/>
          </w:tcPr>
          <w:p w14:paraId="0ABE57C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589" w:type="dxa"/>
            <w:noWrap/>
            <w:hideMark/>
          </w:tcPr>
          <w:p w14:paraId="4339C2C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noWrap/>
            <w:hideMark/>
          </w:tcPr>
          <w:p w14:paraId="19F3596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51" w:type="dxa"/>
            <w:noWrap/>
            <w:hideMark/>
          </w:tcPr>
          <w:p w14:paraId="27BA05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9,3873E-06</w:t>
            </w:r>
          </w:p>
        </w:tc>
      </w:tr>
      <w:tr w:rsidR="0018738B" w:rsidRPr="0018738B" w14:paraId="175FE94B" w14:textId="77777777" w:rsidTr="00B07780">
        <w:trPr>
          <w:trHeight w:val="288"/>
        </w:trPr>
        <w:tc>
          <w:tcPr>
            <w:tcW w:w="473" w:type="dxa"/>
            <w:noWrap/>
            <w:hideMark/>
          </w:tcPr>
          <w:p w14:paraId="613959C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40</w:t>
            </w:r>
          </w:p>
        </w:tc>
        <w:tc>
          <w:tcPr>
            <w:tcW w:w="844" w:type="dxa"/>
            <w:noWrap/>
            <w:hideMark/>
          </w:tcPr>
          <w:p w14:paraId="70373AB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g</w:t>
            </w:r>
          </w:p>
        </w:tc>
        <w:tc>
          <w:tcPr>
            <w:tcW w:w="754" w:type="dxa"/>
            <w:noWrap/>
            <w:hideMark/>
          </w:tcPr>
          <w:p w14:paraId="11D409C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47" w:type="dxa"/>
            <w:noWrap/>
            <w:hideMark/>
          </w:tcPr>
          <w:p w14:paraId="0E889B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918" w:type="dxa"/>
            <w:noWrap/>
            <w:hideMark/>
          </w:tcPr>
          <w:p w14:paraId="29B1D1B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noWrap/>
            <w:hideMark/>
          </w:tcPr>
          <w:p w14:paraId="25C71A9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noWrap/>
            <w:hideMark/>
          </w:tcPr>
          <w:p w14:paraId="62540D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noWrap/>
            <w:hideMark/>
          </w:tcPr>
          <w:p w14:paraId="4D88E2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7,5543E-06</w:t>
            </w:r>
          </w:p>
        </w:tc>
      </w:tr>
      <w:tr w:rsidR="0018738B" w:rsidRPr="0018738B" w14:paraId="1BB54E83" w14:textId="77777777" w:rsidTr="00B07780">
        <w:trPr>
          <w:trHeight w:val="288"/>
        </w:trPr>
        <w:tc>
          <w:tcPr>
            <w:tcW w:w="473" w:type="dxa"/>
            <w:noWrap/>
            <w:hideMark/>
          </w:tcPr>
          <w:p w14:paraId="558592E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41</w:t>
            </w:r>
          </w:p>
        </w:tc>
        <w:tc>
          <w:tcPr>
            <w:tcW w:w="844" w:type="dxa"/>
            <w:noWrap/>
            <w:hideMark/>
          </w:tcPr>
          <w:p w14:paraId="006070C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ñ</w:t>
            </w:r>
          </w:p>
        </w:tc>
        <w:tc>
          <w:tcPr>
            <w:tcW w:w="754" w:type="dxa"/>
            <w:noWrap/>
            <w:hideMark/>
          </w:tcPr>
          <w:p w14:paraId="0ED3F8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47" w:type="dxa"/>
            <w:noWrap/>
            <w:hideMark/>
          </w:tcPr>
          <w:p w14:paraId="74E8C8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noWrap/>
            <w:hideMark/>
          </w:tcPr>
          <w:p w14:paraId="216110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noWrap/>
            <w:hideMark/>
          </w:tcPr>
          <w:p w14:paraId="23B2AE0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noWrap/>
            <w:hideMark/>
          </w:tcPr>
          <w:p w14:paraId="18CBF9F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noWrap/>
            <w:hideMark/>
          </w:tcPr>
          <w:p w14:paraId="64408E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8,2208E-06</w:t>
            </w:r>
          </w:p>
        </w:tc>
      </w:tr>
      <w:tr w:rsidR="0018738B" w:rsidRPr="0018738B" w14:paraId="53651D32" w14:textId="77777777" w:rsidTr="00B07780">
        <w:trPr>
          <w:trHeight w:val="288"/>
        </w:trPr>
        <w:tc>
          <w:tcPr>
            <w:tcW w:w="473" w:type="dxa"/>
            <w:noWrap/>
            <w:hideMark/>
          </w:tcPr>
          <w:p w14:paraId="1591C11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844" w:type="dxa"/>
            <w:noWrap/>
            <w:hideMark/>
          </w:tcPr>
          <w:p w14:paraId="13A996D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754" w:type="dxa"/>
            <w:noWrap/>
            <w:hideMark/>
          </w:tcPr>
          <w:p w14:paraId="6C0C06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047" w:type="dxa"/>
            <w:noWrap/>
            <w:hideMark/>
          </w:tcPr>
          <w:p w14:paraId="2451F6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noWrap/>
            <w:hideMark/>
          </w:tcPr>
          <w:p w14:paraId="776C25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noWrap/>
            <w:hideMark/>
          </w:tcPr>
          <w:p w14:paraId="0ADC65F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90" w:type="dxa"/>
            <w:noWrap/>
            <w:hideMark/>
          </w:tcPr>
          <w:p w14:paraId="44410E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noWrap/>
            <w:hideMark/>
          </w:tcPr>
          <w:p w14:paraId="0ECC6C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7,1346E-06</w:t>
            </w:r>
          </w:p>
        </w:tc>
      </w:tr>
      <w:tr w:rsidR="0018738B" w:rsidRPr="0018738B" w14:paraId="0ECE6915" w14:textId="77777777" w:rsidTr="00B07780">
        <w:trPr>
          <w:trHeight w:val="288"/>
        </w:trPr>
        <w:tc>
          <w:tcPr>
            <w:tcW w:w="473" w:type="dxa"/>
            <w:noWrap/>
            <w:hideMark/>
          </w:tcPr>
          <w:p w14:paraId="691DEDF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844" w:type="dxa"/>
            <w:noWrap/>
            <w:hideMark/>
          </w:tcPr>
          <w:p w14:paraId="3C3EFEA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754" w:type="dxa"/>
            <w:noWrap/>
            <w:hideMark/>
          </w:tcPr>
          <w:p w14:paraId="57BC82B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47" w:type="dxa"/>
            <w:noWrap/>
            <w:hideMark/>
          </w:tcPr>
          <w:p w14:paraId="75F09BB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918" w:type="dxa"/>
            <w:noWrap/>
            <w:hideMark/>
          </w:tcPr>
          <w:p w14:paraId="2A91F25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1589" w:type="dxa"/>
            <w:noWrap/>
            <w:hideMark/>
          </w:tcPr>
          <w:p w14:paraId="3C0B35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noWrap/>
            <w:hideMark/>
          </w:tcPr>
          <w:p w14:paraId="1519AC1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0,00243538</w:t>
            </w:r>
          </w:p>
        </w:tc>
        <w:tc>
          <w:tcPr>
            <w:tcW w:w="1751" w:type="dxa"/>
            <w:noWrap/>
            <w:hideMark/>
          </w:tcPr>
          <w:p w14:paraId="14EACD3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6,3137E-06</w:t>
            </w:r>
          </w:p>
        </w:tc>
      </w:tr>
      <w:tr w:rsidR="0018738B" w:rsidRPr="0018738B" w14:paraId="65939B11" w14:textId="77777777" w:rsidTr="00B07780">
        <w:trPr>
          <w:trHeight w:val="288"/>
        </w:trPr>
        <w:tc>
          <w:tcPr>
            <w:tcW w:w="473" w:type="dxa"/>
            <w:noWrap/>
            <w:hideMark/>
          </w:tcPr>
          <w:p w14:paraId="1FA1F86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844" w:type="dxa"/>
            <w:noWrap/>
            <w:hideMark/>
          </w:tcPr>
          <w:p w14:paraId="23C3AD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754" w:type="dxa"/>
            <w:noWrap/>
            <w:hideMark/>
          </w:tcPr>
          <w:p w14:paraId="24DC8F6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47" w:type="dxa"/>
            <w:noWrap/>
            <w:hideMark/>
          </w:tcPr>
          <w:p w14:paraId="3C757AB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918" w:type="dxa"/>
            <w:noWrap/>
            <w:hideMark/>
          </w:tcPr>
          <w:p w14:paraId="01F1AFB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1589" w:type="dxa"/>
            <w:noWrap/>
            <w:hideMark/>
          </w:tcPr>
          <w:p w14:paraId="2FEE2B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noWrap/>
            <w:hideMark/>
          </w:tcPr>
          <w:p w14:paraId="5EF8BD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0,00251395</w:t>
            </w:r>
          </w:p>
        </w:tc>
        <w:tc>
          <w:tcPr>
            <w:tcW w:w="1751" w:type="dxa"/>
            <w:noWrap/>
            <w:hideMark/>
          </w:tcPr>
          <w:p w14:paraId="077D1B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6,5174E-06</w:t>
            </w:r>
          </w:p>
        </w:tc>
      </w:tr>
      <w:tr w:rsidR="0018738B" w:rsidRPr="0018738B" w14:paraId="0989AF74" w14:textId="77777777" w:rsidTr="00B07780">
        <w:trPr>
          <w:trHeight w:val="288"/>
        </w:trPr>
        <w:tc>
          <w:tcPr>
            <w:tcW w:w="473" w:type="dxa"/>
            <w:noWrap/>
            <w:hideMark/>
          </w:tcPr>
          <w:p w14:paraId="6AB0B82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w:t>
            </w:r>
          </w:p>
        </w:tc>
        <w:tc>
          <w:tcPr>
            <w:tcW w:w="844" w:type="dxa"/>
            <w:noWrap/>
            <w:hideMark/>
          </w:tcPr>
          <w:p w14:paraId="1895E6B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754" w:type="dxa"/>
            <w:noWrap/>
            <w:hideMark/>
          </w:tcPr>
          <w:p w14:paraId="49C0006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1047" w:type="dxa"/>
            <w:noWrap/>
            <w:hideMark/>
          </w:tcPr>
          <w:p w14:paraId="65DD0D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918" w:type="dxa"/>
            <w:noWrap/>
            <w:hideMark/>
          </w:tcPr>
          <w:p w14:paraId="6C50087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1589" w:type="dxa"/>
            <w:noWrap/>
            <w:hideMark/>
          </w:tcPr>
          <w:p w14:paraId="556173C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0,00227826</w:t>
            </w:r>
          </w:p>
        </w:tc>
        <w:tc>
          <w:tcPr>
            <w:tcW w:w="1790" w:type="dxa"/>
            <w:noWrap/>
            <w:hideMark/>
          </w:tcPr>
          <w:p w14:paraId="16A37C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0,0021997</w:t>
            </w:r>
          </w:p>
        </w:tc>
        <w:tc>
          <w:tcPr>
            <w:tcW w:w="1751" w:type="dxa"/>
            <w:noWrap/>
            <w:hideMark/>
          </w:tcPr>
          <w:p w14:paraId="18DDA1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5,0115E-06</w:t>
            </w:r>
          </w:p>
        </w:tc>
      </w:tr>
      <w:tr w:rsidR="0018738B" w:rsidRPr="0018738B" w14:paraId="2396379E" w14:textId="77777777" w:rsidTr="00B07780">
        <w:trPr>
          <w:trHeight w:val="288"/>
        </w:trPr>
        <w:tc>
          <w:tcPr>
            <w:tcW w:w="473" w:type="dxa"/>
            <w:noWrap/>
            <w:hideMark/>
          </w:tcPr>
          <w:p w14:paraId="021CA39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844" w:type="dxa"/>
            <w:noWrap/>
            <w:hideMark/>
          </w:tcPr>
          <w:p w14:paraId="1FBCEFB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754" w:type="dxa"/>
            <w:noWrap/>
            <w:hideMark/>
          </w:tcPr>
          <w:p w14:paraId="2E45E0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47" w:type="dxa"/>
            <w:noWrap/>
            <w:hideMark/>
          </w:tcPr>
          <w:p w14:paraId="49B9101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5BABA4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noWrap/>
            <w:hideMark/>
          </w:tcPr>
          <w:p w14:paraId="62C990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noWrap/>
            <w:hideMark/>
          </w:tcPr>
          <w:p w14:paraId="69CBC39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noWrap/>
            <w:hideMark/>
          </w:tcPr>
          <w:p w14:paraId="491AC8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439F8CA0" w14:textId="77777777" w:rsidTr="00B07780">
        <w:trPr>
          <w:trHeight w:val="288"/>
        </w:trPr>
        <w:tc>
          <w:tcPr>
            <w:tcW w:w="473" w:type="dxa"/>
            <w:noWrap/>
            <w:hideMark/>
          </w:tcPr>
          <w:p w14:paraId="54E06564"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47</w:t>
            </w:r>
          </w:p>
        </w:tc>
        <w:tc>
          <w:tcPr>
            <w:tcW w:w="844" w:type="dxa"/>
            <w:noWrap/>
            <w:hideMark/>
          </w:tcPr>
          <w:p w14:paraId="3F9E819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754" w:type="dxa"/>
            <w:noWrap/>
            <w:hideMark/>
          </w:tcPr>
          <w:p w14:paraId="3EDF97D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47" w:type="dxa"/>
            <w:noWrap/>
            <w:hideMark/>
          </w:tcPr>
          <w:p w14:paraId="22D1D0B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664148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noWrap/>
            <w:hideMark/>
          </w:tcPr>
          <w:p w14:paraId="7184B47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noWrap/>
            <w:hideMark/>
          </w:tcPr>
          <w:p w14:paraId="0B0D54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noWrap/>
            <w:hideMark/>
          </w:tcPr>
          <w:p w14:paraId="1978A00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7A8F91DA" w14:textId="77777777" w:rsidTr="00B07780">
        <w:trPr>
          <w:trHeight w:val="288"/>
        </w:trPr>
        <w:tc>
          <w:tcPr>
            <w:tcW w:w="473" w:type="dxa"/>
            <w:noWrap/>
            <w:hideMark/>
          </w:tcPr>
          <w:p w14:paraId="5AE2A16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844" w:type="dxa"/>
            <w:noWrap/>
            <w:hideMark/>
          </w:tcPr>
          <w:p w14:paraId="4357C17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754" w:type="dxa"/>
            <w:noWrap/>
            <w:hideMark/>
          </w:tcPr>
          <w:p w14:paraId="18A6D20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047" w:type="dxa"/>
            <w:noWrap/>
            <w:hideMark/>
          </w:tcPr>
          <w:p w14:paraId="52D3DC1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24AF22C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1589" w:type="dxa"/>
            <w:noWrap/>
            <w:hideMark/>
          </w:tcPr>
          <w:p w14:paraId="6DD58C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90" w:type="dxa"/>
            <w:noWrap/>
            <w:hideMark/>
          </w:tcPr>
          <w:p w14:paraId="3488496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0,00172834</w:t>
            </w:r>
          </w:p>
        </w:tc>
        <w:tc>
          <w:tcPr>
            <w:tcW w:w="1751" w:type="dxa"/>
            <w:noWrap/>
            <w:hideMark/>
          </w:tcPr>
          <w:p w14:paraId="6B74CAA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2,8514E-06</w:t>
            </w:r>
          </w:p>
        </w:tc>
      </w:tr>
      <w:tr w:rsidR="0018738B" w:rsidRPr="0018738B" w14:paraId="150E6291" w14:textId="77777777" w:rsidTr="00B07780">
        <w:trPr>
          <w:trHeight w:val="288"/>
        </w:trPr>
        <w:tc>
          <w:tcPr>
            <w:tcW w:w="473" w:type="dxa"/>
            <w:noWrap/>
            <w:hideMark/>
          </w:tcPr>
          <w:p w14:paraId="70DB5E1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844" w:type="dxa"/>
            <w:noWrap/>
            <w:hideMark/>
          </w:tcPr>
          <w:p w14:paraId="2AB588F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754" w:type="dxa"/>
            <w:noWrap/>
            <w:hideMark/>
          </w:tcPr>
          <w:p w14:paraId="1154929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47" w:type="dxa"/>
            <w:noWrap/>
            <w:hideMark/>
          </w:tcPr>
          <w:p w14:paraId="7488BEC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918" w:type="dxa"/>
            <w:noWrap/>
            <w:hideMark/>
          </w:tcPr>
          <w:p w14:paraId="3D0B2E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589" w:type="dxa"/>
            <w:noWrap/>
            <w:hideMark/>
          </w:tcPr>
          <w:p w14:paraId="70F4B7F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noWrap/>
            <w:hideMark/>
          </w:tcPr>
          <w:p w14:paraId="774290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51" w:type="dxa"/>
            <w:noWrap/>
            <w:hideMark/>
          </w:tcPr>
          <w:p w14:paraId="4F9EAAE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2,5922E-06</w:t>
            </w:r>
          </w:p>
        </w:tc>
      </w:tr>
      <w:tr w:rsidR="0018738B" w:rsidRPr="0018738B" w14:paraId="35D0C306" w14:textId="77777777" w:rsidTr="00B07780">
        <w:trPr>
          <w:trHeight w:val="288"/>
        </w:trPr>
        <w:tc>
          <w:tcPr>
            <w:tcW w:w="473" w:type="dxa"/>
            <w:noWrap/>
            <w:hideMark/>
          </w:tcPr>
          <w:p w14:paraId="63E80C92"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w:t>
            </w:r>
          </w:p>
        </w:tc>
        <w:tc>
          <w:tcPr>
            <w:tcW w:w="844" w:type="dxa"/>
            <w:noWrap/>
            <w:hideMark/>
          </w:tcPr>
          <w:p w14:paraId="58372A3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754" w:type="dxa"/>
            <w:noWrap/>
            <w:hideMark/>
          </w:tcPr>
          <w:p w14:paraId="575B260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47" w:type="dxa"/>
            <w:noWrap/>
            <w:hideMark/>
          </w:tcPr>
          <w:p w14:paraId="5ECF585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918" w:type="dxa"/>
            <w:noWrap/>
            <w:hideMark/>
          </w:tcPr>
          <w:p w14:paraId="537C4A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1589" w:type="dxa"/>
            <w:noWrap/>
            <w:hideMark/>
          </w:tcPr>
          <w:p w14:paraId="623B909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noWrap/>
            <w:hideMark/>
          </w:tcPr>
          <w:p w14:paraId="2226CD2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0,00125697</w:t>
            </w:r>
          </w:p>
        </w:tc>
        <w:tc>
          <w:tcPr>
            <w:tcW w:w="1751" w:type="dxa"/>
            <w:noWrap/>
            <w:hideMark/>
          </w:tcPr>
          <w:p w14:paraId="4599BC1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1,975E-06</w:t>
            </w:r>
          </w:p>
        </w:tc>
      </w:tr>
      <w:tr w:rsidR="0018738B" w:rsidRPr="0018738B" w14:paraId="37C9F08C" w14:textId="77777777" w:rsidTr="00B07780">
        <w:trPr>
          <w:trHeight w:val="288"/>
        </w:trPr>
        <w:tc>
          <w:tcPr>
            <w:tcW w:w="473" w:type="dxa"/>
            <w:noWrap/>
            <w:hideMark/>
          </w:tcPr>
          <w:p w14:paraId="24D697C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844" w:type="dxa"/>
            <w:noWrap/>
            <w:hideMark/>
          </w:tcPr>
          <w:p w14:paraId="57892B3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754" w:type="dxa"/>
            <w:noWrap/>
            <w:hideMark/>
          </w:tcPr>
          <w:p w14:paraId="444AF3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47" w:type="dxa"/>
            <w:noWrap/>
            <w:hideMark/>
          </w:tcPr>
          <w:p w14:paraId="0A7438B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27B106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noWrap/>
            <w:hideMark/>
          </w:tcPr>
          <w:p w14:paraId="4D520DB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noWrap/>
            <w:hideMark/>
          </w:tcPr>
          <w:p w14:paraId="5FE4594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noWrap/>
            <w:hideMark/>
          </w:tcPr>
          <w:p w14:paraId="5641DD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539DFA19" w14:textId="77777777" w:rsidTr="00B07780">
        <w:trPr>
          <w:trHeight w:val="288"/>
        </w:trPr>
        <w:tc>
          <w:tcPr>
            <w:tcW w:w="473" w:type="dxa"/>
            <w:noWrap/>
            <w:hideMark/>
          </w:tcPr>
          <w:p w14:paraId="591E06D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52</w:t>
            </w:r>
          </w:p>
        </w:tc>
        <w:tc>
          <w:tcPr>
            <w:tcW w:w="844" w:type="dxa"/>
            <w:noWrap/>
            <w:hideMark/>
          </w:tcPr>
          <w:p w14:paraId="6FFA74F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754" w:type="dxa"/>
            <w:noWrap/>
            <w:hideMark/>
          </w:tcPr>
          <w:p w14:paraId="7665633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47" w:type="dxa"/>
            <w:noWrap/>
            <w:hideMark/>
          </w:tcPr>
          <w:p w14:paraId="2A9D412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6DD84F5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noWrap/>
            <w:hideMark/>
          </w:tcPr>
          <w:p w14:paraId="1E690A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noWrap/>
            <w:hideMark/>
          </w:tcPr>
          <w:p w14:paraId="3ECABCA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noWrap/>
            <w:hideMark/>
          </w:tcPr>
          <w:p w14:paraId="02B422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7641940A" w14:textId="77777777" w:rsidTr="00B07780">
        <w:trPr>
          <w:trHeight w:val="288"/>
        </w:trPr>
        <w:tc>
          <w:tcPr>
            <w:tcW w:w="473" w:type="dxa"/>
            <w:noWrap/>
            <w:hideMark/>
          </w:tcPr>
          <w:p w14:paraId="6E90757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w:t>
            </w:r>
          </w:p>
        </w:tc>
        <w:tc>
          <w:tcPr>
            <w:tcW w:w="844" w:type="dxa"/>
            <w:noWrap/>
            <w:hideMark/>
          </w:tcPr>
          <w:p w14:paraId="36F8162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w:t>
            </w:r>
          </w:p>
        </w:tc>
        <w:tc>
          <w:tcPr>
            <w:tcW w:w="754" w:type="dxa"/>
            <w:noWrap/>
            <w:hideMark/>
          </w:tcPr>
          <w:p w14:paraId="6677873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1047" w:type="dxa"/>
            <w:noWrap/>
            <w:hideMark/>
          </w:tcPr>
          <w:p w14:paraId="128A9A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918" w:type="dxa"/>
            <w:noWrap/>
            <w:hideMark/>
          </w:tcPr>
          <w:p w14:paraId="6A682E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39CA01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0,00133553</w:t>
            </w:r>
          </w:p>
        </w:tc>
        <w:tc>
          <w:tcPr>
            <w:tcW w:w="1790" w:type="dxa"/>
            <w:noWrap/>
            <w:hideMark/>
          </w:tcPr>
          <w:p w14:paraId="15BAFA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4118FA2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1,0492E-06</w:t>
            </w:r>
          </w:p>
        </w:tc>
      </w:tr>
      <w:tr w:rsidR="0018738B" w:rsidRPr="0018738B" w14:paraId="7270BEC2" w14:textId="77777777" w:rsidTr="00B07780">
        <w:trPr>
          <w:trHeight w:val="288"/>
        </w:trPr>
        <w:tc>
          <w:tcPr>
            <w:tcW w:w="473" w:type="dxa"/>
            <w:noWrap/>
            <w:hideMark/>
          </w:tcPr>
          <w:p w14:paraId="4CD936B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54</w:t>
            </w:r>
          </w:p>
        </w:tc>
        <w:tc>
          <w:tcPr>
            <w:tcW w:w="844" w:type="dxa"/>
            <w:noWrap/>
            <w:hideMark/>
          </w:tcPr>
          <w:p w14:paraId="4415310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754" w:type="dxa"/>
            <w:noWrap/>
            <w:hideMark/>
          </w:tcPr>
          <w:p w14:paraId="7C076B0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47" w:type="dxa"/>
            <w:noWrap/>
            <w:hideMark/>
          </w:tcPr>
          <w:p w14:paraId="43A1EB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918" w:type="dxa"/>
            <w:noWrap/>
            <w:hideMark/>
          </w:tcPr>
          <w:p w14:paraId="35CC90E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589" w:type="dxa"/>
            <w:noWrap/>
            <w:hideMark/>
          </w:tcPr>
          <w:p w14:paraId="03E00D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noWrap/>
            <w:hideMark/>
          </w:tcPr>
          <w:p w14:paraId="456D970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51" w:type="dxa"/>
            <w:noWrap/>
            <w:hideMark/>
          </w:tcPr>
          <w:p w14:paraId="1846E29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1,3887E-06</w:t>
            </w:r>
          </w:p>
        </w:tc>
      </w:tr>
      <w:tr w:rsidR="0018738B" w:rsidRPr="0018738B" w14:paraId="0F80FAC7" w14:textId="77777777" w:rsidTr="00B07780">
        <w:trPr>
          <w:trHeight w:val="288"/>
        </w:trPr>
        <w:tc>
          <w:tcPr>
            <w:tcW w:w="473" w:type="dxa"/>
            <w:noWrap/>
            <w:hideMark/>
          </w:tcPr>
          <w:p w14:paraId="6A52FFE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w:t>
            </w:r>
          </w:p>
        </w:tc>
        <w:tc>
          <w:tcPr>
            <w:tcW w:w="844" w:type="dxa"/>
            <w:noWrap/>
            <w:hideMark/>
          </w:tcPr>
          <w:p w14:paraId="0D2F27B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754" w:type="dxa"/>
            <w:noWrap/>
            <w:hideMark/>
          </w:tcPr>
          <w:p w14:paraId="651279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47" w:type="dxa"/>
            <w:noWrap/>
            <w:hideMark/>
          </w:tcPr>
          <w:p w14:paraId="10D2F3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918" w:type="dxa"/>
            <w:noWrap/>
            <w:hideMark/>
          </w:tcPr>
          <w:p w14:paraId="07E2FF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1589" w:type="dxa"/>
            <w:noWrap/>
            <w:hideMark/>
          </w:tcPr>
          <w:p w14:paraId="2A75140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noWrap/>
            <w:hideMark/>
          </w:tcPr>
          <w:p w14:paraId="688F5E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0,00109985</w:t>
            </w:r>
          </w:p>
        </w:tc>
        <w:tc>
          <w:tcPr>
            <w:tcW w:w="1751" w:type="dxa"/>
            <w:noWrap/>
            <w:hideMark/>
          </w:tcPr>
          <w:p w14:paraId="5F1A502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1,2961E-06</w:t>
            </w:r>
          </w:p>
        </w:tc>
      </w:tr>
      <w:tr w:rsidR="0018738B" w:rsidRPr="0018738B" w14:paraId="21446B8A" w14:textId="77777777" w:rsidTr="00B07780">
        <w:trPr>
          <w:trHeight w:val="288"/>
        </w:trPr>
        <w:tc>
          <w:tcPr>
            <w:tcW w:w="473" w:type="dxa"/>
            <w:noWrap/>
            <w:hideMark/>
          </w:tcPr>
          <w:p w14:paraId="6221504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56</w:t>
            </w:r>
          </w:p>
        </w:tc>
        <w:tc>
          <w:tcPr>
            <w:tcW w:w="844" w:type="dxa"/>
            <w:noWrap/>
            <w:hideMark/>
          </w:tcPr>
          <w:p w14:paraId="33117F2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1488A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47" w:type="dxa"/>
            <w:noWrap/>
            <w:hideMark/>
          </w:tcPr>
          <w:p w14:paraId="16F5862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noWrap/>
            <w:hideMark/>
          </w:tcPr>
          <w:p w14:paraId="642918A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17A2BFB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noWrap/>
            <w:hideMark/>
          </w:tcPr>
          <w:p w14:paraId="59A29B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4E229F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7FF192B6" w14:textId="77777777" w:rsidTr="00B07780">
        <w:trPr>
          <w:trHeight w:val="288"/>
        </w:trPr>
        <w:tc>
          <w:tcPr>
            <w:tcW w:w="473" w:type="dxa"/>
            <w:noWrap/>
            <w:hideMark/>
          </w:tcPr>
          <w:p w14:paraId="58DE4853"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w:t>
            </w:r>
          </w:p>
        </w:tc>
        <w:tc>
          <w:tcPr>
            <w:tcW w:w="844" w:type="dxa"/>
            <w:noWrap/>
            <w:hideMark/>
          </w:tcPr>
          <w:p w14:paraId="6289850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0C10E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47" w:type="dxa"/>
            <w:noWrap/>
            <w:hideMark/>
          </w:tcPr>
          <w:p w14:paraId="1946A3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noWrap/>
            <w:hideMark/>
          </w:tcPr>
          <w:p w14:paraId="45FC79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01BD40C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noWrap/>
            <w:hideMark/>
          </w:tcPr>
          <w:p w14:paraId="546B676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376A31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66C11746" w14:textId="77777777" w:rsidTr="00B07780">
        <w:trPr>
          <w:trHeight w:val="288"/>
        </w:trPr>
        <w:tc>
          <w:tcPr>
            <w:tcW w:w="473" w:type="dxa"/>
            <w:noWrap/>
            <w:hideMark/>
          </w:tcPr>
          <w:p w14:paraId="71963E1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w:t>
            </w:r>
          </w:p>
        </w:tc>
        <w:tc>
          <w:tcPr>
            <w:tcW w:w="844" w:type="dxa"/>
            <w:noWrap/>
            <w:hideMark/>
          </w:tcPr>
          <w:p w14:paraId="2BD9AAE3"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754" w:type="dxa"/>
            <w:noWrap/>
            <w:hideMark/>
          </w:tcPr>
          <w:p w14:paraId="587DA3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47" w:type="dxa"/>
            <w:noWrap/>
            <w:hideMark/>
          </w:tcPr>
          <w:p w14:paraId="67059BC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noWrap/>
            <w:hideMark/>
          </w:tcPr>
          <w:p w14:paraId="5D36DA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noWrap/>
            <w:hideMark/>
          </w:tcPr>
          <w:p w14:paraId="1C7756D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noWrap/>
            <w:hideMark/>
          </w:tcPr>
          <w:p w14:paraId="294BF2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noWrap/>
            <w:hideMark/>
          </w:tcPr>
          <w:p w14:paraId="619330B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C8759B6" w14:textId="77777777" w:rsidTr="00B07780">
        <w:trPr>
          <w:trHeight w:val="288"/>
        </w:trPr>
        <w:tc>
          <w:tcPr>
            <w:tcW w:w="473" w:type="dxa"/>
            <w:noWrap/>
            <w:hideMark/>
          </w:tcPr>
          <w:p w14:paraId="18A6D21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w:t>
            </w:r>
          </w:p>
        </w:tc>
        <w:tc>
          <w:tcPr>
            <w:tcW w:w="844" w:type="dxa"/>
            <w:noWrap/>
            <w:hideMark/>
          </w:tcPr>
          <w:p w14:paraId="52D77BC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2FB4419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47" w:type="dxa"/>
            <w:noWrap/>
            <w:hideMark/>
          </w:tcPr>
          <w:p w14:paraId="3144C5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noWrap/>
            <w:hideMark/>
          </w:tcPr>
          <w:p w14:paraId="364B27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noWrap/>
            <w:hideMark/>
          </w:tcPr>
          <w:p w14:paraId="7C44BE1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noWrap/>
            <w:hideMark/>
          </w:tcPr>
          <w:p w14:paraId="743E82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noWrap/>
            <w:hideMark/>
          </w:tcPr>
          <w:p w14:paraId="1D262C8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8208B04" w14:textId="77777777" w:rsidTr="00B07780">
        <w:trPr>
          <w:trHeight w:val="288"/>
        </w:trPr>
        <w:tc>
          <w:tcPr>
            <w:tcW w:w="473" w:type="dxa"/>
            <w:noWrap/>
            <w:hideMark/>
          </w:tcPr>
          <w:p w14:paraId="4F89821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844" w:type="dxa"/>
            <w:noWrap/>
            <w:hideMark/>
          </w:tcPr>
          <w:p w14:paraId="694FB60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754" w:type="dxa"/>
            <w:noWrap/>
            <w:hideMark/>
          </w:tcPr>
          <w:p w14:paraId="3207A51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47" w:type="dxa"/>
            <w:noWrap/>
            <w:hideMark/>
          </w:tcPr>
          <w:p w14:paraId="6A55BF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918" w:type="dxa"/>
            <w:noWrap/>
            <w:hideMark/>
          </w:tcPr>
          <w:p w14:paraId="76AE974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1589" w:type="dxa"/>
            <w:noWrap/>
            <w:hideMark/>
          </w:tcPr>
          <w:p w14:paraId="22EEE47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noWrap/>
            <w:hideMark/>
          </w:tcPr>
          <w:p w14:paraId="41BEDF4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0,00047137</w:t>
            </w:r>
          </w:p>
        </w:tc>
        <w:tc>
          <w:tcPr>
            <w:tcW w:w="1751" w:type="dxa"/>
            <w:noWrap/>
            <w:hideMark/>
          </w:tcPr>
          <w:p w14:paraId="528875E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2,5922E-07</w:t>
            </w:r>
          </w:p>
        </w:tc>
      </w:tr>
      <w:tr w:rsidR="0018738B" w:rsidRPr="0018738B" w14:paraId="0C4FDB90" w14:textId="77777777" w:rsidTr="00B07780">
        <w:trPr>
          <w:trHeight w:val="288"/>
        </w:trPr>
        <w:tc>
          <w:tcPr>
            <w:tcW w:w="473" w:type="dxa"/>
            <w:noWrap/>
            <w:hideMark/>
          </w:tcPr>
          <w:p w14:paraId="7381FFB4"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lastRenderedPageBreak/>
              <w:t>61</w:t>
            </w:r>
          </w:p>
        </w:tc>
        <w:tc>
          <w:tcPr>
            <w:tcW w:w="844" w:type="dxa"/>
            <w:noWrap/>
            <w:hideMark/>
          </w:tcPr>
          <w:p w14:paraId="5D3B81C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754" w:type="dxa"/>
            <w:noWrap/>
            <w:hideMark/>
          </w:tcPr>
          <w:p w14:paraId="4EEE33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47" w:type="dxa"/>
            <w:noWrap/>
            <w:hideMark/>
          </w:tcPr>
          <w:p w14:paraId="233183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noWrap/>
            <w:hideMark/>
          </w:tcPr>
          <w:p w14:paraId="3D844BD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noWrap/>
            <w:hideMark/>
          </w:tcPr>
          <w:p w14:paraId="175F70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noWrap/>
            <w:hideMark/>
          </w:tcPr>
          <w:p w14:paraId="437AD49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noWrap/>
            <w:hideMark/>
          </w:tcPr>
          <w:p w14:paraId="5A3A5EB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7506623E" w14:textId="77777777" w:rsidTr="00B07780">
        <w:trPr>
          <w:trHeight w:val="288"/>
        </w:trPr>
        <w:tc>
          <w:tcPr>
            <w:tcW w:w="473" w:type="dxa"/>
            <w:noWrap/>
            <w:hideMark/>
          </w:tcPr>
          <w:p w14:paraId="6EA6D15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844" w:type="dxa"/>
            <w:noWrap/>
            <w:hideMark/>
          </w:tcPr>
          <w:p w14:paraId="10B8FE8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754" w:type="dxa"/>
            <w:noWrap/>
            <w:hideMark/>
          </w:tcPr>
          <w:p w14:paraId="240821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47" w:type="dxa"/>
            <w:noWrap/>
            <w:hideMark/>
          </w:tcPr>
          <w:p w14:paraId="66FB3E9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noWrap/>
            <w:hideMark/>
          </w:tcPr>
          <w:p w14:paraId="4F9DEF9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589" w:type="dxa"/>
            <w:noWrap/>
            <w:hideMark/>
          </w:tcPr>
          <w:p w14:paraId="78FC620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noWrap/>
            <w:hideMark/>
          </w:tcPr>
          <w:p w14:paraId="054A2E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51" w:type="dxa"/>
            <w:noWrap/>
            <w:hideMark/>
          </w:tcPr>
          <w:p w14:paraId="09D6159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5962F434" w14:textId="77777777" w:rsidTr="00B07780">
        <w:trPr>
          <w:trHeight w:val="288"/>
        </w:trPr>
        <w:tc>
          <w:tcPr>
            <w:tcW w:w="473" w:type="dxa"/>
            <w:noWrap/>
            <w:hideMark/>
          </w:tcPr>
          <w:p w14:paraId="10F3ED6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844" w:type="dxa"/>
            <w:noWrap/>
            <w:hideMark/>
          </w:tcPr>
          <w:p w14:paraId="78E7F6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75E150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47" w:type="dxa"/>
            <w:noWrap/>
            <w:hideMark/>
          </w:tcPr>
          <w:p w14:paraId="5FCAC4C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918" w:type="dxa"/>
            <w:noWrap/>
            <w:hideMark/>
          </w:tcPr>
          <w:p w14:paraId="00EC87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noWrap/>
            <w:hideMark/>
          </w:tcPr>
          <w:p w14:paraId="0D1229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noWrap/>
            <w:hideMark/>
          </w:tcPr>
          <w:p w14:paraId="0CC9DD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noWrap/>
            <w:hideMark/>
          </w:tcPr>
          <w:p w14:paraId="37447C5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1,5429E-07</w:t>
            </w:r>
          </w:p>
        </w:tc>
      </w:tr>
      <w:tr w:rsidR="0018738B" w:rsidRPr="0018738B" w14:paraId="72790451" w14:textId="77777777" w:rsidTr="00B07780">
        <w:trPr>
          <w:trHeight w:val="288"/>
        </w:trPr>
        <w:tc>
          <w:tcPr>
            <w:tcW w:w="473" w:type="dxa"/>
            <w:noWrap/>
            <w:hideMark/>
          </w:tcPr>
          <w:p w14:paraId="443F41E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64</w:t>
            </w:r>
          </w:p>
        </w:tc>
        <w:tc>
          <w:tcPr>
            <w:tcW w:w="844" w:type="dxa"/>
            <w:noWrap/>
            <w:hideMark/>
          </w:tcPr>
          <w:p w14:paraId="49D06B6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BB412A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047" w:type="dxa"/>
            <w:noWrap/>
            <w:hideMark/>
          </w:tcPr>
          <w:p w14:paraId="263C3C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918" w:type="dxa"/>
            <w:noWrap/>
            <w:hideMark/>
          </w:tcPr>
          <w:p w14:paraId="6FF55DC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589" w:type="dxa"/>
            <w:noWrap/>
            <w:hideMark/>
          </w:tcPr>
          <w:p w14:paraId="331BD5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90" w:type="dxa"/>
            <w:noWrap/>
            <w:hideMark/>
          </w:tcPr>
          <w:p w14:paraId="4DDFC48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51" w:type="dxa"/>
            <w:noWrap/>
            <w:hideMark/>
          </w:tcPr>
          <w:p w14:paraId="1C8341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5,5546E-08</w:t>
            </w:r>
          </w:p>
        </w:tc>
      </w:tr>
      <w:tr w:rsidR="0018738B" w:rsidRPr="0018738B" w14:paraId="2D06D34E" w14:textId="77777777" w:rsidTr="00B07780">
        <w:trPr>
          <w:trHeight w:val="288"/>
        </w:trPr>
        <w:tc>
          <w:tcPr>
            <w:tcW w:w="473" w:type="dxa"/>
            <w:noWrap/>
            <w:hideMark/>
          </w:tcPr>
          <w:p w14:paraId="27A780E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w:t>
            </w:r>
          </w:p>
        </w:tc>
        <w:tc>
          <w:tcPr>
            <w:tcW w:w="844" w:type="dxa"/>
            <w:noWrap/>
            <w:hideMark/>
          </w:tcPr>
          <w:p w14:paraId="6009D45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754" w:type="dxa"/>
            <w:noWrap/>
            <w:hideMark/>
          </w:tcPr>
          <w:p w14:paraId="7424226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47" w:type="dxa"/>
            <w:noWrap/>
            <w:hideMark/>
          </w:tcPr>
          <w:p w14:paraId="29490C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noWrap/>
            <w:hideMark/>
          </w:tcPr>
          <w:p w14:paraId="7269F76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noWrap/>
            <w:hideMark/>
          </w:tcPr>
          <w:p w14:paraId="664540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noWrap/>
            <w:hideMark/>
          </w:tcPr>
          <w:p w14:paraId="09BFA2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noWrap/>
            <w:hideMark/>
          </w:tcPr>
          <w:p w14:paraId="17B8F11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0AA1FD2B" w14:textId="77777777" w:rsidTr="00B07780">
        <w:trPr>
          <w:trHeight w:val="288"/>
        </w:trPr>
        <w:tc>
          <w:tcPr>
            <w:tcW w:w="473" w:type="dxa"/>
            <w:noWrap/>
            <w:hideMark/>
          </w:tcPr>
          <w:p w14:paraId="79E5352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844" w:type="dxa"/>
            <w:noWrap/>
            <w:hideMark/>
          </w:tcPr>
          <w:p w14:paraId="6934B62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754" w:type="dxa"/>
            <w:noWrap/>
            <w:hideMark/>
          </w:tcPr>
          <w:p w14:paraId="263D4E7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47" w:type="dxa"/>
            <w:noWrap/>
            <w:hideMark/>
          </w:tcPr>
          <w:p w14:paraId="18F8D4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noWrap/>
            <w:hideMark/>
          </w:tcPr>
          <w:p w14:paraId="1CED8F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noWrap/>
            <w:hideMark/>
          </w:tcPr>
          <w:p w14:paraId="60B5B1E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noWrap/>
            <w:hideMark/>
          </w:tcPr>
          <w:p w14:paraId="357705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noWrap/>
            <w:hideMark/>
          </w:tcPr>
          <w:p w14:paraId="320F28E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03EA5F3" w14:textId="77777777" w:rsidTr="00B07780">
        <w:trPr>
          <w:trHeight w:val="288"/>
        </w:trPr>
        <w:tc>
          <w:tcPr>
            <w:tcW w:w="473" w:type="dxa"/>
            <w:noWrap/>
            <w:hideMark/>
          </w:tcPr>
          <w:p w14:paraId="037A11C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67</w:t>
            </w:r>
          </w:p>
        </w:tc>
        <w:tc>
          <w:tcPr>
            <w:tcW w:w="844" w:type="dxa"/>
            <w:noWrap/>
            <w:hideMark/>
          </w:tcPr>
          <w:p w14:paraId="7D08806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A3358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2EC9642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7F14D8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5DD300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02C120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4611B4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2CAED23C" w14:textId="77777777" w:rsidTr="00B07780">
        <w:trPr>
          <w:trHeight w:val="288"/>
        </w:trPr>
        <w:tc>
          <w:tcPr>
            <w:tcW w:w="473" w:type="dxa"/>
            <w:noWrap/>
            <w:hideMark/>
          </w:tcPr>
          <w:p w14:paraId="6E7119B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68</w:t>
            </w:r>
          </w:p>
        </w:tc>
        <w:tc>
          <w:tcPr>
            <w:tcW w:w="844" w:type="dxa"/>
            <w:noWrap/>
            <w:hideMark/>
          </w:tcPr>
          <w:p w14:paraId="03F380E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754" w:type="dxa"/>
            <w:noWrap/>
            <w:hideMark/>
          </w:tcPr>
          <w:p w14:paraId="2FA5037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68820A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5FEBD5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755C820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78F4DF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653491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50612847" w14:textId="77777777" w:rsidTr="00B07780">
        <w:trPr>
          <w:trHeight w:val="288"/>
        </w:trPr>
        <w:tc>
          <w:tcPr>
            <w:tcW w:w="473" w:type="dxa"/>
            <w:noWrap/>
            <w:hideMark/>
          </w:tcPr>
          <w:p w14:paraId="49C4081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844" w:type="dxa"/>
            <w:noWrap/>
            <w:hideMark/>
          </w:tcPr>
          <w:p w14:paraId="007707F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717A40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79FB66A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3C9D848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1589" w:type="dxa"/>
            <w:noWrap/>
            <w:hideMark/>
          </w:tcPr>
          <w:p w14:paraId="01F339D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AFEC96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0,00031424</w:t>
            </w:r>
          </w:p>
        </w:tc>
        <w:tc>
          <w:tcPr>
            <w:tcW w:w="1751" w:type="dxa"/>
            <w:noWrap/>
            <w:hideMark/>
          </w:tcPr>
          <w:p w14:paraId="4B81DF5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2AD331E" w14:textId="77777777" w:rsidTr="00B07780">
        <w:trPr>
          <w:trHeight w:val="288"/>
        </w:trPr>
        <w:tc>
          <w:tcPr>
            <w:tcW w:w="473" w:type="dxa"/>
            <w:noWrap/>
            <w:hideMark/>
          </w:tcPr>
          <w:p w14:paraId="3A52FD5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70</w:t>
            </w:r>
          </w:p>
        </w:tc>
        <w:tc>
          <w:tcPr>
            <w:tcW w:w="844" w:type="dxa"/>
            <w:noWrap/>
            <w:hideMark/>
          </w:tcPr>
          <w:p w14:paraId="1CCCD7E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754" w:type="dxa"/>
            <w:noWrap/>
            <w:hideMark/>
          </w:tcPr>
          <w:p w14:paraId="7982A93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24A221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7AE2B4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662301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7F34DC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7BFCF76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65C0F875" w14:textId="77777777" w:rsidTr="00B07780">
        <w:trPr>
          <w:trHeight w:val="288"/>
        </w:trPr>
        <w:tc>
          <w:tcPr>
            <w:tcW w:w="473" w:type="dxa"/>
            <w:noWrap/>
            <w:hideMark/>
          </w:tcPr>
          <w:p w14:paraId="398EDEF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844" w:type="dxa"/>
            <w:noWrap/>
            <w:hideMark/>
          </w:tcPr>
          <w:p w14:paraId="390D68A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754" w:type="dxa"/>
            <w:noWrap/>
            <w:hideMark/>
          </w:tcPr>
          <w:p w14:paraId="52739E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388F204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65D599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4E6745E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AF1F02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5E9719A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bl>
    <w:p w14:paraId="1A476B08" w14:textId="40E1DCE9" w:rsidR="00FA360B" w:rsidRDefault="00FA360B" w:rsidP="00816AB7"/>
    <w:p w14:paraId="33E4A9AB" w14:textId="38AF716C" w:rsidR="00FA360B" w:rsidRDefault="00B07780" w:rsidP="00816AB7">
      <w:r>
        <w:t xml:space="preserve">En la ecuación </w:t>
      </w:r>
      <w:r>
        <w:fldChar w:fldCharType="begin"/>
      </w:r>
      <w:r>
        <w:instrText xml:space="preserve"> REF _Ref199510834 \h </w:instrText>
      </w:r>
      <w:r>
        <w:fldChar w:fldCharType="separate"/>
      </w:r>
      <w:r w:rsidR="00C9395B">
        <w:t>(</w:t>
      </w:r>
      <w:r w:rsidR="00C9395B">
        <w:rPr>
          <w:noProof/>
        </w:rPr>
        <w:t>20</w:t>
      </w:r>
      <w:r w:rsidR="00C9395B">
        <w:t>)</w:t>
      </w:r>
      <w:r>
        <w:fldChar w:fldCharType="end"/>
      </w:r>
      <w:r>
        <w:t xml:space="preserve">, tenemos el resultado de </w:t>
      </w:r>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Pr>
          <w:rFonts w:eastAsiaTheme="minorEastAsia"/>
          <w:b/>
          <w:bCs/>
          <w:sz w:val="22"/>
          <w:lang w:eastAsia="es-BO"/>
        </w:rPr>
        <w:t xml:space="preserve">, </w:t>
      </w:r>
      <w:r>
        <w:rPr>
          <w:rFonts w:eastAsiaTheme="minorEastAsia"/>
          <w:sz w:val="22"/>
          <w:lang w:eastAsia="es-BO"/>
        </w:rPr>
        <w:t xml:space="preserve">este resultado nos permitirá calcular Kappa como se ve en la ecuación </w:t>
      </w:r>
      <w:r>
        <w:rPr>
          <w:rFonts w:eastAsiaTheme="minorEastAsia"/>
          <w:sz w:val="22"/>
          <w:lang w:eastAsia="es-BO"/>
        </w:rPr>
        <w:fldChar w:fldCharType="begin"/>
      </w:r>
      <w:r>
        <w:rPr>
          <w:rFonts w:eastAsiaTheme="minorEastAsia"/>
          <w:sz w:val="22"/>
          <w:lang w:eastAsia="es-BO"/>
        </w:rPr>
        <w:instrText xml:space="preserve"> REF _Ref199510896 \h </w:instrText>
      </w:r>
      <w:r>
        <w:rPr>
          <w:rFonts w:eastAsiaTheme="minorEastAsia"/>
          <w:sz w:val="22"/>
          <w:lang w:eastAsia="es-BO"/>
        </w:rPr>
      </w:r>
      <w:r>
        <w:rPr>
          <w:rFonts w:eastAsiaTheme="minorEastAsia"/>
          <w:sz w:val="22"/>
          <w:lang w:eastAsia="es-BO"/>
        </w:rPr>
        <w:fldChar w:fldCharType="separate"/>
      </w:r>
      <w:r w:rsidR="00C9395B">
        <w:t>(</w:t>
      </w:r>
      <w:r w:rsidR="00C9395B">
        <w:rPr>
          <w:noProof/>
        </w:rPr>
        <w:t>21</w:t>
      </w:r>
      <w:r w:rsidR="00C9395B">
        <w:t>)</w:t>
      </w:r>
      <w:r>
        <w:rPr>
          <w:rFonts w:eastAsiaTheme="minorEastAsia"/>
          <w:sz w:val="22"/>
          <w:lang w:eastAsia="es-BO"/>
        </w:rPr>
        <w:fldChar w:fldCharType="end"/>
      </w:r>
      <w:r w:rsidR="00FA360B">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18738B" w14:paraId="4667EA9C" w14:textId="77777777" w:rsidTr="00803348">
        <w:tc>
          <w:tcPr>
            <w:tcW w:w="500" w:type="pct"/>
          </w:tcPr>
          <w:p w14:paraId="5BA73736" w14:textId="77777777" w:rsidR="0018738B" w:rsidRDefault="0018738B" w:rsidP="00803348">
            <w:pPr>
              <w:ind w:firstLine="0"/>
            </w:pPr>
          </w:p>
        </w:tc>
        <w:tc>
          <w:tcPr>
            <w:tcW w:w="4000" w:type="pct"/>
          </w:tcPr>
          <w:p w14:paraId="38FE0329" w14:textId="5045EDB0" w:rsidR="0018738B" w:rsidRDefault="0018738B" w:rsidP="00803348">
            <w:pPr>
              <w:ind w:firstLine="0"/>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r>
                  <m:rPr>
                    <m:sty m:val="bi"/>
                  </m:rPr>
                  <w:rPr>
                    <w:rFonts w:ascii="Cambria Math" w:eastAsia="Times New Roman" w:hAnsi="Cambria Math" w:cs="Calibri"/>
                    <w:sz w:val="22"/>
                    <w:lang w:eastAsia="es-BO"/>
                  </w:rPr>
                  <m:t>= 0,343307911</m:t>
                </m:r>
              </m:oMath>
            </m:oMathPara>
          </w:p>
        </w:tc>
        <w:tc>
          <w:tcPr>
            <w:tcW w:w="500" w:type="pct"/>
          </w:tcPr>
          <w:p w14:paraId="03CC0EFE" w14:textId="3E91FF3E" w:rsidR="0018738B" w:rsidRDefault="0018738B" w:rsidP="00803348">
            <w:pPr>
              <w:ind w:firstLine="0"/>
            </w:pPr>
            <w:bookmarkStart w:id="1000" w:name="_Ref199510834"/>
            <w:r>
              <w:t>(</w:t>
            </w:r>
            <w:r w:rsidR="00133DB9">
              <w:fldChar w:fldCharType="begin"/>
            </w:r>
            <w:r w:rsidR="00133DB9">
              <w:instrText xml:space="preserve"> SEQ Ecuación \* ARABIC </w:instrText>
            </w:r>
            <w:r w:rsidR="00133DB9">
              <w:fldChar w:fldCharType="separate"/>
            </w:r>
            <w:r w:rsidR="00C9395B">
              <w:rPr>
                <w:noProof/>
              </w:rPr>
              <w:t>20</w:t>
            </w:r>
            <w:r w:rsidR="00133DB9">
              <w:rPr>
                <w:noProof/>
              </w:rPr>
              <w:fldChar w:fldCharType="end"/>
            </w:r>
            <w:r>
              <w:t>)</w:t>
            </w:r>
            <w:bookmarkEnd w:id="1000"/>
          </w:p>
        </w:tc>
      </w:tr>
    </w:tbl>
    <w:p w14:paraId="0B551F87" w14:textId="63EC4CAC" w:rsidR="0018738B" w:rsidRDefault="006B1186" w:rsidP="00816AB7">
      <w:r>
        <w:t>Con</w:t>
      </w:r>
      <w:r w:rsidR="00B07780">
        <w:t xml:space="preserve"> los resultados en la ecuación </w:t>
      </w:r>
      <w:r w:rsidR="00B07780">
        <w:fldChar w:fldCharType="begin"/>
      </w:r>
      <w:r w:rsidR="00B07780">
        <w:instrText xml:space="preserve"> REF _Ref199509828 \h </w:instrText>
      </w:r>
      <w:r w:rsidR="00B07780">
        <w:fldChar w:fldCharType="separate"/>
      </w:r>
      <w:r w:rsidR="00C9395B">
        <w:t>(</w:t>
      </w:r>
      <w:r w:rsidR="00C9395B">
        <w:rPr>
          <w:noProof/>
        </w:rPr>
        <w:t>18</w:t>
      </w:r>
      <w:r w:rsidR="00C9395B">
        <w:t>)</w:t>
      </w:r>
      <w:r w:rsidR="00B07780">
        <w:fldChar w:fldCharType="end"/>
      </w:r>
      <w:r w:rsidR="00B07780">
        <w:t xml:space="preserve"> que es Po y la ecuación </w:t>
      </w:r>
      <w:r w:rsidR="00B07780">
        <w:fldChar w:fldCharType="begin"/>
      </w:r>
      <w:r w:rsidR="00B07780">
        <w:instrText xml:space="preserve"> REF _Ref199510834 \h </w:instrText>
      </w:r>
      <w:r w:rsidR="00B07780">
        <w:fldChar w:fldCharType="separate"/>
      </w:r>
      <w:r w:rsidR="00C9395B">
        <w:t>(</w:t>
      </w:r>
      <w:r w:rsidR="00C9395B">
        <w:rPr>
          <w:noProof/>
        </w:rPr>
        <w:t>20</w:t>
      </w:r>
      <w:r w:rsidR="00C9395B">
        <w:t>)</w:t>
      </w:r>
      <w:r w:rsidR="00B07780">
        <w:fldChar w:fldCharType="end"/>
      </w:r>
      <w:r w:rsidR="00B07780">
        <w:t xml:space="preserve"> que es Pe</w:t>
      </w:r>
      <w:r>
        <w:t>, podemos determinar el coeficiente Kappa</w:t>
      </w:r>
      <w:r w:rsidR="007B7B90">
        <w:t xml:space="preserve">: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7B7B90" w14:paraId="615C4130" w14:textId="77777777" w:rsidTr="00803348">
        <w:tc>
          <w:tcPr>
            <w:tcW w:w="500" w:type="pct"/>
          </w:tcPr>
          <w:p w14:paraId="7A78D65C" w14:textId="77777777" w:rsidR="007B7B90" w:rsidRDefault="007B7B90" w:rsidP="00803348">
            <w:pPr>
              <w:ind w:firstLine="0"/>
            </w:pPr>
          </w:p>
        </w:tc>
        <w:tc>
          <w:tcPr>
            <w:tcW w:w="4000" w:type="pct"/>
          </w:tcPr>
          <w:p w14:paraId="08C492B8" w14:textId="352A8990" w:rsidR="007B7B90" w:rsidRDefault="007B7B90" w:rsidP="00803348">
            <w:pPr>
              <w:ind w:firstLine="0"/>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r>
                  <m:rPr>
                    <m:sty m:val="bi"/>
                  </m:rPr>
                  <w:rPr>
                    <w:rFonts w:ascii="Cambria Math" w:eastAsia="Times New Roman" w:hAnsi="Cambria Math" w:cs="Calibri"/>
                    <w:sz w:val="22"/>
                    <w:lang w:eastAsia="es-BO"/>
                  </w:rPr>
                  <m:t xml:space="preserve"> = </m:t>
                </m:r>
                <m:f>
                  <m:fPr>
                    <m:ctrlPr>
                      <w:rPr>
                        <w:rFonts w:ascii="Cambria Math" w:eastAsia="Times New Roman" w:hAnsi="Cambria Math" w:cs="Calibri"/>
                        <w:iCs/>
                        <w:sz w:val="22"/>
                        <w:lang w:eastAsia="es-BO"/>
                      </w:rPr>
                    </m:ctrlPr>
                  </m:fPr>
                  <m:num>
                    <m:r>
                      <m:rPr>
                        <m:sty m:val="p"/>
                      </m:rPr>
                      <w:rPr>
                        <w:rFonts w:ascii="Cambria Math" w:eastAsia="Times New Roman" w:hAnsi="Cambria Math" w:cs="Calibri"/>
                        <w:sz w:val="22"/>
                        <w:lang w:eastAsia="es-BO"/>
                      </w:rPr>
                      <m:t>0,904941472- 0,343307911</m:t>
                    </m:r>
                  </m:num>
                  <m:den>
                    <m:r>
                      <m:rPr>
                        <m:sty m:val="p"/>
                      </m:rPr>
                      <w:rPr>
                        <w:rFonts w:ascii="Cambria Math" w:eastAsia="Times New Roman" w:hAnsi="Cambria Math" w:cs="Calibri"/>
                        <w:sz w:val="22"/>
                        <w:lang w:eastAsia="es-BO"/>
                      </w:rPr>
                      <m:t>1- 0,343307911</m:t>
                    </m:r>
                  </m:den>
                </m:f>
                <m:r>
                  <m:rPr>
                    <m:sty m:val="bi"/>
                  </m:rPr>
                  <w:rPr>
                    <w:rFonts w:ascii="Cambria Math" w:eastAsia="Times New Roman" w:hAnsi="Cambria Math" w:cs="Calibri"/>
                    <w:sz w:val="22"/>
                    <w:lang w:eastAsia="es-BO"/>
                  </w:rPr>
                  <m:t xml:space="preserve"> = 0,848693663797</m:t>
                </m:r>
              </m:oMath>
            </m:oMathPara>
          </w:p>
        </w:tc>
        <w:tc>
          <w:tcPr>
            <w:tcW w:w="500" w:type="pct"/>
          </w:tcPr>
          <w:p w14:paraId="783D43BA" w14:textId="0E3C326D" w:rsidR="007B7B90" w:rsidRDefault="007B7B90" w:rsidP="00803348">
            <w:pPr>
              <w:ind w:firstLine="0"/>
            </w:pPr>
            <w:bookmarkStart w:id="1001" w:name="_Ref199510896"/>
            <w:r>
              <w:t>(</w:t>
            </w:r>
            <w:r w:rsidR="00133DB9">
              <w:fldChar w:fldCharType="begin"/>
            </w:r>
            <w:r w:rsidR="00133DB9">
              <w:instrText xml:space="preserve"> SEQ Ecuación \* ARABIC </w:instrText>
            </w:r>
            <w:r w:rsidR="00133DB9">
              <w:fldChar w:fldCharType="separate"/>
            </w:r>
            <w:r w:rsidR="00C9395B">
              <w:rPr>
                <w:noProof/>
              </w:rPr>
              <w:t>21</w:t>
            </w:r>
            <w:r w:rsidR="00133DB9">
              <w:rPr>
                <w:noProof/>
              </w:rPr>
              <w:fldChar w:fldCharType="end"/>
            </w:r>
            <w:r>
              <w:t>)</w:t>
            </w:r>
            <w:bookmarkEnd w:id="1001"/>
          </w:p>
        </w:tc>
      </w:tr>
    </w:tbl>
    <w:p w14:paraId="62B794F9" w14:textId="3B21C754" w:rsidR="00E137BB" w:rsidRPr="00E137BB" w:rsidRDefault="00996335" w:rsidP="00E137BB">
      <w:r>
        <w:t>El</w:t>
      </w:r>
      <w:r w:rsidR="00E137BB" w:rsidRPr="00E137BB">
        <w:t xml:space="preserve"> valor de κ = 0.</w:t>
      </w:r>
      <w:r w:rsidR="00103A36">
        <w:t>8486</w:t>
      </w:r>
      <w:r w:rsidR="00E137BB" w:rsidRPr="00E137BB">
        <w:t xml:space="preserve"> indica una muy alta concordancia entre </w:t>
      </w:r>
      <w:r>
        <w:t>el sistema de digitalización de recibos manuscritos</w:t>
      </w:r>
      <w:r w:rsidR="00E137BB" w:rsidRPr="00E137BB">
        <w:t xml:space="preserve"> (CRNN) y los datos reales. </w:t>
      </w:r>
      <w:r>
        <w:t xml:space="preserve">Como se puede observar en la </w:t>
      </w:r>
      <w:r w:rsidR="00AD54FA">
        <w:fldChar w:fldCharType="begin"/>
      </w:r>
      <w:r w:rsidR="00AD54FA">
        <w:instrText xml:space="preserve"> REF _Ref199511781 \h </w:instrText>
      </w:r>
      <w:r w:rsidR="00AD54FA">
        <w:fldChar w:fldCharType="separate"/>
      </w:r>
      <w:r w:rsidR="00C9395B">
        <w:t xml:space="preserve">Tabla </w:t>
      </w:r>
      <w:r w:rsidR="00C9395B">
        <w:rPr>
          <w:noProof/>
        </w:rPr>
        <w:t>8</w:t>
      </w:r>
      <w:r w:rsidR="00AD54FA">
        <w:fldChar w:fldCharType="end"/>
      </w:r>
      <w:r w:rsidR="00E137BB" w:rsidRPr="00E137BB">
        <w:t>:</w:t>
      </w:r>
    </w:p>
    <w:p w14:paraId="5B4086CB" w14:textId="79606CFA" w:rsidR="00996335" w:rsidRDefault="00996335" w:rsidP="008545FD">
      <w:pPr>
        <w:pStyle w:val="Esetilofigura"/>
      </w:pPr>
      <w:bookmarkStart w:id="1002" w:name="_Ref199511781"/>
      <w:bookmarkStart w:id="1003" w:name="_Toc201090441"/>
      <w:r>
        <w:t xml:space="preserve">Tabla </w:t>
      </w:r>
      <w:r w:rsidR="00133DB9">
        <w:fldChar w:fldCharType="begin"/>
      </w:r>
      <w:r w:rsidR="00133DB9">
        <w:instrText xml:space="preserve"> SEQ Tabla \* ARABIC </w:instrText>
      </w:r>
      <w:r w:rsidR="00133DB9">
        <w:fldChar w:fldCharType="separate"/>
      </w:r>
      <w:r w:rsidR="00C9395B">
        <w:rPr>
          <w:noProof/>
        </w:rPr>
        <w:t>8</w:t>
      </w:r>
      <w:r w:rsidR="00133DB9">
        <w:rPr>
          <w:noProof/>
        </w:rPr>
        <w:fldChar w:fldCharType="end"/>
      </w:r>
      <w:bookmarkEnd w:id="1002"/>
      <w:r>
        <w:br/>
      </w:r>
      <w:r w:rsidR="000F7692" w:rsidRPr="00D02705">
        <w:rPr>
          <w:b w:val="0"/>
          <w:bCs w:val="0"/>
          <w:i/>
          <w:iCs/>
        </w:rPr>
        <w:t>Interpretación</w:t>
      </w:r>
      <w:r w:rsidRPr="00D02705">
        <w:rPr>
          <w:b w:val="0"/>
          <w:bCs w:val="0"/>
          <w:i/>
          <w:iCs/>
        </w:rPr>
        <w:t xml:space="preserve"> del valor de Kappa</w:t>
      </w:r>
      <w:bookmarkEnd w:id="1003"/>
    </w:p>
    <w:tbl>
      <w:tblPr>
        <w:tblStyle w:val="EstiloTablaApa7"/>
        <w:tblW w:w="0" w:type="auto"/>
        <w:jc w:val="center"/>
        <w:tblLook w:val="04A0" w:firstRow="1" w:lastRow="0" w:firstColumn="1" w:lastColumn="0" w:noHBand="0" w:noVBand="1"/>
      </w:tblPr>
      <w:tblGrid>
        <w:gridCol w:w="1296"/>
        <w:gridCol w:w="2815"/>
      </w:tblGrid>
      <w:tr w:rsidR="00E137BB" w:rsidRPr="00E137BB" w14:paraId="388A71D7" w14:textId="77777777" w:rsidTr="000F7692">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253F6621" w14:textId="77777777" w:rsidR="00E137BB" w:rsidRPr="00E137BB" w:rsidRDefault="00E137BB" w:rsidP="00996335">
            <w:pPr>
              <w:spacing w:line="36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Valor de κ</w:t>
            </w:r>
          </w:p>
        </w:tc>
        <w:tc>
          <w:tcPr>
            <w:tcW w:w="0" w:type="auto"/>
            <w:hideMark/>
          </w:tcPr>
          <w:p w14:paraId="0C3DC3BA" w14:textId="77777777" w:rsidR="00E137BB" w:rsidRPr="00E137BB" w:rsidRDefault="00E137BB" w:rsidP="00996335">
            <w:pPr>
              <w:spacing w:line="36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Interpretación</w:t>
            </w:r>
          </w:p>
        </w:tc>
      </w:tr>
      <w:tr w:rsidR="00E137BB" w:rsidRPr="00E137BB" w14:paraId="629F42EC" w14:textId="77777777" w:rsidTr="000F7692">
        <w:trPr>
          <w:jc w:val="center"/>
        </w:trPr>
        <w:tc>
          <w:tcPr>
            <w:tcW w:w="0" w:type="auto"/>
            <w:hideMark/>
          </w:tcPr>
          <w:p w14:paraId="323E1295"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&lt; 0</w:t>
            </w:r>
          </w:p>
        </w:tc>
        <w:tc>
          <w:tcPr>
            <w:tcW w:w="0" w:type="auto"/>
            <w:hideMark/>
          </w:tcPr>
          <w:p w14:paraId="125BB0EE"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Peor que el azar</w:t>
            </w:r>
          </w:p>
        </w:tc>
      </w:tr>
      <w:tr w:rsidR="00E137BB" w:rsidRPr="00E137BB" w14:paraId="502B337B" w14:textId="77777777" w:rsidTr="000F7692">
        <w:trPr>
          <w:jc w:val="center"/>
        </w:trPr>
        <w:tc>
          <w:tcPr>
            <w:tcW w:w="0" w:type="auto"/>
            <w:hideMark/>
          </w:tcPr>
          <w:p w14:paraId="12D734E0"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0.00 – 0.20</w:t>
            </w:r>
          </w:p>
        </w:tc>
        <w:tc>
          <w:tcPr>
            <w:tcW w:w="0" w:type="auto"/>
            <w:hideMark/>
          </w:tcPr>
          <w:p w14:paraId="65142062"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leve</w:t>
            </w:r>
          </w:p>
        </w:tc>
      </w:tr>
      <w:tr w:rsidR="00E137BB" w:rsidRPr="00E137BB" w14:paraId="4D7A4DFA" w14:textId="77777777" w:rsidTr="000F7692">
        <w:trPr>
          <w:jc w:val="center"/>
        </w:trPr>
        <w:tc>
          <w:tcPr>
            <w:tcW w:w="0" w:type="auto"/>
            <w:hideMark/>
          </w:tcPr>
          <w:p w14:paraId="2462D465"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0.21 – 0.40</w:t>
            </w:r>
          </w:p>
        </w:tc>
        <w:tc>
          <w:tcPr>
            <w:tcW w:w="0" w:type="auto"/>
            <w:hideMark/>
          </w:tcPr>
          <w:p w14:paraId="7E7AF0F1"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aceptable</w:t>
            </w:r>
          </w:p>
        </w:tc>
      </w:tr>
      <w:tr w:rsidR="00E137BB" w:rsidRPr="00E137BB" w14:paraId="6ED44CC2" w14:textId="77777777" w:rsidTr="000F7692">
        <w:trPr>
          <w:jc w:val="center"/>
        </w:trPr>
        <w:tc>
          <w:tcPr>
            <w:tcW w:w="0" w:type="auto"/>
            <w:hideMark/>
          </w:tcPr>
          <w:p w14:paraId="680E568B"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lastRenderedPageBreak/>
              <w:t>0.41 – 0.60</w:t>
            </w:r>
          </w:p>
        </w:tc>
        <w:tc>
          <w:tcPr>
            <w:tcW w:w="0" w:type="auto"/>
            <w:hideMark/>
          </w:tcPr>
          <w:p w14:paraId="091B13D3"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moderada</w:t>
            </w:r>
          </w:p>
        </w:tc>
      </w:tr>
      <w:tr w:rsidR="00E137BB" w:rsidRPr="00E137BB" w14:paraId="4F41365E" w14:textId="77777777" w:rsidTr="000F7692">
        <w:trPr>
          <w:jc w:val="center"/>
        </w:trPr>
        <w:tc>
          <w:tcPr>
            <w:tcW w:w="0" w:type="auto"/>
            <w:hideMark/>
          </w:tcPr>
          <w:p w14:paraId="619196C6"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0.61 – 0.80</w:t>
            </w:r>
          </w:p>
        </w:tc>
        <w:tc>
          <w:tcPr>
            <w:tcW w:w="0" w:type="auto"/>
            <w:hideMark/>
          </w:tcPr>
          <w:p w14:paraId="29522424"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sustancial</w:t>
            </w:r>
          </w:p>
        </w:tc>
      </w:tr>
      <w:tr w:rsidR="00E137BB" w:rsidRPr="00E137BB" w14:paraId="5E5914EF" w14:textId="77777777" w:rsidTr="000F7692">
        <w:trPr>
          <w:jc w:val="center"/>
        </w:trPr>
        <w:tc>
          <w:tcPr>
            <w:tcW w:w="0" w:type="auto"/>
            <w:hideMark/>
          </w:tcPr>
          <w:p w14:paraId="13CFA452"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0.81 – 1.00</w:t>
            </w:r>
          </w:p>
        </w:tc>
        <w:tc>
          <w:tcPr>
            <w:tcW w:w="0" w:type="auto"/>
            <w:hideMark/>
          </w:tcPr>
          <w:p w14:paraId="1FDF8E0C"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 xml:space="preserve">Concordancia casi perfecta </w:t>
            </w:r>
          </w:p>
        </w:tc>
      </w:tr>
    </w:tbl>
    <w:p w14:paraId="5D45E89F" w14:textId="77777777" w:rsidR="003D2804" w:rsidRDefault="003D2804" w:rsidP="00E137BB"/>
    <w:p w14:paraId="4455E6AF" w14:textId="2C4C583B" w:rsidR="006B1186" w:rsidRDefault="006B1186" w:rsidP="00E137BB">
      <w:r>
        <w:t>La aplicación móvil con una concordancia casi perfecta entre 0.81 y 1.00, se rechaza la hipótesis nula (H</w:t>
      </w:r>
      <w:r>
        <w:rPr>
          <w:vertAlign w:val="subscript"/>
        </w:rPr>
        <w:t>0</w:t>
      </w:r>
      <w:r>
        <w:t>), la aplicación móvil tiene una precisión mejor que el azar</w:t>
      </w:r>
      <w:r w:rsidR="00E46246">
        <w:t xml:space="preserve"> y superior a 70%</w:t>
      </w:r>
      <w:r>
        <w:t>.</w:t>
      </w:r>
    </w:p>
    <w:p w14:paraId="07E1A096" w14:textId="77777777" w:rsidR="00AE697E" w:rsidRDefault="00AE697E" w:rsidP="00E137BB"/>
    <w:p w14:paraId="12150278" w14:textId="77777777" w:rsidR="009874B5" w:rsidRDefault="009874B5">
      <w:pPr>
        <w:spacing w:line="259" w:lineRule="auto"/>
        <w:ind w:firstLine="0"/>
        <w:rPr>
          <w:rFonts w:eastAsiaTheme="majorEastAsia" w:cstheme="majorBidi"/>
          <w:b/>
          <w:caps/>
          <w:szCs w:val="32"/>
        </w:rPr>
      </w:pPr>
      <w:r>
        <w:br w:type="page"/>
      </w:r>
    </w:p>
    <w:p w14:paraId="6AD21E96" w14:textId="022CF739" w:rsidR="00E46246" w:rsidRDefault="00E46246" w:rsidP="009D4DDE">
      <w:pPr>
        <w:pStyle w:val="Estilo0"/>
      </w:pPr>
      <w:bookmarkStart w:id="1004" w:name="_Toc201090359"/>
      <w:r>
        <w:lastRenderedPageBreak/>
        <w:t>Capitulo V</w:t>
      </w:r>
      <w:bookmarkEnd w:id="1004"/>
    </w:p>
    <w:p w14:paraId="56CC4ED1" w14:textId="32F9439A" w:rsidR="00E46246" w:rsidRDefault="00E46246" w:rsidP="00E46246">
      <w:pPr>
        <w:pStyle w:val="Ttulo1"/>
      </w:pPr>
      <w:bookmarkStart w:id="1005" w:name="_Toc201090360"/>
      <w:r>
        <w:t>Conclusiones y Recomendaciones</w:t>
      </w:r>
      <w:bookmarkEnd w:id="1005"/>
    </w:p>
    <w:p w14:paraId="0E6B9E6F" w14:textId="219EF5D9" w:rsidR="00B94057" w:rsidRDefault="0098712C" w:rsidP="009D4DDE">
      <w:pPr>
        <w:pStyle w:val="Ttulo2"/>
      </w:pPr>
      <w:bookmarkStart w:id="1006" w:name="_Toc201090361"/>
      <w:r>
        <w:t>Conclusiones</w:t>
      </w:r>
      <w:bookmarkEnd w:id="1006"/>
      <w:r>
        <w:t xml:space="preserve"> </w:t>
      </w:r>
    </w:p>
    <w:p w14:paraId="1895DBB7" w14:textId="1E01FF53" w:rsidR="0098712C" w:rsidRDefault="00447CCF" w:rsidP="0098712C">
      <w:r>
        <w:t>La presente tesis tuvo como objetivo desarrollar una aplicación móvil capaz de digitalizar recibos manuscritos utilizando</w:t>
      </w:r>
      <w:r w:rsidR="00617B7E">
        <w:t xml:space="preserve"> técnicas de</w:t>
      </w:r>
      <w:r>
        <w:t xml:space="preserve"> Deep Learning, con el </w:t>
      </w:r>
      <w:r w:rsidR="00617B7E">
        <w:t>propósito</w:t>
      </w:r>
      <w:r>
        <w:t xml:space="preserve"> de facilitar la digitalización y análisis de datos básicos de ventas </w:t>
      </w:r>
      <w:r w:rsidR="00617B7E">
        <w:t>que contribuya así en un mejor control contable para pequeños comerciantes</w:t>
      </w:r>
      <w:r>
        <w:t>.</w:t>
      </w:r>
    </w:p>
    <w:p w14:paraId="348B41FF" w14:textId="022F9A5A" w:rsidR="00447CCF" w:rsidRDefault="00447CCF" w:rsidP="0098712C">
      <w:r>
        <w:t>La implementación de un modelo basado en Deep Learning y</w:t>
      </w:r>
      <w:r w:rsidR="00617B7E">
        <w:t xml:space="preserve"> reconocimiento de texto manuscrito</w:t>
      </w:r>
      <w:r>
        <w:t xml:space="preserve"> </w:t>
      </w:r>
      <w:r w:rsidR="00617B7E">
        <w:t>(</w:t>
      </w:r>
      <w:r>
        <w:t>HTR</w:t>
      </w:r>
      <w:r w:rsidR="00617B7E">
        <w:t>)</w:t>
      </w:r>
      <w:r>
        <w:t xml:space="preserve">, </w:t>
      </w:r>
      <w:r w:rsidR="00617B7E">
        <w:t>combinando</w:t>
      </w:r>
      <w:r>
        <w:t xml:space="preserve"> YOLOv5 para la detección de áreas importantes en la imagen</w:t>
      </w:r>
      <w:r w:rsidR="00617B7E">
        <w:t xml:space="preserve"> con un</w:t>
      </w:r>
      <w:r>
        <w:t xml:space="preserve"> modelo CRNN para el reconocimiento de texto </w:t>
      </w:r>
      <w:r w:rsidR="00617B7E">
        <w:t xml:space="preserve">manuscrito permite convertir los recibos físicos en un formato digital </w:t>
      </w:r>
      <w:r>
        <w:t>estructurado</w:t>
      </w:r>
      <w:r w:rsidR="001B54FF">
        <w:t>. Además,</w:t>
      </w:r>
      <w:r>
        <w:t xml:space="preserve"> se incorporaron funciones </w:t>
      </w:r>
      <w:r w:rsidR="001B54FF">
        <w:t xml:space="preserve">como la </w:t>
      </w:r>
      <w:r>
        <w:t xml:space="preserve">exportación </w:t>
      </w:r>
      <w:r w:rsidR="001B54FF">
        <w:t>a</w:t>
      </w:r>
      <w:r>
        <w:t xml:space="preserve"> PDF, almacenamiento </w:t>
      </w:r>
      <w:r w:rsidR="001B54FF">
        <w:t xml:space="preserve">local </w:t>
      </w:r>
      <w:r>
        <w:t xml:space="preserve">en SQLite y </w:t>
      </w:r>
      <w:r w:rsidR="001B54FF">
        <w:t>la</w:t>
      </w:r>
      <w:r>
        <w:t xml:space="preserve"> visualización de datos para su análisis, tod</w:t>
      </w:r>
      <w:r w:rsidR="00F327A5">
        <w:t>o esto en una aplicación móvil funcional para dispositivos Android de gama media y que logra funcionar sin conexión a internet.</w:t>
      </w:r>
    </w:p>
    <w:p w14:paraId="3D8EE0CC" w14:textId="373E2814" w:rsidR="00F327A5" w:rsidRDefault="00F327A5" w:rsidP="0098712C">
      <w:r>
        <w:t xml:space="preserve">El sistema desarrollado </w:t>
      </w:r>
      <w:r w:rsidR="001B54FF">
        <w:t>logro una predicción</w:t>
      </w:r>
      <w:r>
        <w:t xml:space="preserve"> mayor o igual al 70%</w:t>
      </w:r>
      <w:r w:rsidR="001B54FF">
        <w:t xml:space="preserve"> en la digitalización de recibos manuscritos</w:t>
      </w:r>
      <w:r>
        <w:t xml:space="preserve">, esto demuestra </w:t>
      </w:r>
      <w:r w:rsidR="001B54FF">
        <w:t>su</w:t>
      </w:r>
      <w:r>
        <w:t xml:space="preserve"> capacidad </w:t>
      </w:r>
      <w:r w:rsidR="001B54FF">
        <w:t>para</w:t>
      </w:r>
      <w:r>
        <w:t xml:space="preserve"> proporcionar una digitalización confiable</w:t>
      </w:r>
      <w:r w:rsidR="001B54FF">
        <w:t>. Esta herramienta representa un aporte significativo en la inclusión digital de pequeños comerciantes, mostrando que el uso de Deep Learning es viable y útil en entornos laborales y con recursos tecnológicos limitados.</w:t>
      </w:r>
    </w:p>
    <w:p w14:paraId="5FCAD26B" w14:textId="55B1CF99" w:rsidR="00F327A5" w:rsidRPr="0098712C" w:rsidRDefault="00F327A5" w:rsidP="0098712C">
      <w:r>
        <w:t xml:space="preserve">El sistema desarrollado demuestra que es posible aplicar inteligencia artificial en contextos con pocos recursos tecnológicos, acercándose a herramientas modernas para usuarios </w:t>
      </w:r>
      <w:r>
        <w:lastRenderedPageBreak/>
        <w:t>sin experiencia técnica</w:t>
      </w:r>
      <w:r w:rsidR="001B54FF">
        <w:t>, introduciendo herramientas digitales a usuarios sin experiencia técnica y contribuyendo al cierre de la brecha digital en sectores tradicionalmente excluidos de estos avances</w:t>
      </w:r>
      <w:r>
        <w:t>.</w:t>
      </w:r>
    </w:p>
    <w:p w14:paraId="36F2D358" w14:textId="22FAE4C2" w:rsidR="0098712C" w:rsidRDefault="0098712C" w:rsidP="009D4DDE">
      <w:pPr>
        <w:pStyle w:val="Ttulo2"/>
      </w:pPr>
      <w:bookmarkStart w:id="1007" w:name="_Toc201090362"/>
      <w:r>
        <w:t>Recomendaciones</w:t>
      </w:r>
      <w:bookmarkEnd w:id="1007"/>
      <w:r>
        <w:t xml:space="preserve"> </w:t>
      </w:r>
    </w:p>
    <w:p w14:paraId="5F67C6B0" w14:textId="1CD6D002" w:rsidR="0098712C" w:rsidRDefault="00EE09F0" w:rsidP="00EE09F0">
      <w:pPr>
        <w:pStyle w:val="Prrafodelista"/>
        <w:numPr>
          <w:ilvl w:val="0"/>
          <w:numId w:val="44"/>
        </w:numPr>
        <w:ind w:left="709"/>
      </w:pPr>
      <w:r>
        <w:t>Se recomienda la ampliación del dataset, para mejorar la precisión y la aplicación sea más robusta, con más notas de venta de diferentes sectores y regiones del país, esto permitirá al modelo generalizar mejor y ser mar preciso con diferentes tipos de recibos y escritura.</w:t>
      </w:r>
    </w:p>
    <w:p w14:paraId="26BB8A89" w14:textId="417C73D4" w:rsidR="00EE09F0" w:rsidRDefault="00050120" w:rsidP="00EE09F0">
      <w:pPr>
        <w:pStyle w:val="Prrafodelista"/>
        <w:numPr>
          <w:ilvl w:val="0"/>
          <w:numId w:val="44"/>
        </w:numPr>
        <w:ind w:left="709"/>
      </w:pPr>
      <w:r>
        <w:t xml:space="preserve">Se recomienda realizar ajustes periódicos en los </w:t>
      </w:r>
      <w:r w:rsidRPr="00050120">
        <w:t xml:space="preserve">hiperparámetros </w:t>
      </w:r>
      <w:r>
        <w:t>de los modelos YOLOv5 y CRNN, así también experimentar con arquitecturas mas reciente si estas mejoran y se optimizan para dispositivos móviles de recursos medios.</w:t>
      </w:r>
    </w:p>
    <w:p w14:paraId="09ABB0F4" w14:textId="13175604" w:rsidR="00050120" w:rsidRDefault="00C17FCB" w:rsidP="00EE09F0">
      <w:pPr>
        <w:pStyle w:val="Prrafodelista"/>
        <w:numPr>
          <w:ilvl w:val="0"/>
          <w:numId w:val="44"/>
        </w:numPr>
        <w:ind w:left="709"/>
      </w:pPr>
      <w:r>
        <w:t>Se recomienda llevar a cabo mas pruebas en distintos dispositivos de gama media, media baja, baja, para evaluar el desempeño de la aplicación, verificar su estabilidad en distintos entornos de iluminación y calidad de imagen,</w:t>
      </w:r>
    </w:p>
    <w:p w14:paraId="014B8CCE" w14:textId="7F54C305" w:rsidR="00C17FCB" w:rsidRDefault="00C17FCB" w:rsidP="00EE09F0">
      <w:pPr>
        <w:pStyle w:val="Prrafodelista"/>
        <w:numPr>
          <w:ilvl w:val="0"/>
          <w:numId w:val="44"/>
        </w:numPr>
        <w:ind w:left="709"/>
      </w:pPr>
      <w:r>
        <w:t>Se recomienda ampliar las funcionalidades en la interfaz del usuario, priorizando la usabilidad, simplicidad y accesibilidad para usuarios sin o escasos conocimientos técnicos, para seguir logrando una inclusión digital.</w:t>
      </w:r>
    </w:p>
    <w:p w14:paraId="71CA803D" w14:textId="37FE0BBB" w:rsidR="00C17FCB" w:rsidRPr="00B94057" w:rsidRDefault="00C17FCB" w:rsidP="00EE09F0">
      <w:pPr>
        <w:pStyle w:val="Prrafodelista"/>
        <w:numPr>
          <w:ilvl w:val="0"/>
          <w:numId w:val="44"/>
        </w:numPr>
        <w:ind w:left="709"/>
      </w:pPr>
      <w:r>
        <w:t>Una posible recomendación, seria incorporar una sincronización en la nube como respaldo de los datos, por el espacio limitado de los dispositivos móviles.</w:t>
      </w:r>
    </w:p>
    <w:p w14:paraId="39F112A8" w14:textId="70657B5D" w:rsidR="00E46246" w:rsidRDefault="00E46246">
      <w:pPr>
        <w:spacing w:line="259" w:lineRule="auto"/>
        <w:ind w:firstLine="0"/>
      </w:pPr>
      <w:r>
        <w:br w:type="page"/>
      </w:r>
    </w:p>
    <w:bookmarkStart w:id="1008" w:name="_Toc201090363" w:displacedByCustomXml="next"/>
    <w:sdt>
      <w:sdtPr>
        <w:rPr>
          <w:rFonts w:eastAsiaTheme="minorHAnsi" w:cstheme="minorBidi"/>
          <w:b w:val="0"/>
          <w:caps w:val="0"/>
          <w:szCs w:val="22"/>
          <w:lang w:val="es-ES"/>
        </w:rPr>
        <w:id w:val="-1839911188"/>
        <w:docPartObj>
          <w:docPartGallery w:val="Bibliographies"/>
          <w:docPartUnique/>
        </w:docPartObj>
      </w:sdtPr>
      <w:sdtEndPr>
        <w:rPr>
          <w:lang w:val="es-BO"/>
        </w:rPr>
      </w:sdtEndPr>
      <w:sdtContent>
        <w:p w14:paraId="2629EC71" w14:textId="53323BC0" w:rsidR="00B52304" w:rsidRDefault="00B52304">
          <w:pPr>
            <w:pStyle w:val="Ttulo1"/>
          </w:pPr>
          <w:r>
            <w:rPr>
              <w:lang w:val="es-ES"/>
            </w:rPr>
            <w:t>Bibliografía</w:t>
          </w:r>
          <w:bookmarkEnd w:id="1008"/>
        </w:p>
        <w:sdt>
          <w:sdtPr>
            <w:id w:val="111145805"/>
            <w:bibliography/>
          </w:sdtPr>
          <w:sdtEndPr/>
          <w:sdtContent>
            <w:p w14:paraId="02782F63" w14:textId="77777777" w:rsidR="00C9395B" w:rsidRDefault="00B52304" w:rsidP="00C9395B">
              <w:pPr>
                <w:pStyle w:val="Bibliografa"/>
                <w:ind w:left="720" w:hanging="720"/>
                <w:rPr>
                  <w:noProof/>
                  <w:szCs w:val="24"/>
                  <w:lang w:val="es-ES"/>
                </w:rPr>
              </w:pPr>
              <w:r>
                <w:fldChar w:fldCharType="begin"/>
              </w:r>
              <w:r>
                <w:instrText>BIBLIOGRAPHY</w:instrText>
              </w:r>
              <w:r>
                <w:fldChar w:fldCharType="separate"/>
              </w:r>
              <w:r w:rsidR="00C9395B">
                <w:rPr>
                  <w:noProof/>
                  <w:lang w:val="es-ES"/>
                </w:rPr>
                <w:t xml:space="preserve">Abhishek, J. (2 de Julio de 2024). </w:t>
              </w:r>
              <w:r w:rsidR="00C9395B" w:rsidRPr="00C9395B">
                <w:rPr>
                  <w:i/>
                  <w:iCs/>
                  <w:noProof/>
                  <w:lang w:val="en-US"/>
                </w:rPr>
                <w:t>Detailed understanding about convolution operation in a coloured image with the help of 3D kernels</w:t>
              </w:r>
              <w:r w:rsidR="00C9395B" w:rsidRPr="00C9395B">
                <w:rPr>
                  <w:noProof/>
                  <w:lang w:val="en-US"/>
                </w:rPr>
                <w:t xml:space="preserve">. </w:t>
              </w:r>
              <w:r w:rsidR="00C9395B">
                <w:rPr>
                  <w:noProof/>
                  <w:lang w:val="es-ES"/>
                </w:rPr>
                <w:t>Obtenido de https://medium.com/: https://medium.com/@abhishekjainindore24/detailed-understanding-about-convolution-operation-in-a-coloured-image-with-the-help-of-3d-kernels-16d698645988</w:t>
              </w:r>
            </w:p>
            <w:p w14:paraId="57BE934C" w14:textId="77777777" w:rsidR="00C9395B" w:rsidRDefault="00C9395B" w:rsidP="00C9395B">
              <w:pPr>
                <w:pStyle w:val="Bibliografa"/>
                <w:ind w:left="720" w:hanging="720"/>
                <w:rPr>
                  <w:noProof/>
                  <w:lang w:val="es-ES"/>
                </w:rPr>
              </w:pPr>
              <w:r>
                <w:rPr>
                  <w:noProof/>
                  <w:lang w:val="es-ES"/>
                </w:rPr>
                <w:t xml:space="preserve">Ali, M. S. (23 de Junio de 2022). </w:t>
              </w:r>
              <w:r w:rsidRPr="00C9395B">
                <w:rPr>
                  <w:i/>
                  <w:iCs/>
                  <w:noProof/>
                  <w:lang w:val="en-US"/>
                </w:rPr>
                <w:t>Flattening CNN layers for Neural Network and basic concepts</w:t>
              </w:r>
              <w:r w:rsidRPr="00C9395B">
                <w:rPr>
                  <w:noProof/>
                  <w:lang w:val="en-US"/>
                </w:rPr>
                <w:t xml:space="preserve">. </w:t>
              </w:r>
              <w:r>
                <w:rPr>
                  <w:noProof/>
                  <w:lang w:val="es-ES"/>
                </w:rPr>
                <w:t>Obtenido de https://medium.com/: https://medium.com/@muhammadshoaibali/flattening-cnn-layers-for-neural-network-694a232eda6a</w:t>
              </w:r>
            </w:p>
            <w:p w14:paraId="4525BC81" w14:textId="77777777" w:rsidR="00C9395B" w:rsidRDefault="00C9395B" w:rsidP="00C9395B">
              <w:pPr>
                <w:pStyle w:val="Bibliografa"/>
                <w:ind w:left="720" w:hanging="720"/>
                <w:rPr>
                  <w:noProof/>
                  <w:lang w:val="es-ES"/>
                </w:rPr>
              </w:pPr>
              <w:r>
                <w:rPr>
                  <w:noProof/>
                  <w:lang w:val="es-ES"/>
                </w:rPr>
                <w:t>Amaya Balaguera, Y. D. (2013). Metodologías ágiles en el desarrollo de aplicaciones para dispositivos. Obtenido de https://dialnet.unirioja.es/descarga/articulo/6041502.pdf</w:t>
              </w:r>
            </w:p>
            <w:p w14:paraId="53BD6EF0" w14:textId="77777777" w:rsidR="00C9395B" w:rsidRDefault="00C9395B" w:rsidP="00C9395B">
              <w:pPr>
                <w:pStyle w:val="Bibliografa"/>
                <w:ind w:left="720" w:hanging="720"/>
                <w:rPr>
                  <w:noProof/>
                  <w:lang w:val="es-ES"/>
                </w:rPr>
              </w:pPr>
              <w:r>
                <w:rPr>
                  <w:noProof/>
                  <w:lang w:val="es-ES"/>
                </w:rPr>
                <w:t xml:space="preserve">Baheti, P. (27 de mayo de 2021). </w:t>
              </w:r>
              <w:r w:rsidRPr="00C9395B">
                <w:rPr>
                  <w:i/>
                  <w:iCs/>
                  <w:noProof/>
                  <w:lang w:val="en-US"/>
                </w:rPr>
                <w:t>Activation Functions in Neural Networks [12 Types &amp; Use Cases]</w:t>
              </w:r>
              <w:r w:rsidRPr="00C9395B">
                <w:rPr>
                  <w:noProof/>
                  <w:lang w:val="en-US"/>
                </w:rPr>
                <w:t xml:space="preserve">. </w:t>
              </w:r>
              <w:r>
                <w:rPr>
                  <w:noProof/>
                  <w:lang w:val="es-ES"/>
                </w:rPr>
                <w:t>Obtenido de https://www.v7labs.com/: https://www.v7labs.com/blog/neural-networks-activation-functions</w:t>
              </w:r>
            </w:p>
            <w:p w14:paraId="2555D15E" w14:textId="77777777" w:rsidR="00C9395B" w:rsidRDefault="00C9395B" w:rsidP="00C9395B">
              <w:pPr>
                <w:pStyle w:val="Bibliografa"/>
                <w:ind w:left="720" w:hanging="720"/>
                <w:rPr>
                  <w:noProof/>
                  <w:lang w:val="es-ES"/>
                </w:rPr>
              </w:pPr>
              <w:r w:rsidRPr="00C9395B">
                <w:rPr>
                  <w:noProof/>
                  <w:lang w:val="en-US"/>
                </w:rPr>
                <w:t xml:space="preserve">Bluche, T. (2015). Deep Neural Networks for Large Vocabulary [tesis de doctorado, Univerisdad Paris-Sud]. </w:t>
              </w:r>
              <w:r>
                <w:rPr>
                  <w:i/>
                  <w:iCs/>
                  <w:noProof/>
                  <w:lang w:val="es-ES"/>
                </w:rPr>
                <w:t>Repositorio Publico</w:t>
              </w:r>
              <w:r>
                <w:rPr>
                  <w:noProof/>
                  <w:lang w:val="es-ES"/>
                </w:rPr>
                <w:t>. Obtenido de https://theses.hal.science/tel-01249405/</w:t>
              </w:r>
            </w:p>
            <w:p w14:paraId="684DD75E" w14:textId="77777777" w:rsidR="00C9395B" w:rsidRDefault="00C9395B" w:rsidP="00C9395B">
              <w:pPr>
                <w:pStyle w:val="Bibliografa"/>
                <w:ind w:left="720" w:hanging="720"/>
                <w:rPr>
                  <w:noProof/>
                  <w:lang w:val="es-ES"/>
                </w:rPr>
              </w:pPr>
              <w:r>
                <w:rPr>
                  <w:noProof/>
                  <w:lang w:val="es-ES"/>
                </w:rPr>
                <w:t xml:space="preserve">Boden, M. A. (2017). </w:t>
              </w:r>
              <w:r>
                <w:rPr>
                  <w:i/>
                  <w:iCs/>
                  <w:noProof/>
                  <w:lang w:val="es-ES"/>
                </w:rPr>
                <w:t>Inteligencia artficial.</w:t>
              </w:r>
              <w:r>
                <w:rPr>
                  <w:noProof/>
                  <w:lang w:val="es-ES"/>
                </w:rPr>
                <w:t xml:space="preserve"> Turner Publicaciones S.L.</w:t>
              </w:r>
            </w:p>
            <w:p w14:paraId="0D4C1149" w14:textId="77777777" w:rsidR="00C9395B" w:rsidRDefault="00C9395B" w:rsidP="00C9395B">
              <w:pPr>
                <w:pStyle w:val="Bibliografa"/>
                <w:ind w:left="720" w:hanging="720"/>
                <w:rPr>
                  <w:noProof/>
                  <w:lang w:val="es-ES"/>
                </w:rPr>
              </w:pPr>
              <w:r>
                <w:rPr>
                  <w:noProof/>
                  <w:lang w:val="es-ES"/>
                </w:rPr>
                <w:t xml:space="preserve">Cañadas, R. (22 de Noviembre de 2021). </w:t>
              </w:r>
              <w:r>
                <w:rPr>
                  <w:i/>
                  <w:iCs/>
                  <w:noProof/>
                  <w:lang w:val="es-ES"/>
                </w:rPr>
                <w:t>Redes neuronales recurrentes</w:t>
              </w:r>
              <w:r>
                <w:rPr>
                  <w:noProof/>
                  <w:lang w:val="es-ES"/>
                </w:rPr>
                <w:t xml:space="preserve">. Obtenido de https://abdatum.com/: https://abdatum.com/tecnologia/redes-neuronales-recurrentes </w:t>
              </w:r>
            </w:p>
            <w:p w14:paraId="3A3FD2B8" w14:textId="77777777" w:rsidR="00C9395B" w:rsidRPr="00C9395B" w:rsidRDefault="00C9395B" w:rsidP="00C9395B">
              <w:pPr>
                <w:pStyle w:val="Bibliografa"/>
                <w:ind w:left="720" w:hanging="720"/>
                <w:rPr>
                  <w:noProof/>
                  <w:lang w:val="en-US"/>
                </w:rPr>
              </w:pPr>
              <w:r w:rsidRPr="00C9395B">
                <w:rPr>
                  <w:noProof/>
                  <w:lang w:val="en-US"/>
                </w:rPr>
                <w:t xml:space="preserve">Chollet, F. (2021). </w:t>
              </w:r>
              <w:r w:rsidRPr="00C9395B">
                <w:rPr>
                  <w:i/>
                  <w:iCs/>
                  <w:noProof/>
                  <w:lang w:val="en-US"/>
                </w:rPr>
                <w:t>DEEP LEARNING with python.</w:t>
              </w:r>
              <w:r w:rsidRPr="00C9395B">
                <w:rPr>
                  <w:noProof/>
                  <w:lang w:val="en-US"/>
                </w:rPr>
                <w:t xml:space="preserve"> Manning Publications Co.</w:t>
              </w:r>
            </w:p>
            <w:p w14:paraId="3D83B556" w14:textId="77777777" w:rsidR="00C9395B" w:rsidRDefault="00C9395B" w:rsidP="00C9395B">
              <w:pPr>
                <w:pStyle w:val="Bibliografa"/>
                <w:ind w:left="720" w:hanging="720"/>
                <w:rPr>
                  <w:noProof/>
                  <w:lang w:val="es-ES"/>
                </w:rPr>
              </w:pPr>
              <w:r w:rsidRPr="00C9395B">
                <w:rPr>
                  <w:noProof/>
                  <w:lang w:val="en-US"/>
                </w:rPr>
                <w:lastRenderedPageBreak/>
                <w:t xml:space="preserve">Cruz, L. S. (2024). </w:t>
              </w:r>
              <w:r>
                <w:rPr>
                  <w:i/>
                  <w:iCs/>
                  <w:noProof/>
                  <w:lang w:val="es-ES"/>
                </w:rPr>
                <w:t>Reconocimiento de texto en manuscritos históricos [Tesis de Mestria, PONTIFICIA UNIVERSIDAD].</w:t>
              </w:r>
              <w:r>
                <w:rPr>
                  <w:noProof/>
                  <w:lang w:val="es-ES"/>
                </w:rPr>
                <w:t xml:space="preserve"> Obtenido de https://tesis.pucp.edu.pe/repositorio/bitstream/handle/20.500.12404/29310/TARAZONA_CRUZ_LUZ_SILVANA_RECONOCIMIENTO_TEXTO.pdf?sequence=1&amp;isAllowed=y</w:t>
              </w:r>
            </w:p>
            <w:p w14:paraId="00D06B94" w14:textId="77777777" w:rsidR="00C9395B" w:rsidRDefault="00C9395B" w:rsidP="00C9395B">
              <w:pPr>
                <w:pStyle w:val="Bibliografa"/>
                <w:ind w:left="720" w:hanging="720"/>
                <w:rPr>
                  <w:noProof/>
                  <w:lang w:val="es-ES"/>
                </w:rPr>
              </w:pPr>
              <w:r>
                <w:rPr>
                  <w:noProof/>
                  <w:lang w:val="es-ES"/>
                </w:rPr>
                <w:t xml:space="preserve">docs.ultralytics.com. (25 de Junio de 2020). </w:t>
              </w:r>
              <w:r>
                <w:rPr>
                  <w:i/>
                  <w:iCs/>
                  <w:noProof/>
                  <w:lang w:val="es-ES"/>
                </w:rPr>
                <w:t>YoloV5</w:t>
              </w:r>
              <w:r>
                <w:rPr>
                  <w:noProof/>
                  <w:lang w:val="es-ES"/>
                </w:rPr>
                <w:t>. Obtenido de ultralytics: https://github.com/ultralytics/yolov5</w:t>
              </w:r>
            </w:p>
            <w:p w14:paraId="56BBBD3E" w14:textId="77777777" w:rsidR="00C9395B" w:rsidRDefault="00C9395B" w:rsidP="00C9395B">
              <w:pPr>
                <w:pStyle w:val="Bibliografa"/>
                <w:ind w:left="720" w:hanging="720"/>
                <w:rPr>
                  <w:noProof/>
                  <w:lang w:val="es-ES"/>
                </w:rPr>
              </w:pPr>
              <w:r>
                <w:rPr>
                  <w:noProof/>
                  <w:lang w:val="es-ES"/>
                </w:rPr>
                <w:t xml:space="preserve">futurelab.mx. (25 de Junio de 2019). </w:t>
              </w:r>
              <w:r>
                <w:rPr>
                  <w:i/>
                  <w:iCs/>
                  <w:noProof/>
                  <w:lang w:val="es-ES"/>
                </w:rPr>
                <w:t>Introducción a las Redes Neuronales Pt. I</w:t>
              </w:r>
              <w:r>
                <w:rPr>
                  <w:noProof/>
                  <w:lang w:val="es-ES"/>
                </w:rPr>
                <w:t>. Obtenido de futurelab: https://futurelab.mx/redes%20neuronales/inteligencia%20artificial/2019/06/25/intro-a-redes-neuronales-pt-1/</w:t>
              </w:r>
            </w:p>
            <w:p w14:paraId="7B57E15E" w14:textId="77777777" w:rsidR="00C9395B" w:rsidRDefault="00C9395B" w:rsidP="00C9395B">
              <w:pPr>
                <w:pStyle w:val="Bibliografa"/>
                <w:ind w:left="720" w:hanging="720"/>
                <w:rPr>
                  <w:noProof/>
                  <w:lang w:val="es-ES"/>
                </w:rPr>
              </w:pPr>
              <w:r>
                <w:rPr>
                  <w:noProof/>
                  <w:lang w:val="es-ES"/>
                </w:rPr>
                <w:t xml:space="preserve">García González, L. (2020). </w:t>
              </w:r>
              <w:r>
                <w:rPr>
                  <w:i/>
                  <w:iCs/>
                  <w:noProof/>
                  <w:lang w:val="es-ES"/>
                </w:rPr>
                <w:t>Modelos de atención para la transcripción de textos [Tesis de maestria, Escuela Técnica Superior de Ingeniería].</w:t>
              </w:r>
              <w:r>
                <w:rPr>
                  <w:noProof/>
                  <w:lang w:val="es-ES"/>
                </w:rPr>
                <w:t xml:space="preserve"> Obtenido de https://biblus.us.es/bibing/proyectos/use/abreproy//fichero/71649%252FTFM-1649+GARC%C3%8DA-GONZ%C3%81LEZ%2C+LUIS.pdf</w:t>
              </w:r>
            </w:p>
            <w:p w14:paraId="756DC363" w14:textId="77777777" w:rsidR="00C9395B" w:rsidRDefault="00C9395B" w:rsidP="00C9395B">
              <w:pPr>
                <w:pStyle w:val="Bibliografa"/>
                <w:ind w:left="720" w:hanging="720"/>
                <w:rPr>
                  <w:noProof/>
                  <w:lang w:val="es-ES"/>
                </w:rPr>
              </w:pPr>
              <w:r>
                <w:rPr>
                  <w:noProof/>
                  <w:lang w:val="es-ES"/>
                </w:rPr>
                <w:t xml:space="preserve">Garcia, B. R. (2015). </w:t>
              </w:r>
              <w:r>
                <w:rPr>
                  <w:i/>
                  <w:iCs/>
                  <w:noProof/>
                  <w:lang w:val="es-ES"/>
                </w:rPr>
                <w:t>DISEÑO DE UN AUTÓMATA PARA LA TRADUCCIÓN DEL IDIOMA CHINO AL ESPAÑOL [TESIS DE GRADO, UNIVERSIDAD MAYOR DE SAN ANDRES ].</w:t>
              </w:r>
              <w:r>
                <w:rPr>
                  <w:noProof/>
                  <w:lang w:val="es-ES"/>
                </w:rPr>
                <w:t xml:space="preserve"> Obtenido de https://repositorio.umsa.bo/bitstream/handle/123456789/7660/T.3102.pdf?sequence=1&amp;isAllowed=y</w:t>
              </w:r>
            </w:p>
            <w:p w14:paraId="0EEDB111" w14:textId="77777777" w:rsidR="00C9395B" w:rsidRDefault="00C9395B" w:rsidP="00C9395B">
              <w:pPr>
                <w:pStyle w:val="Bibliografa"/>
                <w:ind w:left="720" w:hanging="720"/>
                <w:rPr>
                  <w:noProof/>
                  <w:lang w:val="es-ES"/>
                </w:rPr>
              </w:pPr>
              <w:r>
                <w:rPr>
                  <w:noProof/>
                  <w:lang w:val="es-ES"/>
                </w:rPr>
                <w:lastRenderedPageBreak/>
                <w:t xml:space="preserve">Hernández Orallo, J., Ramírez Quintana, M., &amp; Ferri Ramírez, C. (2004). </w:t>
              </w:r>
              <w:r>
                <w:rPr>
                  <w:i/>
                  <w:iCs/>
                  <w:noProof/>
                  <w:lang w:val="es-ES"/>
                </w:rPr>
                <w:t>Introducción a la minería de datos.</w:t>
              </w:r>
              <w:r>
                <w:rPr>
                  <w:noProof/>
                  <w:lang w:val="es-ES"/>
                </w:rPr>
                <w:t xml:space="preserve"> Pearson Educación.</w:t>
              </w:r>
            </w:p>
            <w:p w14:paraId="4FAE95A4" w14:textId="77777777" w:rsidR="00C9395B" w:rsidRPr="00C9395B" w:rsidRDefault="00C9395B" w:rsidP="00C9395B">
              <w:pPr>
                <w:pStyle w:val="Bibliografa"/>
                <w:ind w:left="720" w:hanging="720"/>
                <w:rPr>
                  <w:noProof/>
                  <w:lang w:val="en-US"/>
                </w:rPr>
              </w:pPr>
              <w:r>
                <w:rPr>
                  <w:noProof/>
                  <w:lang w:val="es-ES"/>
                </w:rPr>
                <w:t xml:space="preserve">IBM International Business Machines Corporation. (s.f.). </w:t>
              </w:r>
              <w:r>
                <w:rPr>
                  <w:i/>
                  <w:iCs/>
                  <w:noProof/>
                  <w:lang w:val="es-ES"/>
                </w:rPr>
                <w:t>¿Qué es el deep learning?</w:t>
              </w:r>
              <w:r>
                <w:rPr>
                  <w:noProof/>
                  <w:lang w:val="es-ES"/>
                </w:rPr>
                <w:t xml:space="preserve"> </w:t>
              </w:r>
              <w:r w:rsidRPr="00C9395B">
                <w:rPr>
                  <w:noProof/>
                  <w:lang w:val="en-US"/>
                </w:rPr>
                <w:t>Obtenido de International Business Machines Corporation: https://www.ibm.com/es-es/think/topics/deep-learning</w:t>
              </w:r>
            </w:p>
            <w:p w14:paraId="77AFA4D1" w14:textId="77777777" w:rsidR="00C9395B" w:rsidRPr="00C9395B" w:rsidRDefault="00C9395B" w:rsidP="00C9395B">
              <w:pPr>
                <w:pStyle w:val="Bibliografa"/>
                <w:ind w:left="720" w:hanging="720"/>
                <w:rPr>
                  <w:noProof/>
                  <w:lang w:val="en-US"/>
                </w:rPr>
              </w:pPr>
              <w:r w:rsidRPr="00C9395B">
                <w:rPr>
                  <w:noProof/>
                  <w:lang w:val="en-US"/>
                </w:rPr>
                <w:t xml:space="preserve">IBM International Business Machines Corporation. </w:t>
              </w:r>
              <w:r>
                <w:rPr>
                  <w:noProof/>
                  <w:lang w:val="es-ES"/>
                </w:rPr>
                <w:t xml:space="preserve">(s.f.). </w:t>
              </w:r>
              <w:r>
                <w:rPr>
                  <w:i/>
                  <w:iCs/>
                  <w:noProof/>
                  <w:lang w:val="es-ES"/>
                </w:rPr>
                <w:t>¿Qué es el reconocimiento óptico de caracteres (OCR)?</w:t>
              </w:r>
              <w:r>
                <w:rPr>
                  <w:noProof/>
                  <w:lang w:val="es-ES"/>
                </w:rPr>
                <w:t xml:space="preserve"> </w:t>
              </w:r>
              <w:r w:rsidRPr="00C9395B">
                <w:rPr>
                  <w:noProof/>
                  <w:lang w:val="en-US"/>
                </w:rPr>
                <w:t>Obtenido de International Business Machines Corporation: https://www.ibm.com/mx-es/think/topics/optical-character-recognition</w:t>
              </w:r>
            </w:p>
            <w:p w14:paraId="2852E9E0" w14:textId="77777777" w:rsidR="00C9395B" w:rsidRPr="00C9395B" w:rsidRDefault="00C9395B" w:rsidP="00C9395B">
              <w:pPr>
                <w:pStyle w:val="Bibliografa"/>
                <w:ind w:left="720" w:hanging="720"/>
                <w:rPr>
                  <w:noProof/>
                  <w:lang w:val="en-US"/>
                </w:rPr>
              </w:pPr>
              <w:r w:rsidRPr="00C9395B">
                <w:rPr>
                  <w:noProof/>
                  <w:lang w:val="en-US"/>
                </w:rPr>
                <w:t xml:space="preserve">IBM International Business Machines Corporation. </w:t>
              </w:r>
              <w:r>
                <w:rPr>
                  <w:noProof/>
                  <w:lang w:val="es-ES"/>
                </w:rPr>
                <w:t xml:space="preserve">(s.f.). </w:t>
              </w:r>
              <w:r>
                <w:rPr>
                  <w:i/>
                  <w:iCs/>
                  <w:noProof/>
                  <w:lang w:val="es-ES"/>
                </w:rPr>
                <w:t>¿Qué son las redes neuronales convolucionales?</w:t>
              </w:r>
              <w:r>
                <w:rPr>
                  <w:noProof/>
                  <w:lang w:val="es-ES"/>
                </w:rPr>
                <w:t xml:space="preserve"> </w:t>
              </w:r>
              <w:r w:rsidRPr="00C9395B">
                <w:rPr>
                  <w:noProof/>
                  <w:lang w:val="en-US"/>
                </w:rPr>
                <w:t>Obtenido de International Business Machines Corporation: https://www.ibm.com/think/topics/convolutional-neural-networks</w:t>
              </w:r>
            </w:p>
            <w:p w14:paraId="0FE30B46" w14:textId="77777777" w:rsidR="00C9395B" w:rsidRDefault="00C9395B" w:rsidP="00C9395B">
              <w:pPr>
                <w:pStyle w:val="Bibliografa"/>
                <w:ind w:left="720" w:hanging="720"/>
                <w:rPr>
                  <w:noProof/>
                  <w:lang w:val="es-ES"/>
                </w:rPr>
              </w:pPr>
              <w:r w:rsidRPr="00C9395B">
                <w:rPr>
                  <w:noProof/>
                  <w:lang w:val="en-US"/>
                </w:rPr>
                <w:t xml:space="preserve">IBM International Business Machines Corporation. </w:t>
              </w:r>
              <w:r>
                <w:rPr>
                  <w:noProof/>
                  <w:lang w:val="es-ES"/>
                </w:rPr>
                <w:t xml:space="preserve">(s.f.). </w:t>
              </w:r>
              <w:r>
                <w:rPr>
                  <w:i/>
                  <w:iCs/>
                  <w:noProof/>
                  <w:lang w:val="es-ES"/>
                </w:rPr>
                <w:t>La historia del OCR</w:t>
              </w:r>
              <w:r>
                <w:rPr>
                  <w:noProof/>
                  <w:lang w:val="es-ES"/>
                </w:rPr>
                <w:t>. Obtenido de International Business Machines Corporation: https://www.ibm.com/es-es/think/topics/optical-character-recognition#:~:text=En%201974%2C%20Ray%20Kurzweil%20fund%C3%B3,impreso%20en%20pr%C3%A1cticamente%20cualquier%20fuente</w:t>
              </w:r>
            </w:p>
            <w:p w14:paraId="14342831" w14:textId="77777777" w:rsidR="00C9395B" w:rsidRPr="00C9395B" w:rsidRDefault="00C9395B" w:rsidP="00C9395B">
              <w:pPr>
                <w:pStyle w:val="Bibliografa"/>
                <w:ind w:left="720" w:hanging="720"/>
                <w:rPr>
                  <w:noProof/>
                  <w:lang w:val="en-US"/>
                </w:rPr>
              </w:pPr>
              <w:r w:rsidRPr="00C9395B">
                <w:rPr>
                  <w:noProof/>
                  <w:lang w:val="en-US"/>
                </w:rPr>
                <w:t xml:space="preserve">IBM International Business Machines Corporation. (s.f.). </w:t>
              </w:r>
              <w:r w:rsidRPr="00C9395B">
                <w:rPr>
                  <w:i/>
                  <w:iCs/>
                  <w:noProof/>
                  <w:lang w:val="en-US"/>
                </w:rPr>
                <w:t>Machine learning vs. deep learning vs. redes neuronales</w:t>
              </w:r>
              <w:r w:rsidRPr="00C9395B">
                <w:rPr>
                  <w:noProof/>
                  <w:lang w:val="en-US"/>
                </w:rPr>
                <w:t>. Obtenido de International Business Machines Corporation: https://www.ibm.com/es-es/topics/machine-learning</w:t>
              </w:r>
            </w:p>
            <w:p w14:paraId="2FF69646" w14:textId="77777777" w:rsidR="00C9395B" w:rsidRPr="00C9395B" w:rsidRDefault="00C9395B" w:rsidP="00C9395B">
              <w:pPr>
                <w:pStyle w:val="Bibliografa"/>
                <w:ind w:left="720" w:hanging="720"/>
                <w:rPr>
                  <w:noProof/>
                  <w:lang w:val="en-US"/>
                </w:rPr>
              </w:pPr>
              <w:r w:rsidRPr="00C9395B">
                <w:rPr>
                  <w:noProof/>
                  <w:lang w:val="en-US"/>
                </w:rPr>
                <w:lastRenderedPageBreak/>
                <w:t xml:space="preserve">IBM International Business Machines Corporation. </w:t>
              </w:r>
              <w:r>
                <w:rPr>
                  <w:noProof/>
                  <w:lang w:val="es-ES"/>
                </w:rPr>
                <w:t xml:space="preserve">(s.f.). </w:t>
              </w:r>
              <w:r>
                <w:rPr>
                  <w:i/>
                  <w:iCs/>
                  <w:noProof/>
                  <w:lang w:val="es-ES"/>
                </w:rPr>
                <w:t>redes neuronales recurrentes</w:t>
              </w:r>
              <w:r>
                <w:rPr>
                  <w:noProof/>
                  <w:lang w:val="es-ES"/>
                </w:rPr>
                <w:t xml:space="preserve">. </w:t>
              </w:r>
              <w:r w:rsidRPr="00C9395B">
                <w:rPr>
                  <w:noProof/>
                  <w:lang w:val="en-US"/>
                </w:rPr>
                <w:t>Obtenido de International Business Machines Corporation: https://www.ibm.com/es-es/think/topics/recurrent-neural-networks</w:t>
              </w:r>
            </w:p>
            <w:p w14:paraId="21EFD74B" w14:textId="77777777" w:rsidR="00C9395B" w:rsidRPr="00C9395B" w:rsidRDefault="00C9395B" w:rsidP="00C9395B">
              <w:pPr>
                <w:pStyle w:val="Bibliografa"/>
                <w:ind w:left="720" w:hanging="720"/>
                <w:rPr>
                  <w:noProof/>
                  <w:lang w:val="en-US"/>
                </w:rPr>
              </w:pPr>
              <w:r w:rsidRPr="00C9395B">
                <w:rPr>
                  <w:noProof/>
                  <w:lang w:val="en-US"/>
                </w:rPr>
                <w:t xml:space="preserve">LeCun, Y., Bottou, L., Bengio, Y., &amp; Haffner, P. (1998). GradientBased Learning Applied to Document. </w:t>
              </w:r>
              <w:r w:rsidRPr="00C9395B">
                <w:rPr>
                  <w:i/>
                  <w:iCs/>
                  <w:noProof/>
                  <w:lang w:val="en-US"/>
                </w:rPr>
                <w:t>IEEE Transactions on Pattern Analysis and Machine Intelligence</w:t>
              </w:r>
              <w:r w:rsidRPr="00C9395B">
                <w:rPr>
                  <w:noProof/>
                  <w:lang w:val="en-US"/>
                </w:rPr>
                <w:t>, 7-47.</w:t>
              </w:r>
            </w:p>
            <w:p w14:paraId="09232640" w14:textId="77777777" w:rsidR="00C9395B" w:rsidRDefault="00C9395B" w:rsidP="00C9395B">
              <w:pPr>
                <w:pStyle w:val="Bibliografa"/>
                <w:ind w:left="720" w:hanging="720"/>
                <w:rPr>
                  <w:noProof/>
                  <w:lang w:val="es-ES"/>
                </w:rPr>
              </w:pPr>
              <w:r w:rsidRPr="00C9395B">
                <w:rPr>
                  <w:noProof/>
                  <w:lang w:val="en-US"/>
                </w:rPr>
                <w:t xml:space="preserve">Leyva, A., Carreño, M., Estrada, I., Sandoval, A., &amp; Ezpinoza, G. (27 de Marzo de 2016). </w:t>
              </w:r>
              <w:r>
                <w:rPr>
                  <w:i/>
                  <w:iCs/>
                  <w:noProof/>
                  <w:lang w:val="es-ES"/>
                </w:rPr>
                <w:t>Desarrollo de una herramienta tipo mLearning utilizando la metodología</w:t>
              </w:r>
              <w:r>
                <w:rPr>
                  <w:noProof/>
                  <w:lang w:val="es-ES"/>
                </w:rPr>
                <w:t>. Obtenido de revistas.unab.edu.co: https://revistas.unab.edu.co/index.php/rcc/article/download/2620/2226/8279</w:t>
              </w:r>
            </w:p>
            <w:p w14:paraId="247F1C19" w14:textId="77777777" w:rsidR="00C9395B" w:rsidRDefault="00C9395B" w:rsidP="00C9395B">
              <w:pPr>
                <w:pStyle w:val="Bibliografa"/>
                <w:ind w:left="720" w:hanging="720"/>
                <w:rPr>
                  <w:noProof/>
                  <w:lang w:val="es-ES"/>
                </w:rPr>
              </w:pPr>
              <w:r>
                <w:rPr>
                  <w:noProof/>
                  <w:lang w:val="es-ES"/>
                </w:rPr>
                <w:t xml:space="preserve">Ramires Hernández, M., &amp; León Pérez, F. (Febrero de 2023). </w:t>
              </w:r>
              <w:r>
                <w:rPr>
                  <w:i/>
                  <w:iCs/>
                  <w:noProof/>
                  <w:lang w:val="es-ES"/>
                </w:rPr>
                <w:t>M-learning como herramientas para el apredizaje adapativo</w:t>
              </w:r>
              <w:r>
                <w:rPr>
                  <w:noProof/>
                  <w:lang w:val="es-ES"/>
                </w:rPr>
                <w:t>. Obtenido de researchgate: https://www.researchgate.net/figure/Figura-1-Metodologia-Mobile-D_fig1_368555118</w:t>
              </w:r>
            </w:p>
            <w:p w14:paraId="3B65C36C" w14:textId="77777777" w:rsidR="00C9395B" w:rsidRDefault="00C9395B" w:rsidP="00C9395B">
              <w:pPr>
                <w:pStyle w:val="Bibliografa"/>
                <w:ind w:left="720" w:hanging="720"/>
                <w:rPr>
                  <w:noProof/>
                  <w:lang w:val="es-ES"/>
                </w:rPr>
              </w:pPr>
              <w:r>
                <w:rPr>
                  <w:noProof/>
                  <w:lang w:val="es-ES"/>
                </w:rPr>
                <w:t xml:space="preserve">Strika, L. (26 de julio de 2019). </w:t>
              </w:r>
              <w:r w:rsidRPr="00C9395B">
                <w:rPr>
                  <w:i/>
                  <w:iCs/>
                  <w:noProof/>
                  <w:lang w:val="en-US"/>
                </w:rPr>
                <w:t>Convolutional Neural Networks: A python Tutorial Using</w:t>
              </w:r>
              <w:r w:rsidRPr="00C9395B">
                <w:rPr>
                  <w:noProof/>
                  <w:lang w:val="en-US"/>
                </w:rPr>
                <w:t xml:space="preserve">. </w:t>
              </w:r>
              <w:r>
                <w:rPr>
                  <w:noProof/>
                  <w:lang w:val="es-ES"/>
                </w:rPr>
                <w:t>Obtenido de KDnuggets.com: https://www.kdnuggets.com/2019/07/convolutional-neural-networks-python-tutorial-tensorflow-keras.html</w:t>
              </w:r>
            </w:p>
            <w:p w14:paraId="31606353" w14:textId="791F3F13" w:rsidR="00B52304" w:rsidRDefault="00B52304" w:rsidP="00C9395B">
              <w:r>
                <w:rPr>
                  <w:b/>
                  <w:bCs/>
                </w:rPr>
                <w:fldChar w:fldCharType="end"/>
              </w:r>
            </w:p>
          </w:sdtContent>
        </w:sdt>
      </w:sdtContent>
    </w:sdt>
    <w:p w14:paraId="599C7952" w14:textId="77777777" w:rsidR="00B94057" w:rsidRDefault="00B94057" w:rsidP="00B94057"/>
    <w:p w14:paraId="75ED0C48" w14:textId="21FD2204" w:rsidR="00B94057" w:rsidRDefault="00E46246">
      <w:pPr>
        <w:spacing w:line="259" w:lineRule="auto"/>
        <w:ind w:firstLine="0"/>
      </w:pPr>
      <w:r>
        <w:br w:type="page"/>
      </w:r>
    </w:p>
    <w:p w14:paraId="25A52334" w14:textId="44636910" w:rsidR="00E46246" w:rsidRDefault="00E46246" w:rsidP="009D4DDE">
      <w:pPr>
        <w:pStyle w:val="Estilo0"/>
      </w:pPr>
      <w:bookmarkStart w:id="1009" w:name="_Toc201090364"/>
      <w:r>
        <w:lastRenderedPageBreak/>
        <w:t>Anexos</w:t>
      </w:r>
      <w:bookmarkEnd w:id="1009"/>
      <w:r>
        <w:t xml:space="preserve"> </w:t>
      </w:r>
    </w:p>
    <w:p w14:paraId="42ED9366" w14:textId="3746A536" w:rsidR="00E46246" w:rsidRPr="00A8042E" w:rsidRDefault="00A8042E" w:rsidP="008F7F3D">
      <w:pPr>
        <w:ind w:firstLine="0"/>
        <w:rPr>
          <w:b/>
          <w:bCs/>
        </w:rPr>
      </w:pPr>
      <w:r w:rsidRPr="00A8042E">
        <w:rPr>
          <w:b/>
          <w:bCs/>
        </w:rPr>
        <w:t>Anexo 1: tabla de distribución de Chi-cuadrado</w:t>
      </w:r>
    </w:p>
    <w:p w14:paraId="6BE5F20A" w14:textId="11C0711A" w:rsidR="00A8042E" w:rsidRDefault="00A8042E" w:rsidP="008F7F3D">
      <w:pPr>
        <w:ind w:firstLine="0"/>
      </w:pPr>
      <w:r>
        <w:rPr>
          <w:noProof/>
        </w:rPr>
        <w:drawing>
          <wp:anchor distT="0" distB="0" distL="114300" distR="114300" simplePos="0" relativeHeight="251672576" behindDoc="0" locked="0" layoutInCell="1" allowOverlap="1" wp14:anchorId="6A36F097" wp14:editId="17165891">
            <wp:simplePos x="0" y="0"/>
            <wp:positionH relativeFrom="column">
              <wp:posOffset>85513</wp:posOffset>
            </wp:positionH>
            <wp:positionV relativeFrom="paragraph">
              <wp:posOffset>204470</wp:posOffset>
            </wp:positionV>
            <wp:extent cx="3111500" cy="174700"/>
            <wp:effectExtent l="0" t="0" r="0"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3111500" cy="1747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6B0AF285" wp14:editId="07B16DCE">
            <wp:extent cx="5748866" cy="3714389"/>
            <wp:effectExtent l="0" t="0" r="4445"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52963" cy="3717036"/>
                    </a:xfrm>
                    <a:prstGeom prst="rect">
                      <a:avLst/>
                    </a:prstGeom>
                  </pic:spPr>
                </pic:pic>
              </a:graphicData>
            </a:graphic>
          </wp:inline>
        </w:drawing>
      </w:r>
    </w:p>
    <w:p w14:paraId="1EBFA82C" w14:textId="513BD372" w:rsidR="00A8042E" w:rsidRDefault="00A8042E" w:rsidP="008F7F3D">
      <w:pPr>
        <w:ind w:firstLine="0"/>
      </w:pPr>
    </w:p>
    <w:p w14:paraId="59B3C01E" w14:textId="77777777" w:rsidR="00A8042E" w:rsidRPr="00254895" w:rsidRDefault="00A8042E" w:rsidP="008F7F3D">
      <w:pPr>
        <w:ind w:firstLine="0"/>
      </w:pPr>
    </w:p>
    <w:sectPr w:rsidR="00A8042E" w:rsidRPr="00254895" w:rsidSect="00A35D9D">
      <w:headerReference w:type="default" r:id="rId96"/>
      <w:footerReference w:type="default" r:id="rId97"/>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968B4" w14:textId="77777777" w:rsidR="00133DB9" w:rsidRDefault="00133DB9" w:rsidP="001B6505">
      <w:pPr>
        <w:spacing w:after="0" w:line="240" w:lineRule="auto"/>
      </w:pPr>
      <w:r>
        <w:separator/>
      </w:r>
    </w:p>
    <w:p w14:paraId="39F2B348" w14:textId="77777777" w:rsidR="00133DB9" w:rsidRDefault="00133DB9"/>
  </w:endnote>
  <w:endnote w:type="continuationSeparator" w:id="0">
    <w:p w14:paraId="303AC41A" w14:textId="77777777" w:rsidR="00133DB9" w:rsidRDefault="00133DB9" w:rsidP="001B6505">
      <w:pPr>
        <w:spacing w:after="0" w:line="240" w:lineRule="auto"/>
      </w:pPr>
      <w:r>
        <w:continuationSeparator/>
      </w:r>
    </w:p>
    <w:p w14:paraId="5981ECD7" w14:textId="77777777" w:rsidR="00133DB9" w:rsidRDefault="00133D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Ubuntu"/>
    <w:charset w:val="00"/>
    <w:family w:val="swiss"/>
    <w:pitch w:val="variable"/>
    <w:sig w:usb0="E00002FF" w:usb1="5000205B"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463150"/>
      <w:docPartObj>
        <w:docPartGallery w:val="Page Numbers (Bottom of Page)"/>
        <w:docPartUnique/>
      </w:docPartObj>
    </w:sdtPr>
    <w:sdtEndPr/>
    <w:sdtContent>
      <w:p w14:paraId="7779B2EC" w14:textId="1BC153CE" w:rsidR="001B6505" w:rsidRDefault="001B6505">
        <w:pPr>
          <w:pStyle w:val="Piedepgina"/>
          <w:jc w:val="center"/>
        </w:pPr>
        <w:r>
          <w:fldChar w:fldCharType="begin"/>
        </w:r>
        <w:r>
          <w:instrText>PAGE   \* MERGEFORMAT</w:instrText>
        </w:r>
        <w:r>
          <w:fldChar w:fldCharType="separate"/>
        </w:r>
        <w:r>
          <w:rPr>
            <w:lang w:val="es-ES"/>
          </w:rPr>
          <w:t>2</w:t>
        </w:r>
        <w:r>
          <w:fldChar w:fldCharType="end"/>
        </w:r>
      </w:p>
    </w:sdtContent>
  </w:sdt>
  <w:p w14:paraId="554775C4" w14:textId="77777777" w:rsidR="001B6505" w:rsidRDefault="001B65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DDAAD" w14:textId="76AE3AF6" w:rsidR="001B6505" w:rsidRDefault="009F049D" w:rsidP="009F049D">
    <w:pPr>
      <w:pStyle w:val="Piedepgina"/>
      <w:tabs>
        <w:tab w:val="center" w:pos="5062"/>
        <w:tab w:val="left" w:pos="5880"/>
      </w:tabs>
    </w:pPr>
    <w:r>
      <w:tab/>
    </w:r>
    <w:r>
      <w:tab/>
    </w:r>
  </w:p>
  <w:p w14:paraId="69755A6B" w14:textId="77777777" w:rsidR="001B6505" w:rsidRDefault="001B65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26A0D" w14:textId="77777777" w:rsidR="00133DB9" w:rsidRDefault="00133DB9" w:rsidP="001B6505">
      <w:pPr>
        <w:spacing w:after="0" w:line="240" w:lineRule="auto"/>
      </w:pPr>
      <w:r>
        <w:separator/>
      </w:r>
    </w:p>
    <w:p w14:paraId="118B2F05" w14:textId="77777777" w:rsidR="00133DB9" w:rsidRDefault="00133DB9"/>
  </w:footnote>
  <w:footnote w:type="continuationSeparator" w:id="0">
    <w:p w14:paraId="08D967F9" w14:textId="77777777" w:rsidR="00133DB9" w:rsidRDefault="00133DB9" w:rsidP="001B6505">
      <w:pPr>
        <w:spacing w:after="0" w:line="240" w:lineRule="auto"/>
      </w:pPr>
      <w:r>
        <w:continuationSeparator/>
      </w:r>
    </w:p>
    <w:p w14:paraId="17765F0D" w14:textId="77777777" w:rsidR="00133DB9" w:rsidRDefault="00133DB9"/>
  </w:footnote>
  <w:footnote w:id="1">
    <w:p w14:paraId="589A3B34" w14:textId="0AB0E1B8" w:rsidR="00ED5B6E" w:rsidRPr="00ED5B6E" w:rsidRDefault="00ED5B6E" w:rsidP="00ED5B6E">
      <w:pPr>
        <w:pStyle w:val="Textonotapie"/>
        <w:ind w:firstLine="0"/>
        <w:rPr>
          <w:lang w:val="es-ES"/>
        </w:rPr>
      </w:pPr>
      <w:r>
        <w:rPr>
          <w:rStyle w:val="Refdenotaalpie"/>
        </w:rPr>
        <w:footnoteRef/>
      </w:r>
      <w:r>
        <w:rPr>
          <w:lang w:val="es-ES"/>
        </w:rPr>
        <w:t xml:space="preserve"> Yolo </w:t>
      </w:r>
      <w:r w:rsidRPr="00ED5B6E">
        <w:rPr>
          <w:lang w:val="es-ES"/>
        </w:rPr>
        <w:t>es un modelo de visión artificial para la detección de objetos.</w:t>
      </w:r>
    </w:p>
  </w:footnote>
  <w:footnote w:id="2">
    <w:p w14:paraId="58C0FFCE" w14:textId="7840E1CF" w:rsidR="00ED5B6E" w:rsidRPr="00ED5B6E" w:rsidRDefault="00ED5B6E" w:rsidP="00ED5B6E">
      <w:pPr>
        <w:pStyle w:val="Textonotapie"/>
        <w:ind w:firstLine="0"/>
        <w:rPr>
          <w:lang w:val="es-ES"/>
        </w:rPr>
      </w:pPr>
      <w:r>
        <w:rPr>
          <w:rStyle w:val="Refdenotaalpie"/>
        </w:rPr>
        <w:footnoteRef/>
      </w:r>
      <w:r>
        <w:t xml:space="preserve"> CRNN</w:t>
      </w:r>
      <w:r w:rsidRPr="00ED5B6E">
        <w:t xml:space="preserve"> Convolutional Recurrent Neural Networks </w:t>
      </w:r>
      <w:r>
        <w:t xml:space="preserve">es la </w:t>
      </w:r>
      <w:r w:rsidR="008C34BE">
        <w:t>combinación</w:t>
      </w:r>
      <w:r>
        <w:t xml:space="preserve"> de dos tipos de redes neuronales</w:t>
      </w:r>
      <w:r w:rsidRPr="00ED5B6E">
        <w:t>, CNN</w:t>
      </w:r>
      <w:r w:rsidR="00A72DCB">
        <w:t xml:space="preserve"> </w:t>
      </w:r>
      <w:r w:rsidRPr="00ED5B6E">
        <w:t xml:space="preserve">(convolutional neural network) </w:t>
      </w:r>
      <w:r w:rsidR="00A72DCB">
        <w:t xml:space="preserve">y </w:t>
      </w:r>
      <w:r w:rsidR="00A72DCB" w:rsidRPr="00ED5B6E">
        <w:t>RNN</w:t>
      </w:r>
      <w:r w:rsidR="00A72DCB">
        <w:t xml:space="preserve"> </w:t>
      </w:r>
      <w:r w:rsidRPr="00ED5B6E">
        <w:t>(Recurrent neural networks).</w:t>
      </w:r>
    </w:p>
  </w:footnote>
  <w:footnote w:id="3">
    <w:p w14:paraId="50F876F1" w14:textId="684BA795" w:rsidR="00ED5B6E" w:rsidRPr="00ED5B6E" w:rsidRDefault="00ED5B6E" w:rsidP="00ED5B6E">
      <w:pPr>
        <w:pStyle w:val="Textonotapie"/>
        <w:ind w:firstLine="0"/>
        <w:rPr>
          <w:lang w:val="es-ES"/>
        </w:rPr>
      </w:pPr>
      <w:r>
        <w:rPr>
          <w:rStyle w:val="Refdenotaalpie"/>
        </w:rPr>
        <w:footnoteRef/>
      </w:r>
      <w:r>
        <w:t xml:space="preserve"> RTS siglas de Régimen Tributario Simplificado</w:t>
      </w:r>
    </w:p>
  </w:footnote>
  <w:footnote w:id="4">
    <w:p w14:paraId="3F6E9CE8" w14:textId="48B09288" w:rsidR="00ED5B6E" w:rsidRPr="00ED5B6E" w:rsidRDefault="00ED5B6E" w:rsidP="00ED5B6E">
      <w:pPr>
        <w:pStyle w:val="Textonotapie"/>
        <w:ind w:firstLine="0"/>
        <w:rPr>
          <w:lang w:val="es-ES"/>
        </w:rPr>
      </w:pPr>
      <w:r>
        <w:rPr>
          <w:rStyle w:val="Refdenotaalpie"/>
        </w:rPr>
        <w:footnoteRef/>
      </w:r>
      <w:r>
        <w:t xml:space="preserve"> Mobile-D </w:t>
      </w:r>
      <w:r w:rsidRPr="00ED5B6E">
        <w:t>es una metodología de desarrollo de software ágil, específicamente diseñada para el desarrollo de aplicaciones móviles</w:t>
      </w:r>
      <w:r>
        <w:t>.</w:t>
      </w:r>
    </w:p>
  </w:footnote>
  <w:footnote w:id="5">
    <w:p w14:paraId="1532A9FF" w14:textId="21E23DCB" w:rsidR="00A72DCB" w:rsidRPr="00A72DCB" w:rsidRDefault="00A72DCB" w:rsidP="00A72DCB">
      <w:pPr>
        <w:pStyle w:val="Textonotapie"/>
        <w:ind w:firstLine="0"/>
        <w:rPr>
          <w:lang w:val="es-ES"/>
        </w:rPr>
      </w:pPr>
      <w:r>
        <w:rPr>
          <w:rStyle w:val="Refdenotaalpie"/>
        </w:rPr>
        <w:footnoteRef/>
      </w:r>
      <w:r>
        <w:t xml:space="preserve"> </w:t>
      </w:r>
      <w:r w:rsidRPr="00A72DCB">
        <w:t>El dataset es un conjunto de datos estructurados que se utiliza para entrenar, validar y probar una red neuronal.</w:t>
      </w:r>
    </w:p>
  </w:footnote>
  <w:footnote w:id="6">
    <w:p w14:paraId="0A8A49B0" w14:textId="4D7CF898" w:rsidR="00A72DCB" w:rsidRPr="00A72DCB" w:rsidRDefault="00A72DCB" w:rsidP="00102D56">
      <w:pPr>
        <w:pStyle w:val="Textonotapie"/>
        <w:ind w:firstLine="0"/>
        <w:rPr>
          <w:lang w:val="es-ES"/>
        </w:rPr>
      </w:pPr>
      <w:r>
        <w:rPr>
          <w:rStyle w:val="Refdenotaalpie"/>
        </w:rPr>
        <w:footnoteRef/>
      </w:r>
      <w:r w:rsidR="00102D56">
        <w:t xml:space="preserve"> </w:t>
      </w:r>
      <w:r>
        <w:rPr>
          <w:lang w:val="es-ES"/>
        </w:rPr>
        <w:t xml:space="preserve">HTR siglas de </w:t>
      </w:r>
      <w:r w:rsidRPr="00A72DCB">
        <w:rPr>
          <w:lang w:val="es-ES"/>
        </w:rPr>
        <w:t>Handwriting Text Recognition</w:t>
      </w:r>
      <w:r>
        <w:rPr>
          <w:lang w:val="es-ES"/>
        </w:rPr>
        <w:t xml:space="preserve"> que significan reconocimiento de texto manuscrito.</w:t>
      </w:r>
    </w:p>
  </w:footnote>
  <w:footnote w:id="7">
    <w:p w14:paraId="0FEB583F" w14:textId="34C2BB83" w:rsidR="00A72DCB" w:rsidRPr="00A72DCB" w:rsidRDefault="00A72DCB" w:rsidP="00102D56">
      <w:pPr>
        <w:pStyle w:val="Textonotapie"/>
        <w:ind w:firstLine="0"/>
        <w:rPr>
          <w:lang w:val="es-ES"/>
        </w:rPr>
      </w:pPr>
      <w:r>
        <w:rPr>
          <w:rStyle w:val="Refdenotaalpie"/>
        </w:rPr>
        <w:footnoteRef/>
      </w:r>
      <w:r>
        <w:t xml:space="preserve"> </w:t>
      </w:r>
      <w:r w:rsidRPr="00A72DCB">
        <w:t>OCR (Optical Character Recognition) es una tecnología que convierte imágenes de texto, como documentos escaneados o fotografías, en texto digital editable y que puede ser buscado.</w:t>
      </w:r>
    </w:p>
  </w:footnote>
  <w:footnote w:id="8">
    <w:p w14:paraId="7500B9D0" w14:textId="4547045B" w:rsidR="00102D56" w:rsidRPr="00102D56" w:rsidRDefault="00102D56" w:rsidP="00102D56">
      <w:pPr>
        <w:pStyle w:val="Textonotapie"/>
        <w:ind w:firstLine="0"/>
        <w:rPr>
          <w:lang w:val="es-ES"/>
        </w:rPr>
      </w:pPr>
      <w:r>
        <w:rPr>
          <w:rStyle w:val="Refdenotaalpie"/>
        </w:rPr>
        <w:footnoteRef/>
      </w:r>
      <w:r>
        <w:t xml:space="preserve"> IBM </w:t>
      </w:r>
      <w:r w:rsidRPr="00102D56">
        <w:t>que significa International Business Machines, es una empresa multinacional de tecnología y consultoría</w:t>
      </w:r>
      <w:r>
        <w:t>.</w:t>
      </w:r>
    </w:p>
  </w:footnote>
  <w:footnote w:id="9">
    <w:p w14:paraId="2F0C6ED3" w14:textId="74EC5AF5" w:rsidR="00102D56" w:rsidRPr="00102D56" w:rsidRDefault="00102D56" w:rsidP="00102D56">
      <w:pPr>
        <w:pStyle w:val="Textonotapie"/>
        <w:ind w:firstLine="0"/>
        <w:rPr>
          <w:lang w:val="es-ES"/>
        </w:rPr>
      </w:pPr>
      <w:r>
        <w:rPr>
          <w:rStyle w:val="Refdenotaalpie"/>
        </w:rPr>
        <w:footnoteRef/>
      </w:r>
      <w:r>
        <w:t xml:space="preserve"> IA siglas de inteligencia artificial</w:t>
      </w:r>
    </w:p>
  </w:footnote>
  <w:footnote w:id="10">
    <w:p w14:paraId="4D983BEB" w14:textId="48ABAB72" w:rsidR="00102D56" w:rsidRPr="00102D56" w:rsidRDefault="00102D56" w:rsidP="00102D56">
      <w:pPr>
        <w:pStyle w:val="Textonotapie"/>
        <w:ind w:firstLine="0"/>
        <w:rPr>
          <w:lang w:val="es-ES"/>
        </w:rPr>
      </w:pPr>
      <w:r>
        <w:rPr>
          <w:rStyle w:val="Refdenotaalpie"/>
        </w:rPr>
        <w:footnoteRef/>
      </w:r>
      <w:r>
        <w:t xml:space="preserve"> ICR (</w:t>
      </w:r>
      <w:r w:rsidRPr="00102D56">
        <w:t>optical character recognition</w:t>
      </w:r>
      <w:r>
        <w:t xml:space="preserve">), reconocimiento inteligente de caracteres </w:t>
      </w:r>
      <w:r w:rsidRPr="00102D56">
        <w:t>es una versión avanzada de reconocimiento de escritura a mano</w:t>
      </w:r>
    </w:p>
  </w:footnote>
  <w:footnote w:id="11">
    <w:p w14:paraId="46E3D3E8" w14:textId="3CAD1769" w:rsidR="00357485" w:rsidRPr="00357485" w:rsidRDefault="00357485" w:rsidP="00357485">
      <w:pPr>
        <w:pStyle w:val="Textonotapie"/>
        <w:ind w:firstLine="0"/>
        <w:rPr>
          <w:lang w:val="es-ES"/>
        </w:rPr>
      </w:pPr>
      <w:r>
        <w:rPr>
          <w:rStyle w:val="Refdenotaalpie"/>
        </w:rPr>
        <w:footnoteRef/>
      </w:r>
      <w:r>
        <w:t xml:space="preserve"> GPL </w:t>
      </w:r>
      <w:r w:rsidRPr="00D87869">
        <w:t>(</w:t>
      </w:r>
      <w:r>
        <w:t xml:space="preserve">GNU </w:t>
      </w:r>
      <w:r w:rsidRPr="00D87869">
        <w:t>Licencia Pública General)</w:t>
      </w:r>
      <w:r>
        <w:t xml:space="preserve"> es una licencia de software libre.</w:t>
      </w:r>
    </w:p>
  </w:footnote>
  <w:footnote w:id="12">
    <w:p w14:paraId="498665DD" w14:textId="3FB0FDEC" w:rsidR="00357485" w:rsidRPr="00357485" w:rsidRDefault="00357485" w:rsidP="00357485">
      <w:pPr>
        <w:pStyle w:val="Textonotapie"/>
        <w:ind w:firstLine="0"/>
        <w:rPr>
          <w:lang w:val="es-ES"/>
        </w:rPr>
      </w:pPr>
      <w:r>
        <w:rPr>
          <w:rStyle w:val="Refdenotaalpie"/>
        </w:rPr>
        <w:footnoteRef/>
      </w:r>
      <w:r>
        <w:t xml:space="preserve"> Deep Learning significa </w:t>
      </w:r>
      <w:r w:rsidRPr="00357485">
        <w:t>aprendizaje profundo, es un subconjunto del Machine Learning que utiliza redes neuronales artificiales con múltiples capas</w:t>
      </w:r>
      <w:r>
        <w:t>.</w:t>
      </w:r>
    </w:p>
  </w:footnote>
  <w:footnote w:id="13">
    <w:p w14:paraId="1DE5385F" w14:textId="618F7D76" w:rsidR="00357485" w:rsidRPr="00357485" w:rsidRDefault="00357485" w:rsidP="00357485">
      <w:pPr>
        <w:pStyle w:val="Textonotapie"/>
        <w:ind w:firstLine="0"/>
        <w:rPr>
          <w:lang w:val="es-ES"/>
        </w:rPr>
      </w:pPr>
      <w:r>
        <w:rPr>
          <w:rStyle w:val="Refdenotaalpie"/>
        </w:rPr>
        <w:footnoteRef/>
      </w:r>
      <w:r>
        <w:t xml:space="preserve"> HTR </w:t>
      </w:r>
      <w:r>
        <w:rPr>
          <w:lang w:val="es-ES"/>
        </w:rPr>
        <w:t xml:space="preserve">siglas de </w:t>
      </w:r>
      <w:r w:rsidRPr="00A72DCB">
        <w:rPr>
          <w:lang w:val="es-ES"/>
        </w:rPr>
        <w:t>Handwriting Text Recognition</w:t>
      </w:r>
      <w:r>
        <w:rPr>
          <w:lang w:val="es-ES"/>
        </w:rPr>
        <w:t xml:space="preserve"> que significan reconocimiento de texto manuscrito.</w:t>
      </w:r>
    </w:p>
  </w:footnote>
  <w:footnote w:id="14">
    <w:p w14:paraId="300B5D03" w14:textId="5932A190" w:rsidR="006E2545" w:rsidRPr="006E2545" w:rsidRDefault="006E2545" w:rsidP="006E2545">
      <w:pPr>
        <w:pStyle w:val="Textonotapie"/>
        <w:ind w:firstLine="0"/>
        <w:rPr>
          <w:lang w:val="es-ES"/>
        </w:rPr>
      </w:pPr>
      <w:r>
        <w:rPr>
          <w:rStyle w:val="Refdenotaalpie"/>
        </w:rPr>
        <w:footnoteRef/>
      </w:r>
      <w:r>
        <w:t xml:space="preserve"> </w:t>
      </w:r>
      <w:r>
        <w:rPr>
          <w:rFonts w:cs="Arial"/>
        </w:rPr>
        <w:t>RTS siglas de Régimen Tributario Simplificado.</w:t>
      </w:r>
    </w:p>
  </w:footnote>
  <w:footnote w:id="15">
    <w:p w14:paraId="6065C1F6" w14:textId="7D8CA394" w:rsidR="002B4733" w:rsidRPr="002B4733" w:rsidRDefault="002B4733" w:rsidP="00D91130">
      <w:pPr>
        <w:pStyle w:val="Textonotapie"/>
        <w:ind w:firstLine="0"/>
      </w:pPr>
      <w:r>
        <w:rPr>
          <w:rStyle w:val="Refdenotaalpie"/>
        </w:rPr>
        <w:footnoteRef/>
      </w:r>
      <w:r>
        <w:t xml:space="preserve"> La </w:t>
      </w:r>
      <w:r w:rsidRPr="002B4733">
        <w:t>retropropagación es un método elegante para calcular cómo los cambios en cualquiera de las ponderaciones o sesgos de una red neuronal afectarán a la precisión de las predicciones del modelo.</w:t>
      </w:r>
    </w:p>
  </w:footnote>
  <w:footnote w:id="16">
    <w:p w14:paraId="467AF91F" w14:textId="004CACB0" w:rsidR="002B4733" w:rsidRPr="002B4733" w:rsidRDefault="002B4733" w:rsidP="00D91130">
      <w:pPr>
        <w:pStyle w:val="Textonotapie"/>
        <w:ind w:firstLine="0"/>
        <w:rPr>
          <w:lang w:val="es-ES"/>
        </w:rPr>
      </w:pPr>
      <w:r>
        <w:rPr>
          <w:rStyle w:val="Refdenotaalpie"/>
        </w:rPr>
        <w:footnoteRef/>
      </w:r>
      <w:r>
        <w:t xml:space="preserve"> Neuronas muertas es cuando muchas activaciones son cero</w:t>
      </w:r>
    </w:p>
  </w:footnote>
  <w:footnote w:id="17">
    <w:p w14:paraId="3BD33F5F" w14:textId="48BFEFFD" w:rsidR="00D91130" w:rsidRPr="00D91130" w:rsidRDefault="00D91130" w:rsidP="00D91130">
      <w:pPr>
        <w:pStyle w:val="Textonotapie"/>
        <w:ind w:firstLine="0"/>
        <w:rPr>
          <w:lang w:val="es-ES"/>
        </w:rPr>
      </w:pPr>
      <w:r>
        <w:rPr>
          <w:rStyle w:val="Refdenotaalpie"/>
        </w:rPr>
        <w:footnoteRef/>
      </w:r>
      <w:r>
        <w:t xml:space="preserve"> Probabilidad </w:t>
      </w:r>
      <w:r w:rsidRPr="00D91130">
        <w:t>cálculo matemático que establece todas las posibilidades que existen de que ocurra un fenómeno en determinadas circunstancias de azar.</w:t>
      </w:r>
    </w:p>
  </w:footnote>
  <w:footnote w:id="18">
    <w:p w14:paraId="25A4A67A" w14:textId="59CCFC25" w:rsidR="00DF39B8" w:rsidRPr="00DF39B8" w:rsidRDefault="00DF39B8" w:rsidP="00DF39B8">
      <w:pPr>
        <w:pStyle w:val="Textonotapie"/>
        <w:ind w:firstLine="0"/>
      </w:pPr>
      <w:r>
        <w:rPr>
          <w:rStyle w:val="Refdenotaalpie"/>
        </w:rPr>
        <w:footnoteRef/>
      </w:r>
      <w:r>
        <w:t xml:space="preserve"> GPL licencia de uso libre (GNU licencia publica general)</w:t>
      </w:r>
    </w:p>
  </w:footnote>
  <w:footnote w:id="19">
    <w:p w14:paraId="377BBE9A" w14:textId="751A7DF6" w:rsidR="00DF39B8" w:rsidRPr="00DF39B8" w:rsidRDefault="00DF39B8" w:rsidP="00DF39B8">
      <w:pPr>
        <w:pStyle w:val="Textonotapie"/>
        <w:ind w:firstLine="0"/>
        <w:rPr>
          <w:lang w:val="es-ES"/>
        </w:rPr>
      </w:pPr>
      <w:r>
        <w:rPr>
          <w:rStyle w:val="Refdenotaalpie"/>
        </w:rPr>
        <w:footnoteRef/>
      </w:r>
      <w:r>
        <w:t xml:space="preserve"> RTS siglas de Régimen Tributario Simplificado</w:t>
      </w:r>
    </w:p>
  </w:footnote>
  <w:footnote w:id="20">
    <w:p w14:paraId="3A518A71" w14:textId="11630E88" w:rsidR="002067FF" w:rsidRPr="002067FF" w:rsidRDefault="002067FF" w:rsidP="002067FF">
      <w:pPr>
        <w:pStyle w:val="Textonotapie"/>
        <w:ind w:firstLine="0"/>
        <w:rPr>
          <w:lang w:val="es-ES"/>
        </w:rPr>
      </w:pPr>
      <w:r>
        <w:rPr>
          <w:rStyle w:val="Refdenotaalpie"/>
        </w:rPr>
        <w:footnoteRef/>
      </w:r>
      <w:r>
        <w:t xml:space="preserve"> Script </w:t>
      </w:r>
      <w:r w:rsidRPr="002067FF">
        <w:t>es un archivo que contiene instrucciones para ser ejecutadas por un intérprete o motor</w:t>
      </w:r>
      <w:r w:rsidR="006B3176">
        <w:t>.</w:t>
      </w:r>
    </w:p>
  </w:footnote>
  <w:footnote w:id="21">
    <w:p w14:paraId="3E6B1E35" w14:textId="6A2B41A4" w:rsidR="00D237C5" w:rsidRPr="00D237C5" w:rsidRDefault="00D237C5">
      <w:pPr>
        <w:pStyle w:val="Textonotapie"/>
        <w:rPr>
          <w:lang w:val="es-ES"/>
        </w:rPr>
      </w:pPr>
      <w:r>
        <w:rPr>
          <w:rStyle w:val="Refdenotaalpie"/>
        </w:rPr>
        <w:footnoteRef/>
      </w:r>
      <w:r>
        <w:t xml:space="preserve"> </w:t>
      </w:r>
      <w:r>
        <w:rPr>
          <w:lang w:val="es-ES"/>
        </w:rPr>
        <w:t>Zip archivo de compresión utilizado por su facilidad de descompresión en colab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598E6" w14:textId="77777777" w:rsidR="009F049D" w:rsidRDefault="009F049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1974218"/>
      <w:docPartObj>
        <w:docPartGallery w:val="Page Numbers (Top of Page)"/>
        <w:docPartUnique/>
      </w:docPartObj>
    </w:sdtPr>
    <w:sdtEndPr/>
    <w:sdtContent>
      <w:p w14:paraId="445F0F5B" w14:textId="70117A8B" w:rsidR="009F049D" w:rsidRDefault="009F049D">
        <w:pPr>
          <w:pStyle w:val="Encabezado"/>
          <w:jc w:val="right"/>
        </w:pPr>
        <w:r>
          <w:fldChar w:fldCharType="begin"/>
        </w:r>
        <w:r>
          <w:instrText>PAGE   \* MERGEFORMAT</w:instrText>
        </w:r>
        <w:r>
          <w:fldChar w:fldCharType="separate"/>
        </w:r>
        <w:r>
          <w:rPr>
            <w:lang w:val="es-ES"/>
          </w:rPr>
          <w:t>2</w:t>
        </w:r>
        <w:r>
          <w:fldChar w:fldCharType="end"/>
        </w:r>
      </w:p>
    </w:sdtContent>
  </w:sdt>
  <w:p w14:paraId="2FA549AA" w14:textId="77777777" w:rsidR="009F049D" w:rsidRDefault="009F049D">
    <w:pPr>
      <w:pStyle w:val="Encabezado"/>
    </w:pPr>
  </w:p>
  <w:p w14:paraId="376D4B0E" w14:textId="77777777" w:rsidR="00DE22BD" w:rsidRDefault="00DE22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19A2"/>
    <w:multiLevelType w:val="hybridMultilevel"/>
    <w:tmpl w:val="14C0918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 w15:restartNumberingAfterBreak="0">
    <w:nsid w:val="02AC21F5"/>
    <w:multiLevelType w:val="hybridMultilevel"/>
    <w:tmpl w:val="C81C70AE"/>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 w15:restartNumberingAfterBreak="0">
    <w:nsid w:val="032E3480"/>
    <w:multiLevelType w:val="hybridMultilevel"/>
    <w:tmpl w:val="A238CB90"/>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 w15:restartNumberingAfterBreak="0">
    <w:nsid w:val="056C1E70"/>
    <w:multiLevelType w:val="multilevel"/>
    <w:tmpl w:val="B13A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D490A"/>
    <w:multiLevelType w:val="hybridMultilevel"/>
    <w:tmpl w:val="8096679A"/>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0F003082"/>
    <w:multiLevelType w:val="multilevel"/>
    <w:tmpl w:val="DC7C351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1141200F"/>
    <w:multiLevelType w:val="hybridMultilevel"/>
    <w:tmpl w:val="3264B71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 w15:restartNumberingAfterBreak="0">
    <w:nsid w:val="16D05F2D"/>
    <w:multiLevelType w:val="multilevel"/>
    <w:tmpl w:val="EA98583A"/>
    <w:lvl w:ilvl="0">
      <w:start w:val="1"/>
      <w:numFmt w:val="decimal"/>
      <w:isLg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isLgl/>
      <w:lvlText w:val="1.%2.%3"/>
      <w:lvlJc w:val="left"/>
      <w:pPr>
        <w:ind w:left="720" w:hanging="720"/>
      </w:pPr>
      <w:rPr>
        <w:rFonts w:hint="default"/>
      </w:rPr>
    </w:lvl>
    <w:lvl w:ilvl="3">
      <w:start w:val="1"/>
      <w:numFmt w:val="decimal"/>
      <w:pStyle w:val="Ttulo4"/>
      <w:isLgl/>
      <w:lvlText w:val="%1.%2.%3.%4"/>
      <w:lvlJc w:val="left"/>
      <w:pPr>
        <w:ind w:left="7102"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16F72809"/>
    <w:multiLevelType w:val="hybridMultilevel"/>
    <w:tmpl w:val="3B34823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 w15:restartNumberingAfterBreak="0">
    <w:nsid w:val="1FF47C01"/>
    <w:multiLevelType w:val="hybridMultilevel"/>
    <w:tmpl w:val="14AA44CC"/>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20AB0992"/>
    <w:multiLevelType w:val="hybridMultilevel"/>
    <w:tmpl w:val="A6AEF104"/>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2E73161"/>
    <w:multiLevelType w:val="hybridMultilevel"/>
    <w:tmpl w:val="2AA214C0"/>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231B0231"/>
    <w:multiLevelType w:val="multilevel"/>
    <w:tmpl w:val="67C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32700"/>
    <w:multiLevelType w:val="multilevel"/>
    <w:tmpl w:val="D0B6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218F7"/>
    <w:multiLevelType w:val="hybridMultilevel"/>
    <w:tmpl w:val="03262E2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5" w15:restartNumberingAfterBreak="0">
    <w:nsid w:val="28F579C6"/>
    <w:multiLevelType w:val="multilevel"/>
    <w:tmpl w:val="C756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F36949"/>
    <w:multiLevelType w:val="hybridMultilevel"/>
    <w:tmpl w:val="BF721B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304E5BE0"/>
    <w:multiLevelType w:val="hybridMultilevel"/>
    <w:tmpl w:val="B57C06F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8" w15:restartNumberingAfterBreak="0">
    <w:nsid w:val="32F35E0E"/>
    <w:multiLevelType w:val="hybridMultilevel"/>
    <w:tmpl w:val="0810B3A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9" w15:restartNumberingAfterBreak="0">
    <w:nsid w:val="36E642BF"/>
    <w:multiLevelType w:val="hybridMultilevel"/>
    <w:tmpl w:val="D54C6842"/>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0" w15:restartNumberingAfterBreak="0">
    <w:nsid w:val="3BB43022"/>
    <w:multiLevelType w:val="hybridMultilevel"/>
    <w:tmpl w:val="75828E5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3F3358CC"/>
    <w:multiLevelType w:val="multilevel"/>
    <w:tmpl w:val="8D128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5E7271"/>
    <w:multiLevelType w:val="multilevel"/>
    <w:tmpl w:val="A9BC3130"/>
    <w:styleLink w:val="NumApa7"/>
    <w:lvl w:ilvl="0">
      <w:start w:val="1"/>
      <w:numFmt w:val="decimal"/>
      <w:pStyle w:val="Ttulo1"/>
      <w:isLgl/>
      <w:lvlText w:val="%1"/>
      <w:lvlJc w:val="left"/>
      <w:pPr>
        <w:ind w:left="432" w:hanging="432"/>
      </w:pPr>
      <w:rPr>
        <w:rFonts w:ascii="Times New Roman" w:hAnsi="Times New Roman" w:hint="default"/>
        <w:b/>
        <w:i w:val="0"/>
        <w:sz w:val="24"/>
      </w:rPr>
    </w:lvl>
    <w:lvl w:ilvl="1">
      <w:start w:val="1"/>
      <w:numFmt w:val="decimal"/>
      <w:pStyle w:val="Ttulo2"/>
      <w:isLgl/>
      <w:lvlText w:val="%1.%2"/>
      <w:lvlJc w:val="left"/>
      <w:pPr>
        <w:ind w:left="576" w:hanging="576"/>
      </w:pPr>
      <w:rPr>
        <w:rFonts w:ascii="Times New Roman" w:hAnsi="Times New Roman" w:hint="default"/>
        <w:b/>
        <w:i/>
        <w:sz w:val="24"/>
      </w:rPr>
    </w:lvl>
    <w:lvl w:ilvl="2">
      <w:start w:val="1"/>
      <w:numFmt w:val="decimal"/>
      <w:pStyle w:val="Ttulo3"/>
      <w:isLgl/>
      <w:lvlText w:val="%1.%2.%3"/>
      <w:lvlJc w:val="left"/>
      <w:pPr>
        <w:ind w:left="720" w:hanging="720"/>
      </w:pPr>
      <w:rPr>
        <w:rFonts w:ascii="Times New Roman" w:hAnsi="Times New Roman" w:hint="default"/>
        <w:b/>
        <w:i w:val="0"/>
        <w:sz w:val="24"/>
      </w:rPr>
    </w:lvl>
    <w:lvl w:ilvl="3">
      <w:start w:val="1"/>
      <w:numFmt w:val="decimal"/>
      <w:isLgl/>
      <w:lvlText w:val="%1.%2.%3.%4"/>
      <w:lvlJc w:val="left"/>
      <w:pPr>
        <w:ind w:left="864" w:hanging="864"/>
      </w:pPr>
      <w:rPr>
        <w:rFonts w:ascii="Times New Roman" w:hAnsi="Times New Roman" w:hint="default"/>
        <w:b/>
        <w:i/>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4439092E"/>
    <w:multiLevelType w:val="hybridMultilevel"/>
    <w:tmpl w:val="A99E900C"/>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4" w15:restartNumberingAfterBreak="0">
    <w:nsid w:val="46932785"/>
    <w:multiLevelType w:val="hybridMultilevel"/>
    <w:tmpl w:val="BD7E13A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5" w15:restartNumberingAfterBreak="0">
    <w:nsid w:val="46A971B5"/>
    <w:multiLevelType w:val="hybridMultilevel"/>
    <w:tmpl w:val="E6366780"/>
    <w:lvl w:ilvl="0" w:tplc="FB9E76EE">
      <w:start w:val="1"/>
      <w:numFmt w:val="bullet"/>
      <w:lvlText w:val="-"/>
      <w:lvlJc w:val="left"/>
      <w:pPr>
        <w:ind w:left="1080" w:hanging="360"/>
      </w:pPr>
      <w:rPr>
        <w:rFonts w:ascii="Ubuntu" w:hAnsi="Ubuntu"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6" w15:restartNumberingAfterBreak="0">
    <w:nsid w:val="471E7CA8"/>
    <w:multiLevelType w:val="multilevel"/>
    <w:tmpl w:val="0898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F20A10"/>
    <w:multiLevelType w:val="hybridMultilevel"/>
    <w:tmpl w:val="A43C354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50C56F08"/>
    <w:multiLevelType w:val="hybridMultilevel"/>
    <w:tmpl w:val="8EE677A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9" w15:restartNumberingAfterBreak="0">
    <w:nsid w:val="5946134E"/>
    <w:multiLevelType w:val="hybridMultilevel"/>
    <w:tmpl w:val="BBC62E7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0" w15:restartNumberingAfterBreak="0">
    <w:nsid w:val="5B3B30B8"/>
    <w:multiLevelType w:val="hybridMultilevel"/>
    <w:tmpl w:val="7688B23E"/>
    <w:lvl w:ilvl="0" w:tplc="6DEC8366">
      <w:start w:val="1"/>
      <w:numFmt w:val="lowerLetter"/>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31" w15:restartNumberingAfterBreak="0">
    <w:nsid w:val="5B6906F0"/>
    <w:multiLevelType w:val="hybridMultilevel"/>
    <w:tmpl w:val="A030EF9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2" w15:restartNumberingAfterBreak="0">
    <w:nsid w:val="5F4F33CE"/>
    <w:multiLevelType w:val="hybridMultilevel"/>
    <w:tmpl w:val="56F8BF2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3" w15:restartNumberingAfterBreak="0">
    <w:nsid w:val="60DF1145"/>
    <w:multiLevelType w:val="hybridMultilevel"/>
    <w:tmpl w:val="6D4EAB2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4" w15:restartNumberingAfterBreak="0">
    <w:nsid w:val="6114130E"/>
    <w:multiLevelType w:val="multilevel"/>
    <w:tmpl w:val="A9BC3130"/>
    <w:numStyleLink w:val="NumApa7"/>
  </w:abstractNum>
  <w:abstractNum w:abstractNumId="35" w15:restartNumberingAfterBreak="0">
    <w:nsid w:val="64741473"/>
    <w:multiLevelType w:val="multilevel"/>
    <w:tmpl w:val="6D74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4543A4"/>
    <w:multiLevelType w:val="hybridMultilevel"/>
    <w:tmpl w:val="6F80154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7" w15:restartNumberingAfterBreak="0">
    <w:nsid w:val="65E548EB"/>
    <w:multiLevelType w:val="multilevel"/>
    <w:tmpl w:val="5D1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EF0FAD"/>
    <w:multiLevelType w:val="hybridMultilevel"/>
    <w:tmpl w:val="396C577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9" w15:restartNumberingAfterBreak="0">
    <w:nsid w:val="72951937"/>
    <w:multiLevelType w:val="hybridMultilevel"/>
    <w:tmpl w:val="EEC45446"/>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0" w15:restartNumberingAfterBreak="0">
    <w:nsid w:val="7A1678FB"/>
    <w:multiLevelType w:val="multilevel"/>
    <w:tmpl w:val="984E83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A70607D"/>
    <w:multiLevelType w:val="hybridMultilevel"/>
    <w:tmpl w:val="C8D66CB0"/>
    <w:lvl w:ilvl="0" w:tplc="FB9E76EE">
      <w:start w:val="1"/>
      <w:numFmt w:val="bullet"/>
      <w:lvlText w:val="-"/>
      <w:lvlJc w:val="left"/>
      <w:pPr>
        <w:ind w:left="1180" w:hanging="360"/>
      </w:pPr>
      <w:rPr>
        <w:rFonts w:ascii="Ubuntu" w:hAnsi="Ubuntu" w:hint="default"/>
      </w:rPr>
    </w:lvl>
    <w:lvl w:ilvl="1" w:tplc="400A0003" w:tentative="1">
      <w:start w:val="1"/>
      <w:numFmt w:val="bullet"/>
      <w:lvlText w:val="o"/>
      <w:lvlJc w:val="left"/>
      <w:pPr>
        <w:ind w:left="1900" w:hanging="360"/>
      </w:pPr>
      <w:rPr>
        <w:rFonts w:ascii="Courier New" w:hAnsi="Courier New" w:cs="Courier New" w:hint="default"/>
      </w:rPr>
    </w:lvl>
    <w:lvl w:ilvl="2" w:tplc="400A0005" w:tentative="1">
      <w:start w:val="1"/>
      <w:numFmt w:val="bullet"/>
      <w:lvlText w:val=""/>
      <w:lvlJc w:val="left"/>
      <w:pPr>
        <w:ind w:left="2620" w:hanging="360"/>
      </w:pPr>
      <w:rPr>
        <w:rFonts w:ascii="Wingdings" w:hAnsi="Wingdings" w:hint="default"/>
      </w:rPr>
    </w:lvl>
    <w:lvl w:ilvl="3" w:tplc="400A0001" w:tentative="1">
      <w:start w:val="1"/>
      <w:numFmt w:val="bullet"/>
      <w:lvlText w:val=""/>
      <w:lvlJc w:val="left"/>
      <w:pPr>
        <w:ind w:left="3340" w:hanging="360"/>
      </w:pPr>
      <w:rPr>
        <w:rFonts w:ascii="Symbol" w:hAnsi="Symbol" w:hint="default"/>
      </w:rPr>
    </w:lvl>
    <w:lvl w:ilvl="4" w:tplc="400A0003" w:tentative="1">
      <w:start w:val="1"/>
      <w:numFmt w:val="bullet"/>
      <w:lvlText w:val="o"/>
      <w:lvlJc w:val="left"/>
      <w:pPr>
        <w:ind w:left="4060" w:hanging="360"/>
      </w:pPr>
      <w:rPr>
        <w:rFonts w:ascii="Courier New" w:hAnsi="Courier New" w:cs="Courier New" w:hint="default"/>
      </w:rPr>
    </w:lvl>
    <w:lvl w:ilvl="5" w:tplc="400A0005" w:tentative="1">
      <w:start w:val="1"/>
      <w:numFmt w:val="bullet"/>
      <w:lvlText w:val=""/>
      <w:lvlJc w:val="left"/>
      <w:pPr>
        <w:ind w:left="4780" w:hanging="360"/>
      </w:pPr>
      <w:rPr>
        <w:rFonts w:ascii="Wingdings" w:hAnsi="Wingdings" w:hint="default"/>
      </w:rPr>
    </w:lvl>
    <w:lvl w:ilvl="6" w:tplc="400A0001" w:tentative="1">
      <w:start w:val="1"/>
      <w:numFmt w:val="bullet"/>
      <w:lvlText w:val=""/>
      <w:lvlJc w:val="left"/>
      <w:pPr>
        <w:ind w:left="5500" w:hanging="360"/>
      </w:pPr>
      <w:rPr>
        <w:rFonts w:ascii="Symbol" w:hAnsi="Symbol" w:hint="default"/>
      </w:rPr>
    </w:lvl>
    <w:lvl w:ilvl="7" w:tplc="400A0003" w:tentative="1">
      <w:start w:val="1"/>
      <w:numFmt w:val="bullet"/>
      <w:lvlText w:val="o"/>
      <w:lvlJc w:val="left"/>
      <w:pPr>
        <w:ind w:left="6220" w:hanging="360"/>
      </w:pPr>
      <w:rPr>
        <w:rFonts w:ascii="Courier New" w:hAnsi="Courier New" w:cs="Courier New" w:hint="default"/>
      </w:rPr>
    </w:lvl>
    <w:lvl w:ilvl="8" w:tplc="400A0005" w:tentative="1">
      <w:start w:val="1"/>
      <w:numFmt w:val="bullet"/>
      <w:lvlText w:val=""/>
      <w:lvlJc w:val="left"/>
      <w:pPr>
        <w:ind w:left="6940" w:hanging="360"/>
      </w:pPr>
      <w:rPr>
        <w:rFonts w:ascii="Wingdings" w:hAnsi="Wingdings" w:hint="default"/>
      </w:rPr>
    </w:lvl>
  </w:abstractNum>
  <w:abstractNum w:abstractNumId="42" w15:restartNumberingAfterBreak="0">
    <w:nsid w:val="7BCA4DA6"/>
    <w:multiLevelType w:val="multilevel"/>
    <w:tmpl w:val="A9BC3130"/>
    <w:numStyleLink w:val="NumApa7"/>
  </w:abstractNum>
  <w:num w:numId="1">
    <w:abstractNumId w:val="5"/>
  </w:num>
  <w:num w:numId="2">
    <w:abstractNumId w:val="40"/>
  </w:num>
  <w:num w:numId="3">
    <w:abstractNumId w:val="29"/>
  </w:num>
  <w:num w:numId="4">
    <w:abstractNumId w:val="27"/>
  </w:num>
  <w:num w:numId="5">
    <w:abstractNumId w:val="20"/>
  </w:num>
  <w:num w:numId="6">
    <w:abstractNumId w:val="31"/>
  </w:num>
  <w:num w:numId="7">
    <w:abstractNumId w:val="6"/>
  </w:num>
  <w:num w:numId="8">
    <w:abstractNumId w:val="0"/>
  </w:num>
  <w:num w:numId="9">
    <w:abstractNumId w:val="14"/>
  </w:num>
  <w:num w:numId="10">
    <w:abstractNumId w:val="24"/>
  </w:num>
  <w:num w:numId="11">
    <w:abstractNumId w:val="32"/>
  </w:num>
  <w:num w:numId="12">
    <w:abstractNumId w:val="17"/>
  </w:num>
  <w:num w:numId="13">
    <w:abstractNumId w:val="19"/>
  </w:num>
  <w:num w:numId="14">
    <w:abstractNumId w:val="4"/>
  </w:num>
  <w:num w:numId="15">
    <w:abstractNumId w:val="11"/>
  </w:num>
  <w:num w:numId="16">
    <w:abstractNumId w:val="10"/>
  </w:num>
  <w:num w:numId="17">
    <w:abstractNumId w:val="7"/>
  </w:num>
  <w:num w:numId="18">
    <w:abstractNumId w:val="25"/>
  </w:num>
  <w:num w:numId="19">
    <w:abstractNumId w:val="23"/>
  </w:num>
  <w:num w:numId="20">
    <w:abstractNumId w:val="2"/>
  </w:num>
  <w:num w:numId="21">
    <w:abstractNumId w:val="9"/>
  </w:num>
  <w:num w:numId="22">
    <w:abstractNumId w:val="39"/>
  </w:num>
  <w:num w:numId="23">
    <w:abstractNumId w:val="41"/>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num>
  <w:num w:numId="26">
    <w:abstractNumId w:val="30"/>
  </w:num>
  <w:num w:numId="27">
    <w:abstractNumId w:val="22"/>
  </w:num>
  <w:num w:numId="28">
    <w:abstractNumId w:val="34"/>
  </w:num>
  <w:num w:numId="29">
    <w:abstractNumId w:val="18"/>
  </w:num>
  <w:num w:numId="30">
    <w:abstractNumId w:val="33"/>
  </w:num>
  <w:num w:numId="31">
    <w:abstractNumId w:val="1"/>
  </w:num>
  <w:num w:numId="32">
    <w:abstractNumId w:val="38"/>
  </w:num>
  <w:num w:numId="33">
    <w:abstractNumId w:val="42"/>
  </w:num>
  <w:num w:numId="34">
    <w:abstractNumId w:val="37"/>
  </w:num>
  <w:num w:numId="35">
    <w:abstractNumId w:val="15"/>
  </w:num>
  <w:num w:numId="36">
    <w:abstractNumId w:val="21"/>
  </w:num>
  <w:num w:numId="37">
    <w:abstractNumId w:val="26"/>
  </w:num>
  <w:num w:numId="38">
    <w:abstractNumId w:val="13"/>
  </w:num>
  <w:num w:numId="39">
    <w:abstractNumId w:val="12"/>
  </w:num>
  <w:num w:numId="40">
    <w:abstractNumId w:val="35"/>
  </w:num>
  <w:num w:numId="41">
    <w:abstractNumId w:val="3"/>
  </w:num>
  <w:num w:numId="42">
    <w:abstractNumId w:val="36"/>
  </w:num>
  <w:num w:numId="43">
    <w:abstractNumId w:val="28"/>
  </w:num>
  <w:num w:numId="44">
    <w:abstractNumId w:val="8"/>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_AnTrAx_">
    <w15:presenceInfo w15:providerId="None" w15:userId="_AnTrAx_"/>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E8A"/>
    <w:rsid w:val="00000CCB"/>
    <w:rsid w:val="0000150F"/>
    <w:rsid w:val="0000163B"/>
    <w:rsid w:val="000064C5"/>
    <w:rsid w:val="000109D8"/>
    <w:rsid w:val="000121A9"/>
    <w:rsid w:val="0001581D"/>
    <w:rsid w:val="00017305"/>
    <w:rsid w:val="00021CE2"/>
    <w:rsid w:val="00025988"/>
    <w:rsid w:val="00025BE1"/>
    <w:rsid w:val="000350AE"/>
    <w:rsid w:val="00035A88"/>
    <w:rsid w:val="00035C7D"/>
    <w:rsid w:val="000432D8"/>
    <w:rsid w:val="0004549A"/>
    <w:rsid w:val="00050120"/>
    <w:rsid w:val="00053123"/>
    <w:rsid w:val="000556A1"/>
    <w:rsid w:val="000569FA"/>
    <w:rsid w:val="00060944"/>
    <w:rsid w:val="000610FE"/>
    <w:rsid w:val="00065C0F"/>
    <w:rsid w:val="00066C5B"/>
    <w:rsid w:val="000702A2"/>
    <w:rsid w:val="00073001"/>
    <w:rsid w:val="00080500"/>
    <w:rsid w:val="0008489F"/>
    <w:rsid w:val="000860C1"/>
    <w:rsid w:val="0008707A"/>
    <w:rsid w:val="000921C5"/>
    <w:rsid w:val="00092B3B"/>
    <w:rsid w:val="00094DBF"/>
    <w:rsid w:val="000A5447"/>
    <w:rsid w:val="000B0986"/>
    <w:rsid w:val="000B099A"/>
    <w:rsid w:val="000B3776"/>
    <w:rsid w:val="000B580C"/>
    <w:rsid w:val="000C47E4"/>
    <w:rsid w:val="000D0A7D"/>
    <w:rsid w:val="000D7558"/>
    <w:rsid w:val="000E12CE"/>
    <w:rsid w:val="000E514B"/>
    <w:rsid w:val="000E6D3D"/>
    <w:rsid w:val="000F5D1B"/>
    <w:rsid w:val="000F7692"/>
    <w:rsid w:val="000F795B"/>
    <w:rsid w:val="00101CB7"/>
    <w:rsid w:val="00102D56"/>
    <w:rsid w:val="00103A36"/>
    <w:rsid w:val="00104593"/>
    <w:rsid w:val="0011194E"/>
    <w:rsid w:val="0011477E"/>
    <w:rsid w:val="00114AC5"/>
    <w:rsid w:val="00127EA1"/>
    <w:rsid w:val="0013065F"/>
    <w:rsid w:val="0013070E"/>
    <w:rsid w:val="00131204"/>
    <w:rsid w:val="001314FA"/>
    <w:rsid w:val="0013197A"/>
    <w:rsid w:val="00133DB9"/>
    <w:rsid w:val="0014433F"/>
    <w:rsid w:val="001501FA"/>
    <w:rsid w:val="0015155F"/>
    <w:rsid w:val="00151C31"/>
    <w:rsid w:val="00154282"/>
    <w:rsid w:val="0016311E"/>
    <w:rsid w:val="00163D78"/>
    <w:rsid w:val="00170E73"/>
    <w:rsid w:val="00171AAC"/>
    <w:rsid w:val="00175BDD"/>
    <w:rsid w:val="001760F2"/>
    <w:rsid w:val="0018530E"/>
    <w:rsid w:val="00185B4B"/>
    <w:rsid w:val="0018738B"/>
    <w:rsid w:val="001903DC"/>
    <w:rsid w:val="00192290"/>
    <w:rsid w:val="001926C2"/>
    <w:rsid w:val="00197AD1"/>
    <w:rsid w:val="001A064A"/>
    <w:rsid w:val="001A6871"/>
    <w:rsid w:val="001A692E"/>
    <w:rsid w:val="001B34B0"/>
    <w:rsid w:val="001B54FF"/>
    <w:rsid w:val="001B6505"/>
    <w:rsid w:val="001C4A6D"/>
    <w:rsid w:val="001C5255"/>
    <w:rsid w:val="001C6BF5"/>
    <w:rsid w:val="001D0B5C"/>
    <w:rsid w:val="001D203A"/>
    <w:rsid w:val="001F0116"/>
    <w:rsid w:val="001F0A76"/>
    <w:rsid w:val="001F12AF"/>
    <w:rsid w:val="00200B3E"/>
    <w:rsid w:val="00201B0A"/>
    <w:rsid w:val="002033F7"/>
    <w:rsid w:val="002044C1"/>
    <w:rsid w:val="002067FF"/>
    <w:rsid w:val="002070D5"/>
    <w:rsid w:val="0021035D"/>
    <w:rsid w:val="00212A13"/>
    <w:rsid w:val="00216F7B"/>
    <w:rsid w:val="0022698D"/>
    <w:rsid w:val="00233F21"/>
    <w:rsid w:val="00243100"/>
    <w:rsid w:val="0024491B"/>
    <w:rsid w:val="00247D63"/>
    <w:rsid w:val="00252AFD"/>
    <w:rsid w:val="00253958"/>
    <w:rsid w:val="00253C48"/>
    <w:rsid w:val="00253CC3"/>
    <w:rsid w:val="00254895"/>
    <w:rsid w:val="00256983"/>
    <w:rsid w:val="00256AEE"/>
    <w:rsid w:val="0026096F"/>
    <w:rsid w:val="00260C28"/>
    <w:rsid w:val="00261908"/>
    <w:rsid w:val="00261F11"/>
    <w:rsid w:val="00267C9A"/>
    <w:rsid w:val="00273DD7"/>
    <w:rsid w:val="00274E8F"/>
    <w:rsid w:val="00275A17"/>
    <w:rsid w:val="002767AD"/>
    <w:rsid w:val="00276FFE"/>
    <w:rsid w:val="00281934"/>
    <w:rsid w:val="00282E46"/>
    <w:rsid w:val="0028765C"/>
    <w:rsid w:val="00290E1E"/>
    <w:rsid w:val="00291416"/>
    <w:rsid w:val="00292798"/>
    <w:rsid w:val="002A1E51"/>
    <w:rsid w:val="002A2305"/>
    <w:rsid w:val="002A7DB2"/>
    <w:rsid w:val="002A7E0C"/>
    <w:rsid w:val="002B04FF"/>
    <w:rsid w:val="002B0552"/>
    <w:rsid w:val="002B11B8"/>
    <w:rsid w:val="002B177C"/>
    <w:rsid w:val="002B2BC7"/>
    <w:rsid w:val="002B4733"/>
    <w:rsid w:val="002B5623"/>
    <w:rsid w:val="002B5EFF"/>
    <w:rsid w:val="002B7AC2"/>
    <w:rsid w:val="002C01AC"/>
    <w:rsid w:val="002C1305"/>
    <w:rsid w:val="002C3AB8"/>
    <w:rsid w:val="002C6623"/>
    <w:rsid w:val="002E0AF8"/>
    <w:rsid w:val="002E236A"/>
    <w:rsid w:val="002E7240"/>
    <w:rsid w:val="002E744F"/>
    <w:rsid w:val="002F0BA9"/>
    <w:rsid w:val="002F483E"/>
    <w:rsid w:val="002F669A"/>
    <w:rsid w:val="002F7529"/>
    <w:rsid w:val="00303666"/>
    <w:rsid w:val="00303A28"/>
    <w:rsid w:val="0032024D"/>
    <w:rsid w:val="0033328C"/>
    <w:rsid w:val="00333634"/>
    <w:rsid w:val="0033452A"/>
    <w:rsid w:val="00340DED"/>
    <w:rsid w:val="003451DD"/>
    <w:rsid w:val="00353684"/>
    <w:rsid w:val="00355524"/>
    <w:rsid w:val="00357485"/>
    <w:rsid w:val="0036087F"/>
    <w:rsid w:val="003617CF"/>
    <w:rsid w:val="00362D5B"/>
    <w:rsid w:val="00363855"/>
    <w:rsid w:val="00364843"/>
    <w:rsid w:val="003653A1"/>
    <w:rsid w:val="00366553"/>
    <w:rsid w:val="0037018C"/>
    <w:rsid w:val="00371E0D"/>
    <w:rsid w:val="00373A52"/>
    <w:rsid w:val="003747EB"/>
    <w:rsid w:val="003751F9"/>
    <w:rsid w:val="0038018B"/>
    <w:rsid w:val="00382756"/>
    <w:rsid w:val="00383086"/>
    <w:rsid w:val="003865FD"/>
    <w:rsid w:val="0038717D"/>
    <w:rsid w:val="00390F29"/>
    <w:rsid w:val="0039191A"/>
    <w:rsid w:val="00393772"/>
    <w:rsid w:val="003969E3"/>
    <w:rsid w:val="003A1EC2"/>
    <w:rsid w:val="003A29B9"/>
    <w:rsid w:val="003A2AE4"/>
    <w:rsid w:val="003A3212"/>
    <w:rsid w:val="003B15E6"/>
    <w:rsid w:val="003B5E98"/>
    <w:rsid w:val="003C2AE6"/>
    <w:rsid w:val="003C507A"/>
    <w:rsid w:val="003C55A2"/>
    <w:rsid w:val="003D2804"/>
    <w:rsid w:val="003D3E7E"/>
    <w:rsid w:val="003D424A"/>
    <w:rsid w:val="003E23F3"/>
    <w:rsid w:val="003E2B8C"/>
    <w:rsid w:val="003F0B76"/>
    <w:rsid w:val="003F2653"/>
    <w:rsid w:val="004010C1"/>
    <w:rsid w:val="00401C75"/>
    <w:rsid w:val="004032AC"/>
    <w:rsid w:val="00404979"/>
    <w:rsid w:val="0040617F"/>
    <w:rsid w:val="00406C43"/>
    <w:rsid w:val="00410D5C"/>
    <w:rsid w:val="004134BA"/>
    <w:rsid w:val="00413CD9"/>
    <w:rsid w:val="00417EFF"/>
    <w:rsid w:val="00420329"/>
    <w:rsid w:val="00423FA7"/>
    <w:rsid w:val="00427D44"/>
    <w:rsid w:val="004345C2"/>
    <w:rsid w:val="004407D9"/>
    <w:rsid w:val="004451B6"/>
    <w:rsid w:val="0044551A"/>
    <w:rsid w:val="00447CCF"/>
    <w:rsid w:val="0045007E"/>
    <w:rsid w:val="0045171C"/>
    <w:rsid w:val="0046016D"/>
    <w:rsid w:val="00466C3C"/>
    <w:rsid w:val="00470B3C"/>
    <w:rsid w:val="004833A1"/>
    <w:rsid w:val="00490322"/>
    <w:rsid w:val="00490AD9"/>
    <w:rsid w:val="00491665"/>
    <w:rsid w:val="00491970"/>
    <w:rsid w:val="004A187C"/>
    <w:rsid w:val="004A1ADA"/>
    <w:rsid w:val="004A2642"/>
    <w:rsid w:val="004A4EBE"/>
    <w:rsid w:val="004B1B42"/>
    <w:rsid w:val="004B2691"/>
    <w:rsid w:val="004B2C07"/>
    <w:rsid w:val="004B4A34"/>
    <w:rsid w:val="004B6B4D"/>
    <w:rsid w:val="004C01F6"/>
    <w:rsid w:val="004C097C"/>
    <w:rsid w:val="004C33F6"/>
    <w:rsid w:val="004D2583"/>
    <w:rsid w:val="004D36E6"/>
    <w:rsid w:val="004E28F7"/>
    <w:rsid w:val="004F1762"/>
    <w:rsid w:val="004F2366"/>
    <w:rsid w:val="004F2B59"/>
    <w:rsid w:val="004F5877"/>
    <w:rsid w:val="004F7CA4"/>
    <w:rsid w:val="00500970"/>
    <w:rsid w:val="0050347A"/>
    <w:rsid w:val="00504537"/>
    <w:rsid w:val="00505301"/>
    <w:rsid w:val="00505DD0"/>
    <w:rsid w:val="00512FB7"/>
    <w:rsid w:val="00522D32"/>
    <w:rsid w:val="00523046"/>
    <w:rsid w:val="0052396E"/>
    <w:rsid w:val="005274B8"/>
    <w:rsid w:val="00531948"/>
    <w:rsid w:val="00531B0D"/>
    <w:rsid w:val="00532357"/>
    <w:rsid w:val="0053262C"/>
    <w:rsid w:val="005369DA"/>
    <w:rsid w:val="0054172D"/>
    <w:rsid w:val="00541AA9"/>
    <w:rsid w:val="00541C65"/>
    <w:rsid w:val="00541E5C"/>
    <w:rsid w:val="00545170"/>
    <w:rsid w:val="005522F3"/>
    <w:rsid w:val="00552958"/>
    <w:rsid w:val="0055418F"/>
    <w:rsid w:val="00555226"/>
    <w:rsid w:val="0055545E"/>
    <w:rsid w:val="005573CC"/>
    <w:rsid w:val="005609C2"/>
    <w:rsid w:val="00563838"/>
    <w:rsid w:val="005710CC"/>
    <w:rsid w:val="00571B82"/>
    <w:rsid w:val="00576759"/>
    <w:rsid w:val="005811F9"/>
    <w:rsid w:val="005826EF"/>
    <w:rsid w:val="00583F86"/>
    <w:rsid w:val="005864D5"/>
    <w:rsid w:val="005866B8"/>
    <w:rsid w:val="00587A02"/>
    <w:rsid w:val="00587DF0"/>
    <w:rsid w:val="0059112E"/>
    <w:rsid w:val="00591AD8"/>
    <w:rsid w:val="00591EDE"/>
    <w:rsid w:val="005926A8"/>
    <w:rsid w:val="00595EEE"/>
    <w:rsid w:val="005A1323"/>
    <w:rsid w:val="005A1716"/>
    <w:rsid w:val="005A1F1F"/>
    <w:rsid w:val="005A3D20"/>
    <w:rsid w:val="005A3E64"/>
    <w:rsid w:val="005A45B3"/>
    <w:rsid w:val="005A52D4"/>
    <w:rsid w:val="005A697E"/>
    <w:rsid w:val="005B027A"/>
    <w:rsid w:val="005B3299"/>
    <w:rsid w:val="005B567E"/>
    <w:rsid w:val="005C508B"/>
    <w:rsid w:val="005C74DB"/>
    <w:rsid w:val="005D3223"/>
    <w:rsid w:val="005D3849"/>
    <w:rsid w:val="005D7B18"/>
    <w:rsid w:val="005E7038"/>
    <w:rsid w:val="005F4B9F"/>
    <w:rsid w:val="00601A4D"/>
    <w:rsid w:val="00605295"/>
    <w:rsid w:val="0060587C"/>
    <w:rsid w:val="0061254B"/>
    <w:rsid w:val="00614286"/>
    <w:rsid w:val="00617B7E"/>
    <w:rsid w:val="0062376D"/>
    <w:rsid w:val="006264F4"/>
    <w:rsid w:val="00627FFD"/>
    <w:rsid w:val="006306AE"/>
    <w:rsid w:val="00630B43"/>
    <w:rsid w:val="006312E4"/>
    <w:rsid w:val="00633A69"/>
    <w:rsid w:val="006358A5"/>
    <w:rsid w:val="00635AA5"/>
    <w:rsid w:val="006422A4"/>
    <w:rsid w:val="00643D92"/>
    <w:rsid w:val="00647D2E"/>
    <w:rsid w:val="0065218A"/>
    <w:rsid w:val="00654885"/>
    <w:rsid w:val="006606CA"/>
    <w:rsid w:val="006736F2"/>
    <w:rsid w:val="00681C94"/>
    <w:rsid w:val="00684699"/>
    <w:rsid w:val="0068489D"/>
    <w:rsid w:val="00684C37"/>
    <w:rsid w:val="00685512"/>
    <w:rsid w:val="00686E0F"/>
    <w:rsid w:val="006A0C29"/>
    <w:rsid w:val="006A21D8"/>
    <w:rsid w:val="006A3AF4"/>
    <w:rsid w:val="006A3CD3"/>
    <w:rsid w:val="006A40D5"/>
    <w:rsid w:val="006B1186"/>
    <w:rsid w:val="006B3176"/>
    <w:rsid w:val="006B31C6"/>
    <w:rsid w:val="006B6CF8"/>
    <w:rsid w:val="006B715F"/>
    <w:rsid w:val="006B7C6A"/>
    <w:rsid w:val="006C0C6D"/>
    <w:rsid w:val="006C2DEC"/>
    <w:rsid w:val="006C3B2E"/>
    <w:rsid w:val="006C7AB8"/>
    <w:rsid w:val="006D281D"/>
    <w:rsid w:val="006D490A"/>
    <w:rsid w:val="006D7FBC"/>
    <w:rsid w:val="006E0C62"/>
    <w:rsid w:val="006E2545"/>
    <w:rsid w:val="006E2A8D"/>
    <w:rsid w:val="006E4ABC"/>
    <w:rsid w:val="006F10DC"/>
    <w:rsid w:val="006F129E"/>
    <w:rsid w:val="006F2D2C"/>
    <w:rsid w:val="00702D3E"/>
    <w:rsid w:val="00706B81"/>
    <w:rsid w:val="00710AB5"/>
    <w:rsid w:val="00711C9A"/>
    <w:rsid w:val="00711F3D"/>
    <w:rsid w:val="00712BF7"/>
    <w:rsid w:val="00712C44"/>
    <w:rsid w:val="00715836"/>
    <w:rsid w:val="00715A77"/>
    <w:rsid w:val="00725744"/>
    <w:rsid w:val="00726141"/>
    <w:rsid w:val="007311A7"/>
    <w:rsid w:val="00733BAE"/>
    <w:rsid w:val="00734ADE"/>
    <w:rsid w:val="00734BD8"/>
    <w:rsid w:val="00735ED2"/>
    <w:rsid w:val="0073658A"/>
    <w:rsid w:val="00753B9B"/>
    <w:rsid w:val="0075521E"/>
    <w:rsid w:val="00756490"/>
    <w:rsid w:val="00757FE0"/>
    <w:rsid w:val="0076084F"/>
    <w:rsid w:val="007610D7"/>
    <w:rsid w:val="00764C93"/>
    <w:rsid w:val="00764CFF"/>
    <w:rsid w:val="00767129"/>
    <w:rsid w:val="00767E63"/>
    <w:rsid w:val="007708D4"/>
    <w:rsid w:val="00772CE1"/>
    <w:rsid w:val="00775190"/>
    <w:rsid w:val="0077536D"/>
    <w:rsid w:val="007755C1"/>
    <w:rsid w:val="00776935"/>
    <w:rsid w:val="007817EC"/>
    <w:rsid w:val="0078234D"/>
    <w:rsid w:val="00782635"/>
    <w:rsid w:val="007829B9"/>
    <w:rsid w:val="00783E3F"/>
    <w:rsid w:val="00790E70"/>
    <w:rsid w:val="007936C1"/>
    <w:rsid w:val="00795AF1"/>
    <w:rsid w:val="007A4C85"/>
    <w:rsid w:val="007B0D07"/>
    <w:rsid w:val="007B213E"/>
    <w:rsid w:val="007B5333"/>
    <w:rsid w:val="007B6733"/>
    <w:rsid w:val="007B6994"/>
    <w:rsid w:val="007B7B90"/>
    <w:rsid w:val="007C4FD0"/>
    <w:rsid w:val="007C5925"/>
    <w:rsid w:val="007C79E6"/>
    <w:rsid w:val="007D03A8"/>
    <w:rsid w:val="007D07CC"/>
    <w:rsid w:val="007D0E0B"/>
    <w:rsid w:val="007D0F73"/>
    <w:rsid w:val="007D49DD"/>
    <w:rsid w:val="007D6555"/>
    <w:rsid w:val="007E007C"/>
    <w:rsid w:val="007E0186"/>
    <w:rsid w:val="007E02D7"/>
    <w:rsid w:val="007E131D"/>
    <w:rsid w:val="007E5073"/>
    <w:rsid w:val="007E54B3"/>
    <w:rsid w:val="007E6E7E"/>
    <w:rsid w:val="007F1BEC"/>
    <w:rsid w:val="007F4260"/>
    <w:rsid w:val="007F624B"/>
    <w:rsid w:val="00804D67"/>
    <w:rsid w:val="00805CB4"/>
    <w:rsid w:val="0080769F"/>
    <w:rsid w:val="008124A7"/>
    <w:rsid w:val="00813DB0"/>
    <w:rsid w:val="00816AB7"/>
    <w:rsid w:val="00820CD9"/>
    <w:rsid w:val="00821D74"/>
    <w:rsid w:val="0082211D"/>
    <w:rsid w:val="008247FC"/>
    <w:rsid w:val="00827C69"/>
    <w:rsid w:val="008304D6"/>
    <w:rsid w:val="008310C0"/>
    <w:rsid w:val="00831A6D"/>
    <w:rsid w:val="00832A4F"/>
    <w:rsid w:val="00834880"/>
    <w:rsid w:val="00835621"/>
    <w:rsid w:val="00837F38"/>
    <w:rsid w:val="00841012"/>
    <w:rsid w:val="00846418"/>
    <w:rsid w:val="00851E86"/>
    <w:rsid w:val="00852559"/>
    <w:rsid w:val="00853469"/>
    <w:rsid w:val="008545FD"/>
    <w:rsid w:val="00856159"/>
    <w:rsid w:val="00860BCA"/>
    <w:rsid w:val="008703FF"/>
    <w:rsid w:val="008706EA"/>
    <w:rsid w:val="00872DFE"/>
    <w:rsid w:val="00875003"/>
    <w:rsid w:val="008763C8"/>
    <w:rsid w:val="00877D95"/>
    <w:rsid w:val="0088254B"/>
    <w:rsid w:val="00886A3A"/>
    <w:rsid w:val="008949B7"/>
    <w:rsid w:val="008957C8"/>
    <w:rsid w:val="008A0A9D"/>
    <w:rsid w:val="008A0F72"/>
    <w:rsid w:val="008A1ADF"/>
    <w:rsid w:val="008A1F74"/>
    <w:rsid w:val="008A56AE"/>
    <w:rsid w:val="008B07F5"/>
    <w:rsid w:val="008B24DD"/>
    <w:rsid w:val="008B4C11"/>
    <w:rsid w:val="008B795B"/>
    <w:rsid w:val="008C28AC"/>
    <w:rsid w:val="008C34BE"/>
    <w:rsid w:val="008C3F88"/>
    <w:rsid w:val="008D15C1"/>
    <w:rsid w:val="008D1725"/>
    <w:rsid w:val="008D2659"/>
    <w:rsid w:val="008F01E5"/>
    <w:rsid w:val="008F304D"/>
    <w:rsid w:val="008F424C"/>
    <w:rsid w:val="008F4900"/>
    <w:rsid w:val="008F539C"/>
    <w:rsid w:val="008F5734"/>
    <w:rsid w:val="008F67AE"/>
    <w:rsid w:val="008F7F3D"/>
    <w:rsid w:val="009063A8"/>
    <w:rsid w:val="009077D5"/>
    <w:rsid w:val="0091046B"/>
    <w:rsid w:val="00910A0F"/>
    <w:rsid w:val="00910E0E"/>
    <w:rsid w:val="00912AA9"/>
    <w:rsid w:val="00913D25"/>
    <w:rsid w:val="009146B2"/>
    <w:rsid w:val="00916376"/>
    <w:rsid w:val="00917849"/>
    <w:rsid w:val="0092078E"/>
    <w:rsid w:val="00933924"/>
    <w:rsid w:val="009343AB"/>
    <w:rsid w:val="00940E1D"/>
    <w:rsid w:val="009424C6"/>
    <w:rsid w:val="00944868"/>
    <w:rsid w:val="0094517D"/>
    <w:rsid w:val="009452B0"/>
    <w:rsid w:val="00947C3A"/>
    <w:rsid w:val="00951C4A"/>
    <w:rsid w:val="009526EE"/>
    <w:rsid w:val="00954B32"/>
    <w:rsid w:val="00955872"/>
    <w:rsid w:val="00955A0E"/>
    <w:rsid w:val="009574D6"/>
    <w:rsid w:val="009612C7"/>
    <w:rsid w:val="009618BF"/>
    <w:rsid w:val="00965D45"/>
    <w:rsid w:val="00966756"/>
    <w:rsid w:val="00974048"/>
    <w:rsid w:val="00977FED"/>
    <w:rsid w:val="0098203D"/>
    <w:rsid w:val="00984034"/>
    <w:rsid w:val="009859B8"/>
    <w:rsid w:val="0098712C"/>
    <w:rsid w:val="009874B5"/>
    <w:rsid w:val="0099000F"/>
    <w:rsid w:val="00992A89"/>
    <w:rsid w:val="00994120"/>
    <w:rsid w:val="00994510"/>
    <w:rsid w:val="00994767"/>
    <w:rsid w:val="00996335"/>
    <w:rsid w:val="009A3671"/>
    <w:rsid w:val="009A45AF"/>
    <w:rsid w:val="009A4F5D"/>
    <w:rsid w:val="009B1272"/>
    <w:rsid w:val="009B4D16"/>
    <w:rsid w:val="009B64F9"/>
    <w:rsid w:val="009B6E43"/>
    <w:rsid w:val="009B6F4D"/>
    <w:rsid w:val="009C0213"/>
    <w:rsid w:val="009C0D0B"/>
    <w:rsid w:val="009C3247"/>
    <w:rsid w:val="009C4DD8"/>
    <w:rsid w:val="009C57B7"/>
    <w:rsid w:val="009C5A7B"/>
    <w:rsid w:val="009D09D6"/>
    <w:rsid w:val="009D4DDE"/>
    <w:rsid w:val="009D7017"/>
    <w:rsid w:val="009E0DE9"/>
    <w:rsid w:val="009E24CD"/>
    <w:rsid w:val="009E4CBB"/>
    <w:rsid w:val="009E5F03"/>
    <w:rsid w:val="009E64A1"/>
    <w:rsid w:val="009E6BF6"/>
    <w:rsid w:val="009E7A5E"/>
    <w:rsid w:val="009F049D"/>
    <w:rsid w:val="009F28F3"/>
    <w:rsid w:val="009F4B1C"/>
    <w:rsid w:val="009F5716"/>
    <w:rsid w:val="00A01BA3"/>
    <w:rsid w:val="00A02D0A"/>
    <w:rsid w:val="00A02F7A"/>
    <w:rsid w:val="00A10A53"/>
    <w:rsid w:val="00A12163"/>
    <w:rsid w:val="00A157B3"/>
    <w:rsid w:val="00A17A77"/>
    <w:rsid w:val="00A20071"/>
    <w:rsid w:val="00A20365"/>
    <w:rsid w:val="00A23A9A"/>
    <w:rsid w:val="00A24658"/>
    <w:rsid w:val="00A26494"/>
    <w:rsid w:val="00A2759A"/>
    <w:rsid w:val="00A3382C"/>
    <w:rsid w:val="00A35D9D"/>
    <w:rsid w:val="00A40CA8"/>
    <w:rsid w:val="00A44073"/>
    <w:rsid w:val="00A47805"/>
    <w:rsid w:val="00A5071E"/>
    <w:rsid w:val="00A52C1C"/>
    <w:rsid w:val="00A53F73"/>
    <w:rsid w:val="00A61C6E"/>
    <w:rsid w:val="00A64824"/>
    <w:rsid w:val="00A6620F"/>
    <w:rsid w:val="00A66678"/>
    <w:rsid w:val="00A67C0C"/>
    <w:rsid w:val="00A72DCB"/>
    <w:rsid w:val="00A73E3B"/>
    <w:rsid w:val="00A75E24"/>
    <w:rsid w:val="00A77BE7"/>
    <w:rsid w:val="00A800ED"/>
    <w:rsid w:val="00A8042E"/>
    <w:rsid w:val="00A81451"/>
    <w:rsid w:val="00A81822"/>
    <w:rsid w:val="00A81A5C"/>
    <w:rsid w:val="00A823B0"/>
    <w:rsid w:val="00A82B0A"/>
    <w:rsid w:val="00A83E66"/>
    <w:rsid w:val="00A83F1C"/>
    <w:rsid w:val="00A9045F"/>
    <w:rsid w:val="00A94AFD"/>
    <w:rsid w:val="00A961BE"/>
    <w:rsid w:val="00A9661E"/>
    <w:rsid w:val="00AA2EBA"/>
    <w:rsid w:val="00AA3698"/>
    <w:rsid w:val="00AA4498"/>
    <w:rsid w:val="00AA6758"/>
    <w:rsid w:val="00AA702F"/>
    <w:rsid w:val="00AA77F4"/>
    <w:rsid w:val="00AB2325"/>
    <w:rsid w:val="00AB3084"/>
    <w:rsid w:val="00AB3669"/>
    <w:rsid w:val="00AB42E1"/>
    <w:rsid w:val="00AB6715"/>
    <w:rsid w:val="00AC0142"/>
    <w:rsid w:val="00AC19E6"/>
    <w:rsid w:val="00AC2693"/>
    <w:rsid w:val="00AC51E7"/>
    <w:rsid w:val="00AC5D15"/>
    <w:rsid w:val="00AC7F42"/>
    <w:rsid w:val="00AD2367"/>
    <w:rsid w:val="00AD35E7"/>
    <w:rsid w:val="00AD54FA"/>
    <w:rsid w:val="00AE19B3"/>
    <w:rsid w:val="00AE1F9A"/>
    <w:rsid w:val="00AE4BF7"/>
    <w:rsid w:val="00AE697E"/>
    <w:rsid w:val="00AF3D0D"/>
    <w:rsid w:val="00AF3EE5"/>
    <w:rsid w:val="00AF4EF4"/>
    <w:rsid w:val="00B02FCB"/>
    <w:rsid w:val="00B0512E"/>
    <w:rsid w:val="00B07780"/>
    <w:rsid w:val="00B11D5F"/>
    <w:rsid w:val="00B209CD"/>
    <w:rsid w:val="00B22F5E"/>
    <w:rsid w:val="00B30541"/>
    <w:rsid w:val="00B32F33"/>
    <w:rsid w:val="00B52304"/>
    <w:rsid w:val="00B524D6"/>
    <w:rsid w:val="00B53BBB"/>
    <w:rsid w:val="00B54128"/>
    <w:rsid w:val="00B60191"/>
    <w:rsid w:val="00B658D5"/>
    <w:rsid w:val="00B663C0"/>
    <w:rsid w:val="00B70585"/>
    <w:rsid w:val="00B724A1"/>
    <w:rsid w:val="00B812A7"/>
    <w:rsid w:val="00B81A08"/>
    <w:rsid w:val="00B82A14"/>
    <w:rsid w:val="00B83785"/>
    <w:rsid w:val="00B83A5C"/>
    <w:rsid w:val="00B84E3E"/>
    <w:rsid w:val="00B872E5"/>
    <w:rsid w:val="00B932A2"/>
    <w:rsid w:val="00B94057"/>
    <w:rsid w:val="00B9692D"/>
    <w:rsid w:val="00B9723C"/>
    <w:rsid w:val="00BA401A"/>
    <w:rsid w:val="00BA7ABE"/>
    <w:rsid w:val="00BB2799"/>
    <w:rsid w:val="00BC155A"/>
    <w:rsid w:val="00BC1F58"/>
    <w:rsid w:val="00BC3CCB"/>
    <w:rsid w:val="00BC3E58"/>
    <w:rsid w:val="00BC636A"/>
    <w:rsid w:val="00BD717C"/>
    <w:rsid w:val="00BE0858"/>
    <w:rsid w:val="00BE1D28"/>
    <w:rsid w:val="00BE39A0"/>
    <w:rsid w:val="00BE4F47"/>
    <w:rsid w:val="00BE64CE"/>
    <w:rsid w:val="00BE76BF"/>
    <w:rsid w:val="00BF0F26"/>
    <w:rsid w:val="00BF45B0"/>
    <w:rsid w:val="00BF5BD6"/>
    <w:rsid w:val="00C02F76"/>
    <w:rsid w:val="00C04772"/>
    <w:rsid w:val="00C07487"/>
    <w:rsid w:val="00C12F29"/>
    <w:rsid w:val="00C17450"/>
    <w:rsid w:val="00C17635"/>
    <w:rsid w:val="00C17FCB"/>
    <w:rsid w:val="00C264E9"/>
    <w:rsid w:val="00C31C1C"/>
    <w:rsid w:val="00C32460"/>
    <w:rsid w:val="00C33EE2"/>
    <w:rsid w:val="00C35186"/>
    <w:rsid w:val="00C37CF8"/>
    <w:rsid w:val="00C41BCB"/>
    <w:rsid w:val="00C43912"/>
    <w:rsid w:val="00C47CD9"/>
    <w:rsid w:val="00C522E0"/>
    <w:rsid w:val="00C52A75"/>
    <w:rsid w:val="00C52D5A"/>
    <w:rsid w:val="00C55F9D"/>
    <w:rsid w:val="00C57319"/>
    <w:rsid w:val="00C62399"/>
    <w:rsid w:val="00C6265C"/>
    <w:rsid w:val="00C65089"/>
    <w:rsid w:val="00C71DAC"/>
    <w:rsid w:val="00C72768"/>
    <w:rsid w:val="00C72D20"/>
    <w:rsid w:val="00C766D6"/>
    <w:rsid w:val="00C80C25"/>
    <w:rsid w:val="00C8325E"/>
    <w:rsid w:val="00C84B2F"/>
    <w:rsid w:val="00C9101E"/>
    <w:rsid w:val="00C9395B"/>
    <w:rsid w:val="00C97952"/>
    <w:rsid w:val="00CA174A"/>
    <w:rsid w:val="00CA2768"/>
    <w:rsid w:val="00CA4346"/>
    <w:rsid w:val="00CA61C3"/>
    <w:rsid w:val="00CA7BFB"/>
    <w:rsid w:val="00CB5C17"/>
    <w:rsid w:val="00CC0144"/>
    <w:rsid w:val="00CC18C0"/>
    <w:rsid w:val="00CC19FB"/>
    <w:rsid w:val="00CC2D42"/>
    <w:rsid w:val="00CC307F"/>
    <w:rsid w:val="00CC4604"/>
    <w:rsid w:val="00CC5C2B"/>
    <w:rsid w:val="00CD04D9"/>
    <w:rsid w:val="00CD0A34"/>
    <w:rsid w:val="00CD32E9"/>
    <w:rsid w:val="00CE5986"/>
    <w:rsid w:val="00CE5D88"/>
    <w:rsid w:val="00CE60CE"/>
    <w:rsid w:val="00CE7BAA"/>
    <w:rsid w:val="00CF2233"/>
    <w:rsid w:val="00CF3C70"/>
    <w:rsid w:val="00CF4FD7"/>
    <w:rsid w:val="00CF5B0E"/>
    <w:rsid w:val="00D02705"/>
    <w:rsid w:val="00D028E3"/>
    <w:rsid w:val="00D03373"/>
    <w:rsid w:val="00D03A04"/>
    <w:rsid w:val="00D0403F"/>
    <w:rsid w:val="00D048D9"/>
    <w:rsid w:val="00D04DC5"/>
    <w:rsid w:val="00D101F6"/>
    <w:rsid w:val="00D10FC3"/>
    <w:rsid w:val="00D17012"/>
    <w:rsid w:val="00D237C5"/>
    <w:rsid w:val="00D24C66"/>
    <w:rsid w:val="00D2541F"/>
    <w:rsid w:val="00D259E3"/>
    <w:rsid w:val="00D30D4F"/>
    <w:rsid w:val="00D338D2"/>
    <w:rsid w:val="00D34D23"/>
    <w:rsid w:val="00D404AC"/>
    <w:rsid w:val="00D54D17"/>
    <w:rsid w:val="00D54F47"/>
    <w:rsid w:val="00D5624E"/>
    <w:rsid w:val="00D57CC6"/>
    <w:rsid w:val="00D62C14"/>
    <w:rsid w:val="00D6312A"/>
    <w:rsid w:val="00D65C18"/>
    <w:rsid w:val="00D730F4"/>
    <w:rsid w:val="00D7520A"/>
    <w:rsid w:val="00D76357"/>
    <w:rsid w:val="00D807EF"/>
    <w:rsid w:val="00D80926"/>
    <w:rsid w:val="00D81271"/>
    <w:rsid w:val="00D83E79"/>
    <w:rsid w:val="00D85F51"/>
    <w:rsid w:val="00D87869"/>
    <w:rsid w:val="00D91130"/>
    <w:rsid w:val="00D944F1"/>
    <w:rsid w:val="00DA1EA8"/>
    <w:rsid w:val="00DA4AD2"/>
    <w:rsid w:val="00DA53BF"/>
    <w:rsid w:val="00DA730C"/>
    <w:rsid w:val="00DB1085"/>
    <w:rsid w:val="00DB3075"/>
    <w:rsid w:val="00DB387A"/>
    <w:rsid w:val="00DB4742"/>
    <w:rsid w:val="00DB564F"/>
    <w:rsid w:val="00DC2E7D"/>
    <w:rsid w:val="00DC41DA"/>
    <w:rsid w:val="00DC705A"/>
    <w:rsid w:val="00DD127B"/>
    <w:rsid w:val="00DD12D5"/>
    <w:rsid w:val="00DD1E9A"/>
    <w:rsid w:val="00DD20FB"/>
    <w:rsid w:val="00DD2B4E"/>
    <w:rsid w:val="00DD45DA"/>
    <w:rsid w:val="00DD585C"/>
    <w:rsid w:val="00DE0866"/>
    <w:rsid w:val="00DE22BD"/>
    <w:rsid w:val="00DE3B92"/>
    <w:rsid w:val="00DF39B8"/>
    <w:rsid w:val="00DF5CB2"/>
    <w:rsid w:val="00DF642D"/>
    <w:rsid w:val="00E03CC8"/>
    <w:rsid w:val="00E0404D"/>
    <w:rsid w:val="00E0526A"/>
    <w:rsid w:val="00E07E80"/>
    <w:rsid w:val="00E117F3"/>
    <w:rsid w:val="00E137BB"/>
    <w:rsid w:val="00E149C6"/>
    <w:rsid w:val="00E235E3"/>
    <w:rsid w:val="00E25CB0"/>
    <w:rsid w:val="00E26B2F"/>
    <w:rsid w:val="00E36C72"/>
    <w:rsid w:val="00E4255C"/>
    <w:rsid w:val="00E42853"/>
    <w:rsid w:val="00E433A1"/>
    <w:rsid w:val="00E44CB5"/>
    <w:rsid w:val="00E46246"/>
    <w:rsid w:val="00E5077E"/>
    <w:rsid w:val="00E536C5"/>
    <w:rsid w:val="00E55D4D"/>
    <w:rsid w:val="00E57096"/>
    <w:rsid w:val="00E6164C"/>
    <w:rsid w:val="00E61BC7"/>
    <w:rsid w:val="00E64B63"/>
    <w:rsid w:val="00E6521E"/>
    <w:rsid w:val="00E670C1"/>
    <w:rsid w:val="00E72100"/>
    <w:rsid w:val="00E80011"/>
    <w:rsid w:val="00E806D7"/>
    <w:rsid w:val="00E8152E"/>
    <w:rsid w:val="00E914CC"/>
    <w:rsid w:val="00EA0B2D"/>
    <w:rsid w:val="00EA244F"/>
    <w:rsid w:val="00EA53CE"/>
    <w:rsid w:val="00EA7831"/>
    <w:rsid w:val="00EB00E2"/>
    <w:rsid w:val="00EB7F7F"/>
    <w:rsid w:val="00EC052E"/>
    <w:rsid w:val="00EC3E8A"/>
    <w:rsid w:val="00ED35A2"/>
    <w:rsid w:val="00ED5AA8"/>
    <w:rsid w:val="00ED5B6E"/>
    <w:rsid w:val="00ED6679"/>
    <w:rsid w:val="00EE09F0"/>
    <w:rsid w:val="00EE2488"/>
    <w:rsid w:val="00EE4D01"/>
    <w:rsid w:val="00EE707C"/>
    <w:rsid w:val="00EF0AF5"/>
    <w:rsid w:val="00EF2261"/>
    <w:rsid w:val="00EF40FE"/>
    <w:rsid w:val="00EF4DE5"/>
    <w:rsid w:val="00EF551D"/>
    <w:rsid w:val="00EF5A2D"/>
    <w:rsid w:val="00F04C4F"/>
    <w:rsid w:val="00F06B0F"/>
    <w:rsid w:val="00F071BA"/>
    <w:rsid w:val="00F115D9"/>
    <w:rsid w:val="00F11749"/>
    <w:rsid w:val="00F139D7"/>
    <w:rsid w:val="00F1491E"/>
    <w:rsid w:val="00F16908"/>
    <w:rsid w:val="00F17247"/>
    <w:rsid w:val="00F2720F"/>
    <w:rsid w:val="00F30EDE"/>
    <w:rsid w:val="00F31AC6"/>
    <w:rsid w:val="00F327A5"/>
    <w:rsid w:val="00F332F6"/>
    <w:rsid w:val="00F3338D"/>
    <w:rsid w:val="00F35451"/>
    <w:rsid w:val="00F3676E"/>
    <w:rsid w:val="00F42FC2"/>
    <w:rsid w:val="00F459D8"/>
    <w:rsid w:val="00F505B6"/>
    <w:rsid w:val="00F52700"/>
    <w:rsid w:val="00F55F7A"/>
    <w:rsid w:val="00F5611A"/>
    <w:rsid w:val="00F6083E"/>
    <w:rsid w:val="00F626E7"/>
    <w:rsid w:val="00F6454F"/>
    <w:rsid w:val="00F655AE"/>
    <w:rsid w:val="00F71DDA"/>
    <w:rsid w:val="00F75BFB"/>
    <w:rsid w:val="00F8063D"/>
    <w:rsid w:val="00F80C79"/>
    <w:rsid w:val="00F83910"/>
    <w:rsid w:val="00F856C1"/>
    <w:rsid w:val="00F8630B"/>
    <w:rsid w:val="00F951F3"/>
    <w:rsid w:val="00F97199"/>
    <w:rsid w:val="00FA0C98"/>
    <w:rsid w:val="00FA1DA5"/>
    <w:rsid w:val="00FA289C"/>
    <w:rsid w:val="00FA360B"/>
    <w:rsid w:val="00FA3E32"/>
    <w:rsid w:val="00FB0BAD"/>
    <w:rsid w:val="00FB48D8"/>
    <w:rsid w:val="00FB5266"/>
    <w:rsid w:val="00FB6617"/>
    <w:rsid w:val="00FC0320"/>
    <w:rsid w:val="00FC0926"/>
    <w:rsid w:val="00FC0BEF"/>
    <w:rsid w:val="00FC0DD3"/>
    <w:rsid w:val="00FC5182"/>
    <w:rsid w:val="00FC65BA"/>
    <w:rsid w:val="00FC79E6"/>
    <w:rsid w:val="00FD1E1D"/>
    <w:rsid w:val="00FD3E67"/>
    <w:rsid w:val="00FD6441"/>
    <w:rsid w:val="00FE0681"/>
    <w:rsid w:val="00FE23B9"/>
    <w:rsid w:val="00FE4E19"/>
    <w:rsid w:val="00FF6511"/>
    <w:rsid w:val="00FF6AB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596A0"/>
  <w15:chartTrackingRefBased/>
  <w15:docId w15:val="{580BE082-0AD5-40F8-98F2-75F9900D9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BA3"/>
    <w:pPr>
      <w:spacing w:line="480" w:lineRule="auto"/>
      <w:ind w:firstLine="720"/>
    </w:pPr>
    <w:rPr>
      <w:rFonts w:ascii="Times New Roman" w:hAnsi="Times New Roman"/>
      <w:sz w:val="24"/>
    </w:rPr>
  </w:style>
  <w:style w:type="paragraph" w:styleId="Ttulo1">
    <w:name w:val="heading 1"/>
    <w:basedOn w:val="Normal"/>
    <w:next w:val="Normal"/>
    <w:link w:val="Ttulo1Car"/>
    <w:autoRedefine/>
    <w:uiPriority w:val="9"/>
    <w:qFormat/>
    <w:rsid w:val="0004549A"/>
    <w:pPr>
      <w:keepNext/>
      <w:keepLines/>
      <w:numPr>
        <w:numId w:val="33"/>
      </w:numPr>
      <w:spacing w:before="240" w:after="120"/>
      <w:outlineLvl w:val="0"/>
    </w:pPr>
    <w:rPr>
      <w:rFonts w:eastAsiaTheme="majorEastAsia" w:cstheme="majorBidi"/>
      <w:b/>
      <w:caps/>
      <w:szCs w:val="32"/>
    </w:rPr>
  </w:style>
  <w:style w:type="paragraph" w:styleId="Ttulo2">
    <w:name w:val="heading 2"/>
    <w:basedOn w:val="Normal"/>
    <w:next w:val="Normal"/>
    <w:link w:val="Ttulo2Car"/>
    <w:autoRedefine/>
    <w:uiPriority w:val="9"/>
    <w:unhideWhenUsed/>
    <w:qFormat/>
    <w:rsid w:val="009D4DDE"/>
    <w:pPr>
      <w:keepNext/>
      <w:keepLines/>
      <w:numPr>
        <w:ilvl w:val="1"/>
        <w:numId w:val="33"/>
      </w:numPr>
      <w:spacing w:before="240" w:after="120"/>
      <w:outlineLvl w:val="1"/>
    </w:pPr>
    <w:rPr>
      <w:rFonts w:eastAsiaTheme="majorEastAsia" w:cstheme="majorBidi"/>
      <w:b/>
      <w:i/>
      <w:caps/>
      <w:szCs w:val="26"/>
    </w:rPr>
  </w:style>
  <w:style w:type="paragraph" w:styleId="Ttulo3">
    <w:name w:val="heading 3"/>
    <w:basedOn w:val="Normal"/>
    <w:next w:val="Normal"/>
    <w:link w:val="Ttulo3Car"/>
    <w:autoRedefine/>
    <w:uiPriority w:val="9"/>
    <w:unhideWhenUsed/>
    <w:qFormat/>
    <w:rsid w:val="00DE0866"/>
    <w:pPr>
      <w:keepNext/>
      <w:keepLines/>
      <w:numPr>
        <w:ilvl w:val="2"/>
        <w:numId w:val="33"/>
      </w:numPr>
      <w:spacing w:before="240" w:after="12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281934"/>
    <w:pPr>
      <w:keepNext/>
      <w:keepLines/>
      <w:numPr>
        <w:ilvl w:val="3"/>
        <w:numId w:val="17"/>
      </w:numPr>
      <w:spacing w:before="240" w:after="120"/>
      <w:ind w:left="864"/>
      <w:outlineLvl w:val="3"/>
    </w:pPr>
    <w:rPr>
      <w:rFonts w:eastAsiaTheme="majorEastAsia" w:cstheme="majorBidi"/>
      <w:b/>
      <w:i/>
      <w:iCs/>
    </w:rPr>
  </w:style>
  <w:style w:type="paragraph" w:styleId="Ttulo5">
    <w:name w:val="heading 5"/>
    <w:basedOn w:val="Normal"/>
    <w:next w:val="Normal"/>
    <w:link w:val="Ttulo5Car"/>
    <w:uiPriority w:val="9"/>
    <w:unhideWhenUsed/>
    <w:qFormat/>
    <w:rsid w:val="007B5333"/>
    <w:pPr>
      <w:keepNext/>
      <w:keepLines/>
      <w:numPr>
        <w:ilvl w:val="4"/>
        <w:numId w:val="17"/>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7B5333"/>
    <w:pPr>
      <w:keepNext/>
      <w:keepLines/>
      <w:numPr>
        <w:ilvl w:val="5"/>
        <w:numId w:val="17"/>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7B5333"/>
    <w:pPr>
      <w:keepNext/>
      <w:keepLines/>
      <w:numPr>
        <w:ilvl w:val="6"/>
        <w:numId w:val="17"/>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B5333"/>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B5333"/>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549A"/>
    <w:rPr>
      <w:rFonts w:ascii="Times New Roman" w:eastAsiaTheme="majorEastAsia" w:hAnsi="Times New Roman" w:cstheme="majorBidi"/>
      <w:b/>
      <w:caps/>
      <w:sz w:val="24"/>
      <w:szCs w:val="32"/>
    </w:rPr>
  </w:style>
  <w:style w:type="character" w:customStyle="1" w:styleId="Ttulo2Car">
    <w:name w:val="Título 2 Car"/>
    <w:basedOn w:val="Fuentedeprrafopredeter"/>
    <w:link w:val="Ttulo2"/>
    <w:uiPriority w:val="9"/>
    <w:rsid w:val="009D4DDE"/>
    <w:rPr>
      <w:rFonts w:ascii="Times New Roman" w:eastAsiaTheme="majorEastAsia" w:hAnsi="Times New Roman" w:cstheme="majorBidi"/>
      <w:b/>
      <w:i/>
      <w:caps/>
      <w:sz w:val="24"/>
      <w:szCs w:val="26"/>
    </w:rPr>
  </w:style>
  <w:style w:type="character" w:customStyle="1" w:styleId="Ttulo4Car">
    <w:name w:val="Título 4 Car"/>
    <w:basedOn w:val="Fuentedeprrafopredeter"/>
    <w:link w:val="Ttulo4"/>
    <w:uiPriority w:val="9"/>
    <w:rsid w:val="0045171C"/>
    <w:rPr>
      <w:rFonts w:ascii="Times New Roman" w:eastAsiaTheme="majorEastAsia" w:hAnsi="Times New Roman" w:cstheme="majorBidi"/>
      <w:b/>
      <w:i/>
      <w:iCs/>
      <w:sz w:val="24"/>
    </w:rPr>
  </w:style>
  <w:style w:type="character" w:customStyle="1" w:styleId="Ttulo3Car">
    <w:name w:val="Título 3 Car"/>
    <w:basedOn w:val="Fuentedeprrafopredeter"/>
    <w:link w:val="Ttulo3"/>
    <w:uiPriority w:val="9"/>
    <w:rsid w:val="00DE0866"/>
    <w:rPr>
      <w:rFonts w:ascii="Times New Roman" w:eastAsiaTheme="majorEastAsia" w:hAnsi="Times New Roman" w:cstheme="majorBidi"/>
      <w:b/>
      <w:sz w:val="24"/>
      <w:szCs w:val="24"/>
    </w:rPr>
  </w:style>
  <w:style w:type="paragraph" w:styleId="TtuloTDC">
    <w:name w:val="TOC Heading"/>
    <w:basedOn w:val="Ttulo1"/>
    <w:next w:val="Normal"/>
    <w:uiPriority w:val="39"/>
    <w:unhideWhenUsed/>
    <w:qFormat/>
    <w:rsid w:val="00EC3E8A"/>
    <w:pPr>
      <w:outlineLvl w:val="9"/>
    </w:pPr>
    <w:rPr>
      <w:lang w:eastAsia="es-BO"/>
    </w:rPr>
  </w:style>
  <w:style w:type="paragraph" w:styleId="TDC1">
    <w:name w:val="toc 1"/>
    <w:basedOn w:val="Normal"/>
    <w:next w:val="Normal"/>
    <w:autoRedefine/>
    <w:uiPriority w:val="39"/>
    <w:unhideWhenUsed/>
    <w:rsid w:val="0080769F"/>
    <w:pPr>
      <w:spacing w:after="0"/>
      <w:ind w:firstLine="0"/>
    </w:pPr>
    <w:rPr>
      <w:rFonts w:cstheme="minorHAnsi"/>
      <w:b/>
      <w:bCs/>
      <w:caps/>
      <w:szCs w:val="20"/>
    </w:rPr>
  </w:style>
  <w:style w:type="paragraph" w:styleId="TDC2">
    <w:name w:val="toc 2"/>
    <w:basedOn w:val="Normal"/>
    <w:next w:val="Normal"/>
    <w:autoRedefine/>
    <w:uiPriority w:val="39"/>
    <w:unhideWhenUsed/>
    <w:rsid w:val="0080769F"/>
    <w:pPr>
      <w:spacing w:after="0"/>
      <w:ind w:left="720" w:firstLine="0"/>
    </w:pPr>
    <w:rPr>
      <w:rFonts w:cstheme="minorHAnsi"/>
      <w:smallCaps/>
      <w:szCs w:val="20"/>
    </w:rPr>
  </w:style>
  <w:style w:type="paragraph" w:styleId="TDC3">
    <w:name w:val="toc 3"/>
    <w:basedOn w:val="Normal"/>
    <w:next w:val="Normal"/>
    <w:autoRedefine/>
    <w:uiPriority w:val="39"/>
    <w:unhideWhenUsed/>
    <w:rsid w:val="0080769F"/>
    <w:pPr>
      <w:spacing w:after="0"/>
      <w:ind w:left="1440" w:firstLine="0"/>
    </w:pPr>
    <w:rPr>
      <w:rFonts w:cstheme="minorHAnsi"/>
      <w:i/>
      <w:iCs/>
      <w:szCs w:val="20"/>
    </w:rPr>
  </w:style>
  <w:style w:type="character" w:styleId="Hipervnculo">
    <w:name w:val="Hyperlink"/>
    <w:basedOn w:val="Fuentedeprrafopredeter"/>
    <w:uiPriority w:val="99"/>
    <w:unhideWhenUsed/>
    <w:rsid w:val="00EC3E8A"/>
    <w:rPr>
      <w:color w:val="0563C1" w:themeColor="hyperlink"/>
      <w:u w:val="single"/>
    </w:rPr>
  </w:style>
  <w:style w:type="paragraph" w:styleId="Encabezado">
    <w:name w:val="header"/>
    <w:basedOn w:val="Normal"/>
    <w:link w:val="EncabezadoCar"/>
    <w:uiPriority w:val="99"/>
    <w:unhideWhenUsed/>
    <w:rsid w:val="001B65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6505"/>
  </w:style>
  <w:style w:type="paragraph" w:styleId="Piedepgina">
    <w:name w:val="footer"/>
    <w:basedOn w:val="Normal"/>
    <w:link w:val="PiedepginaCar"/>
    <w:uiPriority w:val="99"/>
    <w:unhideWhenUsed/>
    <w:rsid w:val="001B65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6505"/>
  </w:style>
  <w:style w:type="paragraph" w:styleId="Prrafodelista">
    <w:name w:val="List Paragraph"/>
    <w:basedOn w:val="Normal"/>
    <w:uiPriority w:val="34"/>
    <w:qFormat/>
    <w:rsid w:val="00994510"/>
    <w:pPr>
      <w:ind w:left="720"/>
      <w:contextualSpacing/>
    </w:pPr>
  </w:style>
  <w:style w:type="paragraph" w:styleId="NormalWeb">
    <w:name w:val="Normal (Web)"/>
    <w:basedOn w:val="Normal"/>
    <w:uiPriority w:val="99"/>
    <w:unhideWhenUsed/>
    <w:rsid w:val="00F3676E"/>
    <w:pPr>
      <w:spacing w:before="100" w:beforeAutospacing="1" w:after="100" w:afterAutospacing="1" w:line="240" w:lineRule="auto"/>
    </w:pPr>
    <w:rPr>
      <w:rFonts w:eastAsia="Times New Roman" w:cs="Times New Roman"/>
      <w:szCs w:val="24"/>
      <w:lang w:eastAsia="es-BO"/>
    </w:rPr>
  </w:style>
  <w:style w:type="character" w:styleId="nfasis">
    <w:name w:val="Emphasis"/>
    <w:basedOn w:val="Fuentedeprrafopredeter"/>
    <w:uiPriority w:val="20"/>
    <w:qFormat/>
    <w:rsid w:val="00F3676E"/>
    <w:rPr>
      <w:i/>
      <w:iCs/>
    </w:rPr>
  </w:style>
  <w:style w:type="character" w:styleId="Textoennegrita">
    <w:name w:val="Strong"/>
    <w:basedOn w:val="Fuentedeprrafopredeter"/>
    <w:uiPriority w:val="22"/>
    <w:qFormat/>
    <w:rsid w:val="00F3676E"/>
    <w:rPr>
      <w:b/>
      <w:bCs/>
    </w:rPr>
  </w:style>
  <w:style w:type="character" w:styleId="Mencinsinresolver">
    <w:name w:val="Unresolved Mention"/>
    <w:basedOn w:val="Fuentedeprrafopredeter"/>
    <w:uiPriority w:val="99"/>
    <w:semiHidden/>
    <w:unhideWhenUsed/>
    <w:rsid w:val="007D0F73"/>
    <w:rPr>
      <w:color w:val="605E5C"/>
      <w:shd w:val="clear" w:color="auto" w:fill="E1DFDD"/>
    </w:rPr>
  </w:style>
  <w:style w:type="character" w:styleId="Hipervnculovisitado">
    <w:name w:val="FollowedHyperlink"/>
    <w:basedOn w:val="Fuentedeprrafopredeter"/>
    <w:uiPriority w:val="99"/>
    <w:semiHidden/>
    <w:unhideWhenUsed/>
    <w:rsid w:val="0000150F"/>
    <w:rPr>
      <w:color w:val="954F72" w:themeColor="followedHyperlink"/>
      <w:u w:val="single"/>
    </w:rPr>
  </w:style>
  <w:style w:type="character" w:styleId="Referenciasutil">
    <w:name w:val="Subtle Reference"/>
    <w:basedOn w:val="Fuentedeprrafopredeter"/>
    <w:uiPriority w:val="31"/>
    <w:qFormat/>
    <w:rsid w:val="005D7B18"/>
    <w:rPr>
      <w:smallCaps/>
      <w:color w:val="5A5A5A" w:themeColor="text1" w:themeTint="A5"/>
    </w:rPr>
  </w:style>
  <w:style w:type="character" w:styleId="Textodelmarcadordeposicin">
    <w:name w:val="Placeholder Text"/>
    <w:basedOn w:val="Fuentedeprrafopredeter"/>
    <w:uiPriority w:val="99"/>
    <w:semiHidden/>
    <w:rsid w:val="00AC51E7"/>
    <w:rPr>
      <w:color w:val="808080"/>
    </w:rPr>
  </w:style>
  <w:style w:type="paragraph" w:styleId="Sinespaciado">
    <w:name w:val="No Spacing"/>
    <w:uiPriority w:val="1"/>
    <w:qFormat/>
    <w:rsid w:val="0036087F"/>
    <w:pPr>
      <w:spacing w:after="0" w:line="240" w:lineRule="auto"/>
      <w:ind w:firstLine="720"/>
      <w:jc w:val="both"/>
    </w:pPr>
    <w:rPr>
      <w:rFonts w:ascii="Times New Roman" w:hAnsi="Times New Roman"/>
      <w:sz w:val="24"/>
    </w:rPr>
  </w:style>
  <w:style w:type="character" w:customStyle="1" w:styleId="Ttulo5Car">
    <w:name w:val="Título 5 Car"/>
    <w:basedOn w:val="Fuentedeprrafopredeter"/>
    <w:link w:val="Ttulo5"/>
    <w:uiPriority w:val="9"/>
    <w:rsid w:val="007B5333"/>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7B5333"/>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7B5333"/>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7B533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B5333"/>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39"/>
    <w:rsid w:val="005A3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E1D28"/>
    <w:pPr>
      <w:spacing w:after="200" w:line="240" w:lineRule="auto"/>
    </w:pPr>
    <w:rPr>
      <w:i/>
      <w:iCs/>
      <w:color w:val="44546A" w:themeColor="text2"/>
      <w:sz w:val="18"/>
      <w:szCs w:val="18"/>
    </w:rPr>
  </w:style>
  <w:style w:type="paragraph" w:customStyle="1" w:styleId="Esetilofigura">
    <w:name w:val="Esetilofigura"/>
    <w:basedOn w:val="Normal"/>
    <w:link w:val="EsetilofiguraCar"/>
    <w:autoRedefine/>
    <w:qFormat/>
    <w:rsid w:val="008545FD"/>
    <w:pPr>
      <w:spacing w:after="0"/>
      <w:ind w:firstLine="0"/>
    </w:pPr>
    <w:rPr>
      <w:b/>
      <w:bCs/>
      <w:color w:val="44546A" w:themeColor="text2"/>
    </w:rPr>
  </w:style>
  <w:style w:type="character" w:customStyle="1" w:styleId="EsetilofiguraCar">
    <w:name w:val="Esetilofigura Car"/>
    <w:basedOn w:val="Fuentedeprrafopredeter"/>
    <w:link w:val="Esetilofigura"/>
    <w:rsid w:val="008545FD"/>
    <w:rPr>
      <w:rFonts w:ascii="Times New Roman" w:hAnsi="Times New Roman"/>
      <w:b/>
      <w:bCs/>
      <w:color w:val="44546A" w:themeColor="text2"/>
      <w:sz w:val="24"/>
    </w:rPr>
  </w:style>
  <w:style w:type="paragraph" w:customStyle="1" w:styleId="EstiloNota">
    <w:name w:val="EstiloNota"/>
    <w:basedOn w:val="Esetilofigura"/>
    <w:link w:val="EstiloNotaCar"/>
    <w:qFormat/>
    <w:rsid w:val="00BA401A"/>
  </w:style>
  <w:style w:type="character" w:styleId="CdigoHTML">
    <w:name w:val="HTML Code"/>
    <w:basedOn w:val="Fuentedeprrafopredeter"/>
    <w:uiPriority w:val="99"/>
    <w:semiHidden/>
    <w:unhideWhenUsed/>
    <w:rsid w:val="007F624B"/>
    <w:rPr>
      <w:rFonts w:ascii="Courier New" w:eastAsia="Times New Roman" w:hAnsi="Courier New" w:cs="Courier New"/>
      <w:sz w:val="20"/>
      <w:szCs w:val="20"/>
    </w:rPr>
  </w:style>
  <w:style w:type="character" w:customStyle="1" w:styleId="EstiloNotaCar">
    <w:name w:val="EstiloNota Car"/>
    <w:basedOn w:val="EsetilofiguraCar"/>
    <w:link w:val="EstiloNota"/>
    <w:rsid w:val="00BA401A"/>
    <w:rPr>
      <w:rFonts w:ascii="Times New Roman" w:hAnsi="Times New Roman"/>
      <w:b/>
      <w:bCs/>
      <w:color w:val="44546A" w:themeColor="text2"/>
      <w:sz w:val="24"/>
    </w:rPr>
  </w:style>
  <w:style w:type="table" w:customStyle="1" w:styleId="EstiloTablaApa7">
    <w:name w:val="EstiloTablaApa7"/>
    <w:basedOn w:val="Tablanormal"/>
    <w:uiPriority w:val="99"/>
    <w:rsid w:val="00734BD8"/>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top w:val="single" w:sz="4" w:space="0" w:color="auto"/>
          <w:left w:val="nil"/>
          <w:bottom w:val="single" w:sz="4" w:space="0" w:color="auto"/>
          <w:right w:val="nil"/>
        </w:tcBorders>
      </w:tcPr>
    </w:tblStylePr>
    <w:tblStylePr w:type="lastRow">
      <w:tblPr/>
      <w:tcPr>
        <w:tcBorders>
          <w:top w:val="single" w:sz="4" w:space="0" w:color="auto"/>
        </w:tcBorders>
      </w:tcPr>
    </w:tblStylePr>
  </w:style>
  <w:style w:type="paragraph" w:customStyle="1" w:styleId="Estilo0">
    <w:name w:val="Estilo 0"/>
    <w:basedOn w:val="Ttulo1"/>
    <w:link w:val="Estilo0Car"/>
    <w:autoRedefine/>
    <w:qFormat/>
    <w:rsid w:val="009D4DDE"/>
    <w:pPr>
      <w:numPr>
        <w:numId w:val="0"/>
      </w:numPr>
      <w:jc w:val="center"/>
    </w:pPr>
  </w:style>
  <w:style w:type="numbering" w:customStyle="1" w:styleId="NumApa7">
    <w:name w:val="NumApa7"/>
    <w:uiPriority w:val="99"/>
    <w:rsid w:val="00AC19E6"/>
    <w:pPr>
      <w:numPr>
        <w:numId w:val="27"/>
      </w:numPr>
    </w:pPr>
  </w:style>
  <w:style w:type="character" w:customStyle="1" w:styleId="Estilo0Car">
    <w:name w:val="Estilo 0 Car"/>
    <w:basedOn w:val="Ttulo1Car"/>
    <w:link w:val="Estilo0"/>
    <w:rsid w:val="009D4DDE"/>
    <w:rPr>
      <w:rFonts w:ascii="Times New Roman" w:eastAsiaTheme="majorEastAsia" w:hAnsi="Times New Roman" w:cstheme="majorBidi"/>
      <w:b/>
      <w:caps/>
      <w:sz w:val="24"/>
      <w:szCs w:val="32"/>
    </w:rPr>
  </w:style>
  <w:style w:type="paragraph" w:styleId="Textonotapie">
    <w:name w:val="footnote text"/>
    <w:basedOn w:val="Normal"/>
    <w:link w:val="TextonotapieCar"/>
    <w:uiPriority w:val="99"/>
    <w:semiHidden/>
    <w:unhideWhenUsed/>
    <w:rsid w:val="00ED5B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D5B6E"/>
    <w:rPr>
      <w:rFonts w:ascii="Times New Roman" w:hAnsi="Times New Roman"/>
      <w:sz w:val="20"/>
      <w:szCs w:val="20"/>
    </w:rPr>
  </w:style>
  <w:style w:type="character" w:styleId="Refdenotaalpie">
    <w:name w:val="footnote reference"/>
    <w:basedOn w:val="Fuentedeprrafopredeter"/>
    <w:uiPriority w:val="99"/>
    <w:semiHidden/>
    <w:unhideWhenUsed/>
    <w:rsid w:val="00ED5B6E"/>
    <w:rPr>
      <w:vertAlign w:val="superscript"/>
    </w:rPr>
  </w:style>
  <w:style w:type="character" w:customStyle="1" w:styleId="mord">
    <w:name w:val="mord"/>
    <w:basedOn w:val="Fuentedeprrafopredeter"/>
    <w:rsid w:val="00FB48D8"/>
  </w:style>
  <w:style w:type="character" w:customStyle="1" w:styleId="mopen">
    <w:name w:val="mopen"/>
    <w:basedOn w:val="Fuentedeprrafopredeter"/>
    <w:rsid w:val="00FB48D8"/>
  </w:style>
  <w:style w:type="character" w:customStyle="1" w:styleId="vlist-s">
    <w:name w:val="vlist-s"/>
    <w:basedOn w:val="Fuentedeprrafopredeter"/>
    <w:rsid w:val="00FB48D8"/>
  </w:style>
  <w:style w:type="character" w:customStyle="1" w:styleId="mclose">
    <w:name w:val="mclose"/>
    <w:basedOn w:val="Fuentedeprrafopredeter"/>
    <w:rsid w:val="00FB48D8"/>
  </w:style>
  <w:style w:type="character" w:customStyle="1" w:styleId="mrel">
    <w:name w:val="mrel"/>
    <w:basedOn w:val="Fuentedeprrafopredeter"/>
    <w:rsid w:val="00FB48D8"/>
  </w:style>
  <w:style w:type="character" w:customStyle="1" w:styleId="mop">
    <w:name w:val="mop"/>
    <w:basedOn w:val="Fuentedeprrafopredeter"/>
    <w:rsid w:val="00FB48D8"/>
  </w:style>
  <w:style w:type="character" w:customStyle="1" w:styleId="katex-mathml">
    <w:name w:val="katex-mathml"/>
    <w:basedOn w:val="Fuentedeprrafopredeter"/>
    <w:rsid w:val="008F7F3D"/>
  </w:style>
  <w:style w:type="character" w:customStyle="1" w:styleId="mbin">
    <w:name w:val="mbin"/>
    <w:basedOn w:val="Fuentedeprrafopredeter"/>
    <w:rsid w:val="008F7F3D"/>
  </w:style>
  <w:style w:type="character" w:customStyle="1" w:styleId="mpunct">
    <w:name w:val="mpunct"/>
    <w:basedOn w:val="Fuentedeprrafopredeter"/>
    <w:rsid w:val="008F7F3D"/>
  </w:style>
  <w:style w:type="paragraph" w:styleId="Tabladeilustraciones">
    <w:name w:val="table of figures"/>
    <w:basedOn w:val="Normal"/>
    <w:next w:val="Normal"/>
    <w:uiPriority w:val="99"/>
    <w:unhideWhenUsed/>
    <w:rsid w:val="008F5734"/>
    <w:pPr>
      <w:spacing w:after="0"/>
      <w:ind w:firstLine="0"/>
    </w:pPr>
  </w:style>
  <w:style w:type="paragraph" w:styleId="TDC4">
    <w:name w:val="toc 4"/>
    <w:basedOn w:val="Normal"/>
    <w:next w:val="Normal"/>
    <w:autoRedefine/>
    <w:uiPriority w:val="39"/>
    <w:unhideWhenUsed/>
    <w:rsid w:val="0080769F"/>
    <w:pPr>
      <w:spacing w:after="0"/>
      <w:ind w:left="2160" w:firstLine="0"/>
    </w:pPr>
    <w:rPr>
      <w:rFonts w:cstheme="minorHAnsi"/>
      <w:szCs w:val="18"/>
    </w:rPr>
  </w:style>
  <w:style w:type="paragraph" w:styleId="TDC5">
    <w:name w:val="toc 5"/>
    <w:basedOn w:val="Normal"/>
    <w:next w:val="Normal"/>
    <w:autoRedefine/>
    <w:uiPriority w:val="39"/>
    <w:unhideWhenUsed/>
    <w:rsid w:val="0080769F"/>
    <w:pPr>
      <w:spacing w:after="0"/>
      <w:ind w:left="2880"/>
    </w:pPr>
    <w:rPr>
      <w:rFonts w:cstheme="minorHAnsi"/>
      <w:szCs w:val="18"/>
    </w:rPr>
  </w:style>
  <w:style w:type="paragraph" w:styleId="TDC6">
    <w:name w:val="toc 6"/>
    <w:basedOn w:val="Normal"/>
    <w:next w:val="Normal"/>
    <w:autoRedefine/>
    <w:uiPriority w:val="39"/>
    <w:unhideWhenUsed/>
    <w:rsid w:val="00FC65BA"/>
    <w:pPr>
      <w:spacing w:after="0"/>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FC65BA"/>
    <w:pPr>
      <w:spacing w:after="0"/>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FC65BA"/>
    <w:pPr>
      <w:spacing w:after="0"/>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FC65BA"/>
    <w:pPr>
      <w:spacing w:after="0"/>
      <w:ind w:left="1920"/>
    </w:pPr>
    <w:rPr>
      <w:rFonts w:asciiTheme="minorHAnsi" w:hAnsiTheme="minorHAnsi" w:cstheme="minorHAnsi"/>
      <w:sz w:val="18"/>
      <w:szCs w:val="18"/>
    </w:rPr>
  </w:style>
  <w:style w:type="paragraph" w:styleId="Textonotaalfinal">
    <w:name w:val="endnote text"/>
    <w:basedOn w:val="Normal"/>
    <w:link w:val="TextonotaalfinalCar"/>
    <w:uiPriority w:val="99"/>
    <w:semiHidden/>
    <w:unhideWhenUsed/>
    <w:rsid w:val="00D237C5"/>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237C5"/>
    <w:rPr>
      <w:rFonts w:ascii="Times New Roman" w:hAnsi="Times New Roman"/>
      <w:sz w:val="20"/>
      <w:szCs w:val="20"/>
    </w:rPr>
  </w:style>
  <w:style w:type="character" w:styleId="Refdenotaalfinal">
    <w:name w:val="endnote reference"/>
    <w:basedOn w:val="Fuentedeprrafopredeter"/>
    <w:uiPriority w:val="99"/>
    <w:semiHidden/>
    <w:unhideWhenUsed/>
    <w:rsid w:val="00D237C5"/>
    <w:rPr>
      <w:vertAlign w:val="superscript"/>
    </w:rPr>
  </w:style>
  <w:style w:type="paragraph" w:styleId="Bibliografa">
    <w:name w:val="Bibliography"/>
    <w:basedOn w:val="Normal"/>
    <w:next w:val="Normal"/>
    <w:uiPriority w:val="37"/>
    <w:unhideWhenUsed/>
    <w:rsid w:val="00B52304"/>
  </w:style>
  <w:style w:type="paragraph" w:styleId="Revisin">
    <w:name w:val="Revision"/>
    <w:hidden/>
    <w:uiPriority w:val="99"/>
    <w:semiHidden/>
    <w:rsid w:val="00D30D4F"/>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879">
      <w:bodyDiv w:val="1"/>
      <w:marLeft w:val="0"/>
      <w:marRight w:val="0"/>
      <w:marTop w:val="0"/>
      <w:marBottom w:val="0"/>
      <w:divBdr>
        <w:top w:val="none" w:sz="0" w:space="0" w:color="auto"/>
        <w:left w:val="none" w:sz="0" w:space="0" w:color="auto"/>
        <w:bottom w:val="none" w:sz="0" w:space="0" w:color="auto"/>
        <w:right w:val="none" w:sz="0" w:space="0" w:color="auto"/>
      </w:divBdr>
    </w:div>
    <w:div w:id="2054362">
      <w:bodyDiv w:val="1"/>
      <w:marLeft w:val="0"/>
      <w:marRight w:val="0"/>
      <w:marTop w:val="0"/>
      <w:marBottom w:val="0"/>
      <w:divBdr>
        <w:top w:val="none" w:sz="0" w:space="0" w:color="auto"/>
        <w:left w:val="none" w:sz="0" w:space="0" w:color="auto"/>
        <w:bottom w:val="none" w:sz="0" w:space="0" w:color="auto"/>
        <w:right w:val="none" w:sz="0" w:space="0" w:color="auto"/>
      </w:divBdr>
    </w:div>
    <w:div w:id="3754272">
      <w:bodyDiv w:val="1"/>
      <w:marLeft w:val="0"/>
      <w:marRight w:val="0"/>
      <w:marTop w:val="0"/>
      <w:marBottom w:val="0"/>
      <w:divBdr>
        <w:top w:val="none" w:sz="0" w:space="0" w:color="auto"/>
        <w:left w:val="none" w:sz="0" w:space="0" w:color="auto"/>
        <w:bottom w:val="none" w:sz="0" w:space="0" w:color="auto"/>
        <w:right w:val="none" w:sz="0" w:space="0" w:color="auto"/>
      </w:divBdr>
    </w:div>
    <w:div w:id="8258735">
      <w:bodyDiv w:val="1"/>
      <w:marLeft w:val="0"/>
      <w:marRight w:val="0"/>
      <w:marTop w:val="0"/>
      <w:marBottom w:val="0"/>
      <w:divBdr>
        <w:top w:val="none" w:sz="0" w:space="0" w:color="auto"/>
        <w:left w:val="none" w:sz="0" w:space="0" w:color="auto"/>
        <w:bottom w:val="none" w:sz="0" w:space="0" w:color="auto"/>
        <w:right w:val="none" w:sz="0" w:space="0" w:color="auto"/>
      </w:divBdr>
    </w:div>
    <w:div w:id="15083427">
      <w:bodyDiv w:val="1"/>
      <w:marLeft w:val="0"/>
      <w:marRight w:val="0"/>
      <w:marTop w:val="0"/>
      <w:marBottom w:val="0"/>
      <w:divBdr>
        <w:top w:val="none" w:sz="0" w:space="0" w:color="auto"/>
        <w:left w:val="none" w:sz="0" w:space="0" w:color="auto"/>
        <w:bottom w:val="none" w:sz="0" w:space="0" w:color="auto"/>
        <w:right w:val="none" w:sz="0" w:space="0" w:color="auto"/>
      </w:divBdr>
    </w:div>
    <w:div w:id="18287844">
      <w:bodyDiv w:val="1"/>
      <w:marLeft w:val="0"/>
      <w:marRight w:val="0"/>
      <w:marTop w:val="0"/>
      <w:marBottom w:val="0"/>
      <w:divBdr>
        <w:top w:val="none" w:sz="0" w:space="0" w:color="auto"/>
        <w:left w:val="none" w:sz="0" w:space="0" w:color="auto"/>
        <w:bottom w:val="none" w:sz="0" w:space="0" w:color="auto"/>
        <w:right w:val="none" w:sz="0" w:space="0" w:color="auto"/>
      </w:divBdr>
    </w:div>
    <w:div w:id="19476768">
      <w:bodyDiv w:val="1"/>
      <w:marLeft w:val="0"/>
      <w:marRight w:val="0"/>
      <w:marTop w:val="0"/>
      <w:marBottom w:val="0"/>
      <w:divBdr>
        <w:top w:val="none" w:sz="0" w:space="0" w:color="auto"/>
        <w:left w:val="none" w:sz="0" w:space="0" w:color="auto"/>
        <w:bottom w:val="none" w:sz="0" w:space="0" w:color="auto"/>
        <w:right w:val="none" w:sz="0" w:space="0" w:color="auto"/>
      </w:divBdr>
    </w:div>
    <w:div w:id="20597838">
      <w:bodyDiv w:val="1"/>
      <w:marLeft w:val="0"/>
      <w:marRight w:val="0"/>
      <w:marTop w:val="0"/>
      <w:marBottom w:val="0"/>
      <w:divBdr>
        <w:top w:val="none" w:sz="0" w:space="0" w:color="auto"/>
        <w:left w:val="none" w:sz="0" w:space="0" w:color="auto"/>
        <w:bottom w:val="none" w:sz="0" w:space="0" w:color="auto"/>
        <w:right w:val="none" w:sz="0" w:space="0" w:color="auto"/>
      </w:divBdr>
    </w:div>
    <w:div w:id="22826643">
      <w:bodyDiv w:val="1"/>
      <w:marLeft w:val="0"/>
      <w:marRight w:val="0"/>
      <w:marTop w:val="0"/>
      <w:marBottom w:val="0"/>
      <w:divBdr>
        <w:top w:val="none" w:sz="0" w:space="0" w:color="auto"/>
        <w:left w:val="none" w:sz="0" w:space="0" w:color="auto"/>
        <w:bottom w:val="none" w:sz="0" w:space="0" w:color="auto"/>
        <w:right w:val="none" w:sz="0" w:space="0" w:color="auto"/>
      </w:divBdr>
    </w:div>
    <w:div w:id="25525865">
      <w:bodyDiv w:val="1"/>
      <w:marLeft w:val="0"/>
      <w:marRight w:val="0"/>
      <w:marTop w:val="0"/>
      <w:marBottom w:val="0"/>
      <w:divBdr>
        <w:top w:val="none" w:sz="0" w:space="0" w:color="auto"/>
        <w:left w:val="none" w:sz="0" w:space="0" w:color="auto"/>
        <w:bottom w:val="none" w:sz="0" w:space="0" w:color="auto"/>
        <w:right w:val="none" w:sz="0" w:space="0" w:color="auto"/>
      </w:divBdr>
    </w:div>
    <w:div w:id="28147469">
      <w:bodyDiv w:val="1"/>
      <w:marLeft w:val="0"/>
      <w:marRight w:val="0"/>
      <w:marTop w:val="0"/>
      <w:marBottom w:val="0"/>
      <w:divBdr>
        <w:top w:val="none" w:sz="0" w:space="0" w:color="auto"/>
        <w:left w:val="none" w:sz="0" w:space="0" w:color="auto"/>
        <w:bottom w:val="none" w:sz="0" w:space="0" w:color="auto"/>
        <w:right w:val="none" w:sz="0" w:space="0" w:color="auto"/>
      </w:divBdr>
    </w:div>
    <w:div w:id="30963861">
      <w:bodyDiv w:val="1"/>
      <w:marLeft w:val="0"/>
      <w:marRight w:val="0"/>
      <w:marTop w:val="0"/>
      <w:marBottom w:val="0"/>
      <w:divBdr>
        <w:top w:val="none" w:sz="0" w:space="0" w:color="auto"/>
        <w:left w:val="none" w:sz="0" w:space="0" w:color="auto"/>
        <w:bottom w:val="none" w:sz="0" w:space="0" w:color="auto"/>
        <w:right w:val="none" w:sz="0" w:space="0" w:color="auto"/>
      </w:divBdr>
    </w:div>
    <w:div w:id="31149706">
      <w:bodyDiv w:val="1"/>
      <w:marLeft w:val="0"/>
      <w:marRight w:val="0"/>
      <w:marTop w:val="0"/>
      <w:marBottom w:val="0"/>
      <w:divBdr>
        <w:top w:val="none" w:sz="0" w:space="0" w:color="auto"/>
        <w:left w:val="none" w:sz="0" w:space="0" w:color="auto"/>
        <w:bottom w:val="none" w:sz="0" w:space="0" w:color="auto"/>
        <w:right w:val="none" w:sz="0" w:space="0" w:color="auto"/>
      </w:divBdr>
    </w:div>
    <w:div w:id="33967165">
      <w:bodyDiv w:val="1"/>
      <w:marLeft w:val="0"/>
      <w:marRight w:val="0"/>
      <w:marTop w:val="0"/>
      <w:marBottom w:val="0"/>
      <w:divBdr>
        <w:top w:val="none" w:sz="0" w:space="0" w:color="auto"/>
        <w:left w:val="none" w:sz="0" w:space="0" w:color="auto"/>
        <w:bottom w:val="none" w:sz="0" w:space="0" w:color="auto"/>
        <w:right w:val="none" w:sz="0" w:space="0" w:color="auto"/>
      </w:divBdr>
    </w:div>
    <w:div w:id="38361276">
      <w:bodyDiv w:val="1"/>
      <w:marLeft w:val="0"/>
      <w:marRight w:val="0"/>
      <w:marTop w:val="0"/>
      <w:marBottom w:val="0"/>
      <w:divBdr>
        <w:top w:val="none" w:sz="0" w:space="0" w:color="auto"/>
        <w:left w:val="none" w:sz="0" w:space="0" w:color="auto"/>
        <w:bottom w:val="none" w:sz="0" w:space="0" w:color="auto"/>
        <w:right w:val="none" w:sz="0" w:space="0" w:color="auto"/>
      </w:divBdr>
    </w:div>
    <w:div w:id="40179785">
      <w:bodyDiv w:val="1"/>
      <w:marLeft w:val="0"/>
      <w:marRight w:val="0"/>
      <w:marTop w:val="0"/>
      <w:marBottom w:val="0"/>
      <w:divBdr>
        <w:top w:val="none" w:sz="0" w:space="0" w:color="auto"/>
        <w:left w:val="none" w:sz="0" w:space="0" w:color="auto"/>
        <w:bottom w:val="none" w:sz="0" w:space="0" w:color="auto"/>
        <w:right w:val="none" w:sz="0" w:space="0" w:color="auto"/>
      </w:divBdr>
    </w:div>
    <w:div w:id="43650463">
      <w:bodyDiv w:val="1"/>
      <w:marLeft w:val="0"/>
      <w:marRight w:val="0"/>
      <w:marTop w:val="0"/>
      <w:marBottom w:val="0"/>
      <w:divBdr>
        <w:top w:val="none" w:sz="0" w:space="0" w:color="auto"/>
        <w:left w:val="none" w:sz="0" w:space="0" w:color="auto"/>
        <w:bottom w:val="none" w:sz="0" w:space="0" w:color="auto"/>
        <w:right w:val="none" w:sz="0" w:space="0" w:color="auto"/>
      </w:divBdr>
    </w:div>
    <w:div w:id="44330196">
      <w:bodyDiv w:val="1"/>
      <w:marLeft w:val="0"/>
      <w:marRight w:val="0"/>
      <w:marTop w:val="0"/>
      <w:marBottom w:val="0"/>
      <w:divBdr>
        <w:top w:val="none" w:sz="0" w:space="0" w:color="auto"/>
        <w:left w:val="none" w:sz="0" w:space="0" w:color="auto"/>
        <w:bottom w:val="none" w:sz="0" w:space="0" w:color="auto"/>
        <w:right w:val="none" w:sz="0" w:space="0" w:color="auto"/>
      </w:divBdr>
    </w:div>
    <w:div w:id="48699808">
      <w:bodyDiv w:val="1"/>
      <w:marLeft w:val="0"/>
      <w:marRight w:val="0"/>
      <w:marTop w:val="0"/>
      <w:marBottom w:val="0"/>
      <w:divBdr>
        <w:top w:val="none" w:sz="0" w:space="0" w:color="auto"/>
        <w:left w:val="none" w:sz="0" w:space="0" w:color="auto"/>
        <w:bottom w:val="none" w:sz="0" w:space="0" w:color="auto"/>
        <w:right w:val="none" w:sz="0" w:space="0" w:color="auto"/>
      </w:divBdr>
    </w:div>
    <w:div w:id="52046531">
      <w:bodyDiv w:val="1"/>
      <w:marLeft w:val="0"/>
      <w:marRight w:val="0"/>
      <w:marTop w:val="0"/>
      <w:marBottom w:val="0"/>
      <w:divBdr>
        <w:top w:val="none" w:sz="0" w:space="0" w:color="auto"/>
        <w:left w:val="none" w:sz="0" w:space="0" w:color="auto"/>
        <w:bottom w:val="none" w:sz="0" w:space="0" w:color="auto"/>
        <w:right w:val="none" w:sz="0" w:space="0" w:color="auto"/>
      </w:divBdr>
    </w:div>
    <w:div w:id="56393563">
      <w:bodyDiv w:val="1"/>
      <w:marLeft w:val="0"/>
      <w:marRight w:val="0"/>
      <w:marTop w:val="0"/>
      <w:marBottom w:val="0"/>
      <w:divBdr>
        <w:top w:val="none" w:sz="0" w:space="0" w:color="auto"/>
        <w:left w:val="none" w:sz="0" w:space="0" w:color="auto"/>
        <w:bottom w:val="none" w:sz="0" w:space="0" w:color="auto"/>
        <w:right w:val="none" w:sz="0" w:space="0" w:color="auto"/>
      </w:divBdr>
    </w:div>
    <w:div w:id="65496512">
      <w:bodyDiv w:val="1"/>
      <w:marLeft w:val="0"/>
      <w:marRight w:val="0"/>
      <w:marTop w:val="0"/>
      <w:marBottom w:val="0"/>
      <w:divBdr>
        <w:top w:val="none" w:sz="0" w:space="0" w:color="auto"/>
        <w:left w:val="none" w:sz="0" w:space="0" w:color="auto"/>
        <w:bottom w:val="none" w:sz="0" w:space="0" w:color="auto"/>
        <w:right w:val="none" w:sz="0" w:space="0" w:color="auto"/>
      </w:divBdr>
    </w:div>
    <w:div w:id="81418726">
      <w:bodyDiv w:val="1"/>
      <w:marLeft w:val="0"/>
      <w:marRight w:val="0"/>
      <w:marTop w:val="0"/>
      <w:marBottom w:val="0"/>
      <w:divBdr>
        <w:top w:val="none" w:sz="0" w:space="0" w:color="auto"/>
        <w:left w:val="none" w:sz="0" w:space="0" w:color="auto"/>
        <w:bottom w:val="none" w:sz="0" w:space="0" w:color="auto"/>
        <w:right w:val="none" w:sz="0" w:space="0" w:color="auto"/>
      </w:divBdr>
    </w:div>
    <w:div w:id="81686176">
      <w:bodyDiv w:val="1"/>
      <w:marLeft w:val="0"/>
      <w:marRight w:val="0"/>
      <w:marTop w:val="0"/>
      <w:marBottom w:val="0"/>
      <w:divBdr>
        <w:top w:val="none" w:sz="0" w:space="0" w:color="auto"/>
        <w:left w:val="none" w:sz="0" w:space="0" w:color="auto"/>
        <w:bottom w:val="none" w:sz="0" w:space="0" w:color="auto"/>
        <w:right w:val="none" w:sz="0" w:space="0" w:color="auto"/>
      </w:divBdr>
    </w:div>
    <w:div w:id="84155525">
      <w:bodyDiv w:val="1"/>
      <w:marLeft w:val="0"/>
      <w:marRight w:val="0"/>
      <w:marTop w:val="0"/>
      <w:marBottom w:val="0"/>
      <w:divBdr>
        <w:top w:val="none" w:sz="0" w:space="0" w:color="auto"/>
        <w:left w:val="none" w:sz="0" w:space="0" w:color="auto"/>
        <w:bottom w:val="none" w:sz="0" w:space="0" w:color="auto"/>
        <w:right w:val="none" w:sz="0" w:space="0" w:color="auto"/>
      </w:divBdr>
    </w:div>
    <w:div w:id="87120447">
      <w:bodyDiv w:val="1"/>
      <w:marLeft w:val="0"/>
      <w:marRight w:val="0"/>
      <w:marTop w:val="0"/>
      <w:marBottom w:val="0"/>
      <w:divBdr>
        <w:top w:val="none" w:sz="0" w:space="0" w:color="auto"/>
        <w:left w:val="none" w:sz="0" w:space="0" w:color="auto"/>
        <w:bottom w:val="none" w:sz="0" w:space="0" w:color="auto"/>
        <w:right w:val="none" w:sz="0" w:space="0" w:color="auto"/>
      </w:divBdr>
    </w:div>
    <w:div w:id="91704236">
      <w:bodyDiv w:val="1"/>
      <w:marLeft w:val="0"/>
      <w:marRight w:val="0"/>
      <w:marTop w:val="0"/>
      <w:marBottom w:val="0"/>
      <w:divBdr>
        <w:top w:val="none" w:sz="0" w:space="0" w:color="auto"/>
        <w:left w:val="none" w:sz="0" w:space="0" w:color="auto"/>
        <w:bottom w:val="none" w:sz="0" w:space="0" w:color="auto"/>
        <w:right w:val="none" w:sz="0" w:space="0" w:color="auto"/>
      </w:divBdr>
    </w:div>
    <w:div w:id="95104258">
      <w:bodyDiv w:val="1"/>
      <w:marLeft w:val="0"/>
      <w:marRight w:val="0"/>
      <w:marTop w:val="0"/>
      <w:marBottom w:val="0"/>
      <w:divBdr>
        <w:top w:val="none" w:sz="0" w:space="0" w:color="auto"/>
        <w:left w:val="none" w:sz="0" w:space="0" w:color="auto"/>
        <w:bottom w:val="none" w:sz="0" w:space="0" w:color="auto"/>
        <w:right w:val="none" w:sz="0" w:space="0" w:color="auto"/>
      </w:divBdr>
    </w:div>
    <w:div w:id="99952112">
      <w:bodyDiv w:val="1"/>
      <w:marLeft w:val="0"/>
      <w:marRight w:val="0"/>
      <w:marTop w:val="0"/>
      <w:marBottom w:val="0"/>
      <w:divBdr>
        <w:top w:val="none" w:sz="0" w:space="0" w:color="auto"/>
        <w:left w:val="none" w:sz="0" w:space="0" w:color="auto"/>
        <w:bottom w:val="none" w:sz="0" w:space="0" w:color="auto"/>
        <w:right w:val="none" w:sz="0" w:space="0" w:color="auto"/>
      </w:divBdr>
    </w:div>
    <w:div w:id="104472318">
      <w:bodyDiv w:val="1"/>
      <w:marLeft w:val="0"/>
      <w:marRight w:val="0"/>
      <w:marTop w:val="0"/>
      <w:marBottom w:val="0"/>
      <w:divBdr>
        <w:top w:val="none" w:sz="0" w:space="0" w:color="auto"/>
        <w:left w:val="none" w:sz="0" w:space="0" w:color="auto"/>
        <w:bottom w:val="none" w:sz="0" w:space="0" w:color="auto"/>
        <w:right w:val="none" w:sz="0" w:space="0" w:color="auto"/>
      </w:divBdr>
    </w:div>
    <w:div w:id="106193290">
      <w:bodyDiv w:val="1"/>
      <w:marLeft w:val="0"/>
      <w:marRight w:val="0"/>
      <w:marTop w:val="0"/>
      <w:marBottom w:val="0"/>
      <w:divBdr>
        <w:top w:val="none" w:sz="0" w:space="0" w:color="auto"/>
        <w:left w:val="none" w:sz="0" w:space="0" w:color="auto"/>
        <w:bottom w:val="none" w:sz="0" w:space="0" w:color="auto"/>
        <w:right w:val="none" w:sz="0" w:space="0" w:color="auto"/>
      </w:divBdr>
    </w:div>
    <w:div w:id="111099751">
      <w:bodyDiv w:val="1"/>
      <w:marLeft w:val="0"/>
      <w:marRight w:val="0"/>
      <w:marTop w:val="0"/>
      <w:marBottom w:val="0"/>
      <w:divBdr>
        <w:top w:val="none" w:sz="0" w:space="0" w:color="auto"/>
        <w:left w:val="none" w:sz="0" w:space="0" w:color="auto"/>
        <w:bottom w:val="none" w:sz="0" w:space="0" w:color="auto"/>
        <w:right w:val="none" w:sz="0" w:space="0" w:color="auto"/>
      </w:divBdr>
    </w:div>
    <w:div w:id="113446709">
      <w:bodyDiv w:val="1"/>
      <w:marLeft w:val="0"/>
      <w:marRight w:val="0"/>
      <w:marTop w:val="0"/>
      <w:marBottom w:val="0"/>
      <w:divBdr>
        <w:top w:val="none" w:sz="0" w:space="0" w:color="auto"/>
        <w:left w:val="none" w:sz="0" w:space="0" w:color="auto"/>
        <w:bottom w:val="none" w:sz="0" w:space="0" w:color="auto"/>
        <w:right w:val="none" w:sz="0" w:space="0" w:color="auto"/>
      </w:divBdr>
    </w:div>
    <w:div w:id="113519223">
      <w:bodyDiv w:val="1"/>
      <w:marLeft w:val="0"/>
      <w:marRight w:val="0"/>
      <w:marTop w:val="0"/>
      <w:marBottom w:val="0"/>
      <w:divBdr>
        <w:top w:val="none" w:sz="0" w:space="0" w:color="auto"/>
        <w:left w:val="none" w:sz="0" w:space="0" w:color="auto"/>
        <w:bottom w:val="none" w:sz="0" w:space="0" w:color="auto"/>
        <w:right w:val="none" w:sz="0" w:space="0" w:color="auto"/>
      </w:divBdr>
    </w:div>
    <w:div w:id="118227586">
      <w:bodyDiv w:val="1"/>
      <w:marLeft w:val="0"/>
      <w:marRight w:val="0"/>
      <w:marTop w:val="0"/>
      <w:marBottom w:val="0"/>
      <w:divBdr>
        <w:top w:val="none" w:sz="0" w:space="0" w:color="auto"/>
        <w:left w:val="none" w:sz="0" w:space="0" w:color="auto"/>
        <w:bottom w:val="none" w:sz="0" w:space="0" w:color="auto"/>
        <w:right w:val="none" w:sz="0" w:space="0" w:color="auto"/>
      </w:divBdr>
    </w:div>
    <w:div w:id="120921347">
      <w:bodyDiv w:val="1"/>
      <w:marLeft w:val="0"/>
      <w:marRight w:val="0"/>
      <w:marTop w:val="0"/>
      <w:marBottom w:val="0"/>
      <w:divBdr>
        <w:top w:val="none" w:sz="0" w:space="0" w:color="auto"/>
        <w:left w:val="none" w:sz="0" w:space="0" w:color="auto"/>
        <w:bottom w:val="none" w:sz="0" w:space="0" w:color="auto"/>
        <w:right w:val="none" w:sz="0" w:space="0" w:color="auto"/>
      </w:divBdr>
    </w:div>
    <w:div w:id="126440906">
      <w:bodyDiv w:val="1"/>
      <w:marLeft w:val="0"/>
      <w:marRight w:val="0"/>
      <w:marTop w:val="0"/>
      <w:marBottom w:val="0"/>
      <w:divBdr>
        <w:top w:val="none" w:sz="0" w:space="0" w:color="auto"/>
        <w:left w:val="none" w:sz="0" w:space="0" w:color="auto"/>
        <w:bottom w:val="none" w:sz="0" w:space="0" w:color="auto"/>
        <w:right w:val="none" w:sz="0" w:space="0" w:color="auto"/>
      </w:divBdr>
    </w:div>
    <w:div w:id="128016664">
      <w:bodyDiv w:val="1"/>
      <w:marLeft w:val="0"/>
      <w:marRight w:val="0"/>
      <w:marTop w:val="0"/>
      <w:marBottom w:val="0"/>
      <w:divBdr>
        <w:top w:val="none" w:sz="0" w:space="0" w:color="auto"/>
        <w:left w:val="none" w:sz="0" w:space="0" w:color="auto"/>
        <w:bottom w:val="none" w:sz="0" w:space="0" w:color="auto"/>
        <w:right w:val="none" w:sz="0" w:space="0" w:color="auto"/>
      </w:divBdr>
    </w:div>
    <w:div w:id="139154519">
      <w:bodyDiv w:val="1"/>
      <w:marLeft w:val="0"/>
      <w:marRight w:val="0"/>
      <w:marTop w:val="0"/>
      <w:marBottom w:val="0"/>
      <w:divBdr>
        <w:top w:val="none" w:sz="0" w:space="0" w:color="auto"/>
        <w:left w:val="none" w:sz="0" w:space="0" w:color="auto"/>
        <w:bottom w:val="none" w:sz="0" w:space="0" w:color="auto"/>
        <w:right w:val="none" w:sz="0" w:space="0" w:color="auto"/>
      </w:divBdr>
    </w:div>
    <w:div w:id="139277325">
      <w:bodyDiv w:val="1"/>
      <w:marLeft w:val="0"/>
      <w:marRight w:val="0"/>
      <w:marTop w:val="0"/>
      <w:marBottom w:val="0"/>
      <w:divBdr>
        <w:top w:val="none" w:sz="0" w:space="0" w:color="auto"/>
        <w:left w:val="none" w:sz="0" w:space="0" w:color="auto"/>
        <w:bottom w:val="none" w:sz="0" w:space="0" w:color="auto"/>
        <w:right w:val="none" w:sz="0" w:space="0" w:color="auto"/>
      </w:divBdr>
    </w:div>
    <w:div w:id="139736665">
      <w:bodyDiv w:val="1"/>
      <w:marLeft w:val="0"/>
      <w:marRight w:val="0"/>
      <w:marTop w:val="0"/>
      <w:marBottom w:val="0"/>
      <w:divBdr>
        <w:top w:val="none" w:sz="0" w:space="0" w:color="auto"/>
        <w:left w:val="none" w:sz="0" w:space="0" w:color="auto"/>
        <w:bottom w:val="none" w:sz="0" w:space="0" w:color="auto"/>
        <w:right w:val="none" w:sz="0" w:space="0" w:color="auto"/>
      </w:divBdr>
    </w:div>
    <w:div w:id="141166720">
      <w:bodyDiv w:val="1"/>
      <w:marLeft w:val="0"/>
      <w:marRight w:val="0"/>
      <w:marTop w:val="0"/>
      <w:marBottom w:val="0"/>
      <w:divBdr>
        <w:top w:val="none" w:sz="0" w:space="0" w:color="auto"/>
        <w:left w:val="none" w:sz="0" w:space="0" w:color="auto"/>
        <w:bottom w:val="none" w:sz="0" w:space="0" w:color="auto"/>
        <w:right w:val="none" w:sz="0" w:space="0" w:color="auto"/>
      </w:divBdr>
    </w:div>
    <w:div w:id="141653961">
      <w:bodyDiv w:val="1"/>
      <w:marLeft w:val="0"/>
      <w:marRight w:val="0"/>
      <w:marTop w:val="0"/>
      <w:marBottom w:val="0"/>
      <w:divBdr>
        <w:top w:val="none" w:sz="0" w:space="0" w:color="auto"/>
        <w:left w:val="none" w:sz="0" w:space="0" w:color="auto"/>
        <w:bottom w:val="none" w:sz="0" w:space="0" w:color="auto"/>
        <w:right w:val="none" w:sz="0" w:space="0" w:color="auto"/>
      </w:divBdr>
    </w:div>
    <w:div w:id="144319781">
      <w:bodyDiv w:val="1"/>
      <w:marLeft w:val="0"/>
      <w:marRight w:val="0"/>
      <w:marTop w:val="0"/>
      <w:marBottom w:val="0"/>
      <w:divBdr>
        <w:top w:val="none" w:sz="0" w:space="0" w:color="auto"/>
        <w:left w:val="none" w:sz="0" w:space="0" w:color="auto"/>
        <w:bottom w:val="none" w:sz="0" w:space="0" w:color="auto"/>
        <w:right w:val="none" w:sz="0" w:space="0" w:color="auto"/>
      </w:divBdr>
    </w:div>
    <w:div w:id="144321126">
      <w:bodyDiv w:val="1"/>
      <w:marLeft w:val="0"/>
      <w:marRight w:val="0"/>
      <w:marTop w:val="0"/>
      <w:marBottom w:val="0"/>
      <w:divBdr>
        <w:top w:val="none" w:sz="0" w:space="0" w:color="auto"/>
        <w:left w:val="none" w:sz="0" w:space="0" w:color="auto"/>
        <w:bottom w:val="none" w:sz="0" w:space="0" w:color="auto"/>
        <w:right w:val="none" w:sz="0" w:space="0" w:color="auto"/>
      </w:divBdr>
    </w:div>
    <w:div w:id="150022556">
      <w:bodyDiv w:val="1"/>
      <w:marLeft w:val="0"/>
      <w:marRight w:val="0"/>
      <w:marTop w:val="0"/>
      <w:marBottom w:val="0"/>
      <w:divBdr>
        <w:top w:val="none" w:sz="0" w:space="0" w:color="auto"/>
        <w:left w:val="none" w:sz="0" w:space="0" w:color="auto"/>
        <w:bottom w:val="none" w:sz="0" w:space="0" w:color="auto"/>
        <w:right w:val="none" w:sz="0" w:space="0" w:color="auto"/>
      </w:divBdr>
    </w:div>
    <w:div w:id="152337671">
      <w:bodyDiv w:val="1"/>
      <w:marLeft w:val="0"/>
      <w:marRight w:val="0"/>
      <w:marTop w:val="0"/>
      <w:marBottom w:val="0"/>
      <w:divBdr>
        <w:top w:val="none" w:sz="0" w:space="0" w:color="auto"/>
        <w:left w:val="none" w:sz="0" w:space="0" w:color="auto"/>
        <w:bottom w:val="none" w:sz="0" w:space="0" w:color="auto"/>
        <w:right w:val="none" w:sz="0" w:space="0" w:color="auto"/>
      </w:divBdr>
    </w:div>
    <w:div w:id="153764980">
      <w:bodyDiv w:val="1"/>
      <w:marLeft w:val="0"/>
      <w:marRight w:val="0"/>
      <w:marTop w:val="0"/>
      <w:marBottom w:val="0"/>
      <w:divBdr>
        <w:top w:val="none" w:sz="0" w:space="0" w:color="auto"/>
        <w:left w:val="none" w:sz="0" w:space="0" w:color="auto"/>
        <w:bottom w:val="none" w:sz="0" w:space="0" w:color="auto"/>
        <w:right w:val="none" w:sz="0" w:space="0" w:color="auto"/>
      </w:divBdr>
    </w:div>
    <w:div w:id="153886366">
      <w:bodyDiv w:val="1"/>
      <w:marLeft w:val="0"/>
      <w:marRight w:val="0"/>
      <w:marTop w:val="0"/>
      <w:marBottom w:val="0"/>
      <w:divBdr>
        <w:top w:val="none" w:sz="0" w:space="0" w:color="auto"/>
        <w:left w:val="none" w:sz="0" w:space="0" w:color="auto"/>
        <w:bottom w:val="none" w:sz="0" w:space="0" w:color="auto"/>
        <w:right w:val="none" w:sz="0" w:space="0" w:color="auto"/>
      </w:divBdr>
    </w:div>
    <w:div w:id="156500864">
      <w:bodyDiv w:val="1"/>
      <w:marLeft w:val="0"/>
      <w:marRight w:val="0"/>
      <w:marTop w:val="0"/>
      <w:marBottom w:val="0"/>
      <w:divBdr>
        <w:top w:val="none" w:sz="0" w:space="0" w:color="auto"/>
        <w:left w:val="none" w:sz="0" w:space="0" w:color="auto"/>
        <w:bottom w:val="none" w:sz="0" w:space="0" w:color="auto"/>
        <w:right w:val="none" w:sz="0" w:space="0" w:color="auto"/>
      </w:divBdr>
    </w:div>
    <w:div w:id="163279317">
      <w:bodyDiv w:val="1"/>
      <w:marLeft w:val="0"/>
      <w:marRight w:val="0"/>
      <w:marTop w:val="0"/>
      <w:marBottom w:val="0"/>
      <w:divBdr>
        <w:top w:val="none" w:sz="0" w:space="0" w:color="auto"/>
        <w:left w:val="none" w:sz="0" w:space="0" w:color="auto"/>
        <w:bottom w:val="none" w:sz="0" w:space="0" w:color="auto"/>
        <w:right w:val="none" w:sz="0" w:space="0" w:color="auto"/>
      </w:divBdr>
    </w:div>
    <w:div w:id="165481214">
      <w:bodyDiv w:val="1"/>
      <w:marLeft w:val="0"/>
      <w:marRight w:val="0"/>
      <w:marTop w:val="0"/>
      <w:marBottom w:val="0"/>
      <w:divBdr>
        <w:top w:val="none" w:sz="0" w:space="0" w:color="auto"/>
        <w:left w:val="none" w:sz="0" w:space="0" w:color="auto"/>
        <w:bottom w:val="none" w:sz="0" w:space="0" w:color="auto"/>
        <w:right w:val="none" w:sz="0" w:space="0" w:color="auto"/>
      </w:divBdr>
    </w:div>
    <w:div w:id="165822965">
      <w:bodyDiv w:val="1"/>
      <w:marLeft w:val="0"/>
      <w:marRight w:val="0"/>
      <w:marTop w:val="0"/>
      <w:marBottom w:val="0"/>
      <w:divBdr>
        <w:top w:val="none" w:sz="0" w:space="0" w:color="auto"/>
        <w:left w:val="none" w:sz="0" w:space="0" w:color="auto"/>
        <w:bottom w:val="none" w:sz="0" w:space="0" w:color="auto"/>
        <w:right w:val="none" w:sz="0" w:space="0" w:color="auto"/>
      </w:divBdr>
    </w:div>
    <w:div w:id="167794810">
      <w:bodyDiv w:val="1"/>
      <w:marLeft w:val="0"/>
      <w:marRight w:val="0"/>
      <w:marTop w:val="0"/>
      <w:marBottom w:val="0"/>
      <w:divBdr>
        <w:top w:val="none" w:sz="0" w:space="0" w:color="auto"/>
        <w:left w:val="none" w:sz="0" w:space="0" w:color="auto"/>
        <w:bottom w:val="none" w:sz="0" w:space="0" w:color="auto"/>
        <w:right w:val="none" w:sz="0" w:space="0" w:color="auto"/>
      </w:divBdr>
    </w:div>
    <w:div w:id="172494091">
      <w:bodyDiv w:val="1"/>
      <w:marLeft w:val="0"/>
      <w:marRight w:val="0"/>
      <w:marTop w:val="0"/>
      <w:marBottom w:val="0"/>
      <w:divBdr>
        <w:top w:val="none" w:sz="0" w:space="0" w:color="auto"/>
        <w:left w:val="none" w:sz="0" w:space="0" w:color="auto"/>
        <w:bottom w:val="none" w:sz="0" w:space="0" w:color="auto"/>
        <w:right w:val="none" w:sz="0" w:space="0" w:color="auto"/>
      </w:divBdr>
    </w:div>
    <w:div w:id="173764169">
      <w:bodyDiv w:val="1"/>
      <w:marLeft w:val="0"/>
      <w:marRight w:val="0"/>
      <w:marTop w:val="0"/>
      <w:marBottom w:val="0"/>
      <w:divBdr>
        <w:top w:val="none" w:sz="0" w:space="0" w:color="auto"/>
        <w:left w:val="none" w:sz="0" w:space="0" w:color="auto"/>
        <w:bottom w:val="none" w:sz="0" w:space="0" w:color="auto"/>
        <w:right w:val="none" w:sz="0" w:space="0" w:color="auto"/>
      </w:divBdr>
    </w:div>
    <w:div w:id="175779100">
      <w:bodyDiv w:val="1"/>
      <w:marLeft w:val="0"/>
      <w:marRight w:val="0"/>
      <w:marTop w:val="0"/>
      <w:marBottom w:val="0"/>
      <w:divBdr>
        <w:top w:val="none" w:sz="0" w:space="0" w:color="auto"/>
        <w:left w:val="none" w:sz="0" w:space="0" w:color="auto"/>
        <w:bottom w:val="none" w:sz="0" w:space="0" w:color="auto"/>
        <w:right w:val="none" w:sz="0" w:space="0" w:color="auto"/>
      </w:divBdr>
    </w:div>
    <w:div w:id="177699807">
      <w:bodyDiv w:val="1"/>
      <w:marLeft w:val="0"/>
      <w:marRight w:val="0"/>
      <w:marTop w:val="0"/>
      <w:marBottom w:val="0"/>
      <w:divBdr>
        <w:top w:val="none" w:sz="0" w:space="0" w:color="auto"/>
        <w:left w:val="none" w:sz="0" w:space="0" w:color="auto"/>
        <w:bottom w:val="none" w:sz="0" w:space="0" w:color="auto"/>
        <w:right w:val="none" w:sz="0" w:space="0" w:color="auto"/>
      </w:divBdr>
    </w:div>
    <w:div w:id="184515222">
      <w:bodyDiv w:val="1"/>
      <w:marLeft w:val="0"/>
      <w:marRight w:val="0"/>
      <w:marTop w:val="0"/>
      <w:marBottom w:val="0"/>
      <w:divBdr>
        <w:top w:val="none" w:sz="0" w:space="0" w:color="auto"/>
        <w:left w:val="none" w:sz="0" w:space="0" w:color="auto"/>
        <w:bottom w:val="none" w:sz="0" w:space="0" w:color="auto"/>
        <w:right w:val="none" w:sz="0" w:space="0" w:color="auto"/>
      </w:divBdr>
    </w:div>
    <w:div w:id="187528139">
      <w:bodyDiv w:val="1"/>
      <w:marLeft w:val="0"/>
      <w:marRight w:val="0"/>
      <w:marTop w:val="0"/>
      <w:marBottom w:val="0"/>
      <w:divBdr>
        <w:top w:val="none" w:sz="0" w:space="0" w:color="auto"/>
        <w:left w:val="none" w:sz="0" w:space="0" w:color="auto"/>
        <w:bottom w:val="none" w:sz="0" w:space="0" w:color="auto"/>
        <w:right w:val="none" w:sz="0" w:space="0" w:color="auto"/>
      </w:divBdr>
    </w:div>
    <w:div w:id="193152084">
      <w:bodyDiv w:val="1"/>
      <w:marLeft w:val="0"/>
      <w:marRight w:val="0"/>
      <w:marTop w:val="0"/>
      <w:marBottom w:val="0"/>
      <w:divBdr>
        <w:top w:val="none" w:sz="0" w:space="0" w:color="auto"/>
        <w:left w:val="none" w:sz="0" w:space="0" w:color="auto"/>
        <w:bottom w:val="none" w:sz="0" w:space="0" w:color="auto"/>
        <w:right w:val="none" w:sz="0" w:space="0" w:color="auto"/>
      </w:divBdr>
    </w:div>
    <w:div w:id="196160273">
      <w:bodyDiv w:val="1"/>
      <w:marLeft w:val="0"/>
      <w:marRight w:val="0"/>
      <w:marTop w:val="0"/>
      <w:marBottom w:val="0"/>
      <w:divBdr>
        <w:top w:val="none" w:sz="0" w:space="0" w:color="auto"/>
        <w:left w:val="none" w:sz="0" w:space="0" w:color="auto"/>
        <w:bottom w:val="none" w:sz="0" w:space="0" w:color="auto"/>
        <w:right w:val="none" w:sz="0" w:space="0" w:color="auto"/>
      </w:divBdr>
    </w:div>
    <w:div w:id="197551048">
      <w:bodyDiv w:val="1"/>
      <w:marLeft w:val="0"/>
      <w:marRight w:val="0"/>
      <w:marTop w:val="0"/>
      <w:marBottom w:val="0"/>
      <w:divBdr>
        <w:top w:val="none" w:sz="0" w:space="0" w:color="auto"/>
        <w:left w:val="none" w:sz="0" w:space="0" w:color="auto"/>
        <w:bottom w:val="none" w:sz="0" w:space="0" w:color="auto"/>
        <w:right w:val="none" w:sz="0" w:space="0" w:color="auto"/>
      </w:divBdr>
    </w:div>
    <w:div w:id="197857305">
      <w:bodyDiv w:val="1"/>
      <w:marLeft w:val="0"/>
      <w:marRight w:val="0"/>
      <w:marTop w:val="0"/>
      <w:marBottom w:val="0"/>
      <w:divBdr>
        <w:top w:val="none" w:sz="0" w:space="0" w:color="auto"/>
        <w:left w:val="none" w:sz="0" w:space="0" w:color="auto"/>
        <w:bottom w:val="none" w:sz="0" w:space="0" w:color="auto"/>
        <w:right w:val="none" w:sz="0" w:space="0" w:color="auto"/>
      </w:divBdr>
    </w:div>
    <w:div w:id="199779007">
      <w:bodyDiv w:val="1"/>
      <w:marLeft w:val="0"/>
      <w:marRight w:val="0"/>
      <w:marTop w:val="0"/>
      <w:marBottom w:val="0"/>
      <w:divBdr>
        <w:top w:val="none" w:sz="0" w:space="0" w:color="auto"/>
        <w:left w:val="none" w:sz="0" w:space="0" w:color="auto"/>
        <w:bottom w:val="none" w:sz="0" w:space="0" w:color="auto"/>
        <w:right w:val="none" w:sz="0" w:space="0" w:color="auto"/>
      </w:divBdr>
    </w:div>
    <w:div w:id="205023214">
      <w:bodyDiv w:val="1"/>
      <w:marLeft w:val="0"/>
      <w:marRight w:val="0"/>
      <w:marTop w:val="0"/>
      <w:marBottom w:val="0"/>
      <w:divBdr>
        <w:top w:val="none" w:sz="0" w:space="0" w:color="auto"/>
        <w:left w:val="none" w:sz="0" w:space="0" w:color="auto"/>
        <w:bottom w:val="none" w:sz="0" w:space="0" w:color="auto"/>
        <w:right w:val="none" w:sz="0" w:space="0" w:color="auto"/>
      </w:divBdr>
    </w:div>
    <w:div w:id="206844729">
      <w:bodyDiv w:val="1"/>
      <w:marLeft w:val="0"/>
      <w:marRight w:val="0"/>
      <w:marTop w:val="0"/>
      <w:marBottom w:val="0"/>
      <w:divBdr>
        <w:top w:val="none" w:sz="0" w:space="0" w:color="auto"/>
        <w:left w:val="none" w:sz="0" w:space="0" w:color="auto"/>
        <w:bottom w:val="none" w:sz="0" w:space="0" w:color="auto"/>
        <w:right w:val="none" w:sz="0" w:space="0" w:color="auto"/>
      </w:divBdr>
    </w:div>
    <w:div w:id="207956004">
      <w:bodyDiv w:val="1"/>
      <w:marLeft w:val="0"/>
      <w:marRight w:val="0"/>
      <w:marTop w:val="0"/>
      <w:marBottom w:val="0"/>
      <w:divBdr>
        <w:top w:val="none" w:sz="0" w:space="0" w:color="auto"/>
        <w:left w:val="none" w:sz="0" w:space="0" w:color="auto"/>
        <w:bottom w:val="none" w:sz="0" w:space="0" w:color="auto"/>
        <w:right w:val="none" w:sz="0" w:space="0" w:color="auto"/>
      </w:divBdr>
    </w:div>
    <w:div w:id="209612896">
      <w:bodyDiv w:val="1"/>
      <w:marLeft w:val="0"/>
      <w:marRight w:val="0"/>
      <w:marTop w:val="0"/>
      <w:marBottom w:val="0"/>
      <w:divBdr>
        <w:top w:val="none" w:sz="0" w:space="0" w:color="auto"/>
        <w:left w:val="none" w:sz="0" w:space="0" w:color="auto"/>
        <w:bottom w:val="none" w:sz="0" w:space="0" w:color="auto"/>
        <w:right w:val="none" w:sz="0" w:space="0" w:color="auto"/>
      </w:divBdr>
    </w:div>
    <w:div w:id="212237569">
      <w:bodyDiv w:val="1"/>
      <w:marLeft w:val="0"/>
      <w:marRight w:val="0"/>
      <w:marTop w:val="0"/>
      <w:marBottom w:val="0"/>
      <w:divBdr>
        <w:top w:val="none" w:sz="0" w:space="0" w:color="auto"/>
        <w:left w:val="none" w:sz="0" w:space="0" w:color="auto"/>
        <w:bottom w:val="none" w:sz="0" w:space="0" w:color="auto"/>
        <w:right w:val="none" w:sz="0" w:space="0" w:color="auto"/>
      </w:divBdr>
    </w:div>
    <w:div w:id="214512932">
      <w:bodyDiv w:val="1"/>
      <w:marLeft w:val="0"/>
      <w:marRight w:val="0"/>
      <w:marTop w:val="0"/>
      <w:marBottom w:val="0"/>
      <w:divBdr>
        <w:top w:val="none" w:sz="0" w:space="0" w:color="auto"/>
        <w:left w:val="none" w:sz="0" w:space="0" w:color="auto"/>
        <w:bottom w:val="none" w:sz="0" w:space="0" w:color="auto"/>
        <w:right w:val="none" w:sz="0" w:space="0" w:color="auto"/>
      </w:divBdr>
    </w:div>
    <w:div w:id="219832678">
      <w:bodyDiv w:val="1"/>
      <w:marLeft w:val="0"/>
      <w:marRight w:val="0"/>
      <w:marTop w:val="0"/>
      <w:marBottom w:val="0"/>
      <w:divBdr>
        <w:top w:val="none" w:sz="0" w:space="0" w:color="auto"/>
        <w:left w:val="none" w:sz="0" w:space="0" w:color="auto"/>
        <w:bottom w:val="none" w:sz="0" w:space="0" w:color="auto"/>
        <w:right w:val="none" w:sz="0" w:space="0" w:color="auto"/>
      </w:divBdr>
    </w:div>
    <w:div w:id="223221973">
      <w:bodyDiv w:val="1"/>
      <w:marLeft w:val="0"/>
      <w:marRight w:val="0"/>
      <w:marTop w:val="0"/>
      <w:marBottom w:val="0"/>
      <w:divBdr>
        <w:top w:val="none" w:sz="0" w:space="0" w:color="auto"/>
        <w:left w:val="none" w:sz="0" w:space="0" w:color="auto"/>
        <w:bottom w:val="none" w:sz="0" w:space="0" w:color="auto"/>
        <w:right w:val="none" w:sz="0" w:space="0" w:color="auto"/>
      </w:divBdr>
    </w:div>
    <w:div w:id="223764052">
      <w:bodyDiv w:val="1"/>
      <w:marLeft w:val="0"/>
      <w:marRight w:val="0"/>
      <w:marTop w:val="0"/>
      <w:marBottom w:val="0"/>
      <w:divBdr>
        <w:top w:val="none" w:sz="0" w:space="0" w:color="auto"/>
        <w:left w:val="none" w:sz="0" w:space="0" w:color="auto"/>
        <w:bottom w:val="none" w:sz="0" w:space="0" w:color="auto"/>
        <w:right w:val="none" w:sz="0" w:space="0" w:color="auto"/>
      </w:divBdr>
    </w:div>
    <w:div w:id="224024226">
      <w:bodyDiv w:val="1"/>
      <w:marLeft w:val="0"/>
      <w:marRight w:val="0"/>
      <w:marTop w:val="0"/>
      <w:marBottom w:val="0"/>
      <w:divBdr>
        <w:top w:val="none" w:sz="0" w:space="0" w:color="auto"/>
        <w:left w:val="none" w:sz="0" w:space="0" w:color="auto"/>
        <w:bottom w:val="none" w:sz="0" w:space="0" w:color="auto"/>
        <w:right w:val="none" w:sz="0" w:space="0" w:color="auto"/>
      </w:divBdr>
    </w:div>
    <w:div w:id="227083274">
      <w:bodyDiv w:val="1"/>
      <w:marLeft w:val="0"/>
      <w:marRight w:val="0"/>
      <w:marTop w:val="0"/>
      <w:marBottom w:val="0"/>
      <w:divBdr>
        <w:top w:val="none" w:sz="0" w:space="0" w:color="auto"/>
        <w:left w:val="none" w:sz="0" w:space="0" w:color="auto"/>
        <w:bottom w:val="none" w:sz="0" w:space="0" w:color="auto"/>
        <w:right w:val="none" w:sz="0" w:space="0" w:color="auto"/>
      </w:divBdr>
    </w:div>
    <w:div w:id="228468105">
      <w:bodyDiv w:val="1"/>
      <w:marLeft w:val="0"/>
      <w:marRight w:val="0"/>
      <w:marTop w:val="0"/>
      <w:marBottom w:val="0"/>
      <w:divBdr>
        <w:top w:val="none" w:sz="0" w:space="0" w:color="auto"/>
        <w:left w:val="none" w:sz="0" w:space="0" w:color="auto"/>
        <w:bottom w:val="none" w:sz="0" w:space="0" w:color="auto"/>
        <w:right w:val="none" w:sz="0" w:space="0" w:color="auto"/>
      </w:divBdr>
    </w:div>
    <w:div w:id="231428017">
      <w:bodyDiv w:val="1"/>
      <w:marLeft w:val="0"/>
      <w:marRight w:val="0"/>
      <w:marTop w:val="0"/>
      <w:marBottom w:val="0"/>
      <w:divBdr>
        <w:top w:val="none" w:sz="0" w:space="0" w:color="auto"/>
        <w:left w:val="none" w:sz="0" w:space="0" w:color="auto"/>
        <w:bottom w:val="none" w:sz="0" w:space="0" w:color="auto"/>
        <w:right w:val="none" w:sz="0" w:space="0" w:color="auto"/>
      </w:divBdr>
    </w:div>
    <w:div w:id="231504729">
      <w:bodyDiv w:val="1"/>
      <w:marLeft w:val="0"/>
      <w:marRight w:val="0"/>
      <w:marTop w:val="0"/>
      <w:marBottom w:val="0"/>
      <w:divBdr>
        <w:top w:val="none" w:sz="0" w:space="0" w:color="auto"/>
        <w:left w:val="none" w:sz="0" w:space="0" w:color="auto"/>
        <w:bottom w:val="none" w:sz="0" w:space="0" w:color="auto"/>
        <w:right w:val="none" w:sz="0" w:space="0" w:color="auto"/>
      </w:divBdr>
    </w:div>
    <w:div w:id="231744544">
      <w:bodyDiv w:val="1"/>
      <w:marLeft w:val="0"/>
      <w:marRight w:val="0"/>
      <w:marTop w:val="0"/>
      <w:marBottom w:val="0"/>
      <w:divBdr>
        <w:top w:val="none" w:sz="0" w:space="0" w:color="auto"/>
        <w:left w:val="none" w:sz="0" w:space="0" w:color="auto"/>
        <w:bottom w:val="none" w:sz="0" w:space="0" w:color="auto"/>
        <w:right w:val="none" w:sz="0" w:space="0" w:color="auto"/>
      </w:divBdr>
    </w:div>
    <w:div w:id="233199386">
      <w:bodyDiv w:val="1"/>
      <w:marLeft w:val="0"/>
      <w:marRight w:val="0"/>
      <w:marTop w:val="0"/>
      <w:marBottom w:val="0"/>
      <w:divBdr>
        <w:top w:val="none" w:sz="0" w:space="0" w:color="auto"/>
        <w:left w:val="none" w:sz="0" w:space="0" w:color="auto"/>
        <w:bottom w:val="none" w:sz="0" w:space="0" w:color="auto"/>
        <w:right w:val="none" w:sz="0" w:space="0" w:color="auto"/>
      </w:divBdr>
    </w:div>
    <w:div w:id="235284747">
      <w:bodyDiv w:val="1"/>
      <w:marLeft w:val="0"/>
      <w:marRight w:val="0"/>
      <w:marTop w:val="0"/>
      <w:marBottom w:val="0"/>
      <w:divBdr>
        <w:top w:val="none" w:sz="0" w:space="0" w:color="auto"/>
        <w:left w:val="none" w:sz="0" w:space="0" w:color="auto"/>
        <w:bottom w:val="none" w:sz="0" w:space="0" w:color="auto"/>
        <w:right w:val="none" w:sz="0" w:space="0" w:color="auto"/>
      </w:divBdr>
    </w:div>
    <w:div w:id="236282008">
      <w:bodyDiv w:val="1"/>
      <w:marLeft w:val="0"/>
      <w:marRight w:val="0"/>
      <w:marTop w:val="0"/>
      <w:marBottom w:val="0"/>
      <w:divBdr>
        <w:top w:val="none" w:sz="0" w:space="0" w:color="auto"/>
        <w:left w:val="none" w:sz="0" w:space="0" w:color="auto"/>
        <w:bottom w:val="none" w:sz="0" w:space="0" w:color="auto"/>
        <w:right w:val="none" w:sz="0" w:space="0" w:color="auto"/>
      </w:divBdr>
    </w:div>
    <w:div w:id="236550867">
      <w:bodyDiv w:val="1"/>
      <w:marLeft w:val="0"/>
      <w:marRight w:val="0"/>
      <w:marTop w:val="0"/>
      <w:marBottom w:val="0"/>
      <w:divBdr>
        <w:top w:val="none" w:sz="0" w:space="0" w:color="auto"/>
        <w:left w:val="none" w:sz="0" w:space="0" w:color="auto"/>
        <w:bottom w:val="none" w:sz="0" w:space="0" w:color="auto"/>
        <w:right w:val="none" w:sz="0" w:space="0" w:color="auto"/>
      </w:divBdr>
    </w:div>
    <w:div w:id="240913015">
      <w:bodyDiv w:val="1"/>
      <w:marLeft w:val="0"/>
      <w:marRight w:val="0"/>
      <w:marTop w:val="0"/>
      <w:marBottom w:val="0"/>
      <w:divBdr>
        <w:top w:val="none" w:sz="0" w:space="0" w:color="auto"/>
        <w:left w:val="none" w:sz="0" w:space="0" w:color="auto"/>
        <w:bottom w:val="none" w:sz="0" w:space="0" w:color="auto"/>
        <w:right w:val="none" w:sz="0" w:space="0" w:color="auto"/>
      </w:divBdr>
    </w:div>
    <w:div w:id="243295945">
      <w:bodyDiv w:val="1"/>
      <w:marLeft w:val="0"/>
      <w:marRight w:val="0"/>
      <w:marTop w:val="0"/>
      <w:marBottom w:val="0"/>
      <w:divBdr>
        <w:top w:val="none" w:sz="0" w:space="0" w:color="auto"/>
        <w:left w:val="none" w:sz="0" w:space="0" w:color="auto"/>
        <w:bottom w:val="none" w:sz="0" w:space="0" w:color="auto"/>
        <w:right w:val="none" w:sz="0" w:space="0" w:color="auto"/>
      </w:divBdr>
    </w:div>
    <w:div w:id="247735657">
      <w:bodyDiv w:val="1"/>
      <w:marLeft w:val="0"/>
      <w:marRight w:val="0"/>
      <w:marTop w:val="0"/>
      <w:marBottom w:val="0"/>
      <w:divBdr>
        <w:top w:val="none" w:sz="0" w:space="0" w:color="auto"/>
        <w:left w:val="none" w:sz="0" w:space="0" w:color="auto"/>
        <w:bottom w:val="none" w:sz="0" w:space="0" w:color="auto"/>
        <w:right w:val="none" w:sz="0" w:space="0" w:color="auto"/>
      </w:divBdr>
    </w:div>
    <w:div w:id="249313578">
      <w:bodyDiv w:val="1"/>
      <w:marLeft w:val="0"/>
      <w:marRight w:val="0"/>
      <w:marTop w:val="0"/>
      <w:marBottom w:val="0"/>
      <w:divBdr>
        <w:top w:val="none" w:sz="0" w:space="0" w:color="auto"/>
        <w:left w:val="none" w:sz="0" w:space="0" w:color="auto"/>
        <w:bottom w:val="none" w:sz="0" w:space="0" w:color="auto"/>
        <w:right w:val="none" w:sz="0" w:space="0" w:color="auto"/>
      </w:divBdr>
    </w:div>
    <w:div w:id="252204870">
      <w:bodyDiv w:val="1"/>
      <w:marLeft w:val="0"/>
      <w:marRight w:val="0"/>
      <w:marTop w:val="0"/>
      <w:marBottom w:val="0"/>
      <w:divBdr>
        <w:top w:val="none" w:sz="0" w:space="0" w:color="auto"/>
        <w:left w:val="none" w:sz="0" w:space="0" w:color="auto"/>
        <w:bottom w:val="none" w:sz="0" w:space="0" w:color="auto"/>
        <w:right w:val="none" w:sz="0" w:space="0" w:color="auto"/>
      </w:divBdr>
    </w:div>
    <w:div w:id="255021065">
      <w:bodyDiv w:val="1"/>
      <w:marLeft w:val="0"/>
      <w:marRight w:val="0"/>
      <w:marTop w:val="0"/>
      <w:marBottom w:val="0"/>
      <w:divBdr>
        <w:top w:val="none" w:sz="0" w:space="0" w:color="auto"/>
        <w:left w:val="none" w:sz="0" w:space="0" w:color="auto"/>
        <w:bottom w:val="none" w:sz="0" w:space="0" w:color="auto"/>
        <w:right w:val="none" w:sz="0" w:space="0" w:color="auto"/>
      </w:divBdr>
    </w:div>
    <w:div w:id="255289607">
      <w:bodyDiv w:val="1"/>
      <w:marLeft w:val="0"/>
      <w:marRight w:val="0"/>
      <w:marTop w:val="0"/>
      <w:marBottom w:val="0"/>
      <w:divBdr>
        <w:top w:val="none" w:sz="0" w:space="0" w:color="auto"/>
        <w:left w:val="none" w:sz="0" w:space="0" w:color="auto"/>
        <w:bottom w:val="none" w:sz="0" w:space="0" w:color="auto"/>
        <w:right w:val="none" w:sz="0" w:space="0" w:color="auto"/>
      </w:divBdr>
    </w:div>
    <w:div w:id="255601275">
      <w:bodyDiv w:val="1"/>
      <w:marLeft w:val="0"/>
      <w:marRight w:val="0"/>
      <w:marTop w:val="0"/>
      <w:marBottom w:val="0"/>
      <w:divBdr>
        <w:top w:val="none" w:sz="0" w:space="0" w:color="auto"/>
        <w:left w:val="none" w:sz="0" w:space="0" w:color="auto"/>
        <w:bottom w:val="none" w:sz="0" w:space="0" w:color="auto"/>
        <w:right w:val="none" w:sz="0" w:space="0" w:color="auto"/>
      </w:divBdr>
    </w:div>
    <w:div w:id="260652559">
      <w:bodyDiv w:val="1"/>
      <w:marLeft w:val="0"/>
      <w:marRight w:val="0"/>
      <w:marTop w:val="0"/>
      <w:marBottom w:val="0"/>
      <w:divBdr>
        <w:top w:val="none" w:sz="0" w:space="0" w:color="auto"/>
        <w:left w:val="none" w:sz="0" w:space="0" w:color="auto"/>
        <w:bottom w:val="none" w:sz="0" w:space="0" w:color="auto"/>
        <w:right w:val="none" w:sz="0" w:space="0" w:color="auto"/>
      </w:divBdr>
    </w:div>
    <w:div w:id="268007098">
      <w:bodyDiv w:val="1"/>
      <w:marLeft w:val="0"/>
      <w:marRight w:val="0"/>
      <w:marTop w:val="0"/>
      <w:marBottom w:val="0"/>
      <w:divBdr>
        <w:top w:val="none" w:sz="0" w:space="0" w:color="auto"/>
        <w:left w:val="none" w:sz="0" w:space="0" w:color="auto"/>
        <w:bottom w:val="none" w:sz="0" w:space="0" w:color="auto"/>
        <w:right w:val="none" w:sz="0" w:space="0" w:color="auto"/>
      </w:divBdr>
    </w:div>
    <w:div w:id="271672800">
      <w:bodyDiv w:val="1"/>
      <w:marLeft w:val="0"/>
      <w:marRight w:val="0"/>
      <w:marTop w:val="0"/>
      <w:marBottom w:val="0"/>
      <w:divBdr>
        <w:top w:val="none" w:sz="0" w:space="0" w:color="auto"/>
        <w:left w:val="none" w:sz="0" w:space="0" w:color="auto"/>
        <w:bottom w:val="none" w:sz="0" w:space="0" w:color="auto"/>
        <w:right w:val="none" w:sz="0" w:space="0" w:color="auto"/>
      </w:divBdr>
    </w:div>
    <w:div w:id="274990236">
      <w:bodyDiv w:val="1"/>
      <w:marLeft w:val="0"/>
      <w:marRight w:val="0"/>
      <w:marTop w:val="0"/>
      <w:marBottom w:val="0"/>
      <w:divBdr>
        <w:top w:val="none" w:sz="0" w:space="0" w:color="auto"/>
        <w:left w:val="none" w:sz="0" w:space="0" w:color="auto"/>
        <w:bottom w:val="none" w:sz="0" w:space="0" w:color="auto"/>
        <w:right w:val="none" w:sz="0" w:space="0" w:color="auto"/>
      </w:divBdr>
    </w:div>
    <w:div w:id="275262185">
      <w:bodyDiv w:val="1"/>
      <w:marLeft w:val="0"/>
      <w:marRight w:val="0"/>
      <w:marTop w:val="0"/>
      <w:marBottom w:val="0"/>
      <w:divBdr>
        <w:top w:val="none" w:sz="0" w:space="0" w:color="auto"/>
        <w:left w:val="none" w:sz="0" w:space="0" w:color="auto"/>
        <w:bottom w:val="none" w:sz="0" w:space="0" w:color="auto"/>
        <w:right w:val="none" w:sz="0" w:space="0" w:color="auto"/>
      </w:divBdr>
    </w:div>
    <w:div w:id="297221960">
      <w:bodyDiv w:val="1"/>
      <w:marLeft w:val="0"/>
      <w:marRight w:val="0"/>
      <w:marTop w:val="0"/>
      <w:marBottom w:val="0"/>
      <w:divBdr>
        <w:top w:val="none" w:sz="0" w:space="0" w:color="auto"/>
        <w:left w:val="none" w:sz="0" w:space="0" w:color="auto"/>
        <w:bottom w:val="none" w:sz="0" w:space="0" w:color="auto"/>
        <w:right w:val="none" w:sz="0" w:space="0" w:color="auto"/>
      </w:divBdr>
    </w:div>
    <w:div w:id="305358184">
      <w:bodyDiv w:val="1"/>
      <w:marLeft w:val="0"/>
      <w:marRight w:val="0"/>
      <w:marTop w:val="0"/>
      <w:marBottom w:val="0"/>
      <w:divBdr>
        <w:top w:val="none" w:sz="0" w:space="0" w:color="auto"/>
        <w:left w:val="none" w:sz="0" w:space="0" w:color="auto"/>
        <w:bottom w:val="none" w:sz="0" w:space="0" w:color="auto"/>
        <w:right w:val="none" w:sz="0" w:space="0" w:color="auto"/>
      </w:divBdr>
    </w:div>
    <w:div w:id="310910567">
      <w:bodyDiv w:val="1"/>
      <w:marLeft w:val="0"/>
      <w:marRight w:val="0"/>
      <w:marTop w:val="0"/>
      <w:marBottom w:val="0"/>
      <w:divBdr>
        <w:top w:val="none" w:sz="0" w:space="0" w:color="auto"/>
        <w:left w:val="none" w:sz="0" w:space="0" w:color="auto"/>
        <w:bottom w:val="none" w:sz="0" w:space="0" w:color="auto"/>
        <w:right w:val="none" w:sz="0" w:space="0" w:color="auto"/>
      </w:divBdr>
    </w:div>
    <w:div w:id="313218011">
      <w:bodyDiv w:val="1"/>
      <w:marLeft w:val="0"/>
      <w:marRight w:val="0"/>
      <w:marTop w:val="0"/>
      <w:marBottom w:val="0"/>
      <w:divBdr>
        <w:top w:val="none" w:sz="0" w:space="0" w:color="auto"/>
        <w:left w:val="none" w:sz="0" w:space="0" w:color="auto"/>
        <w:bottom w:val="none" w:sz="0" w:space="0" w:color="auto"/>
        <w:right w:val="none" w:sz="0" w:space="0" w:color="auto"/>
      </w:divBdr>
    </w:div>
    <w:div w:id="321813738">
      <w:bodyDiv w:val="1"/>
      <w:marLeft w:val="0"/>
      <w:marRight w:val="0"/>
      <w:marTop w:val="0"/>
      <w:marBottom w:val="0"/>
      <w:divBdr>
        <w:top w:val="none" w:sz="0" w:space="0" w:color="auto"/>
        <w:left w:val="none" w:sz="0" w:space="0" w:color="auto"/>
        <w:bottom w:val="none" w:sz="0" w:space="0" w:color="auto"/>
        <w:right w:val="none" w:sz="0" w:space="0" w:color="auto"/>
      </w:divBdr>
    </w:div>
    <w:div w:id="322315340">
      <w:bodyDiv w:val="1"/>
      <w:marLeft w:val="0"/>
      <w:marRight w:val="0"/>
      <w:marTop w:val="0"/>
      <w:marBottom w:val="0"/>
      <w:divBdr>
        <w:top w:val="none" w:sz="0" w:space="0" w:color="auto"/>
        <w:left w:val="none" w:sz="0" w:space="0" w:color="auto"/>
        <w:bottom w:val="none" w:sz="0" w:space="0" w:color="auto"/>
        <w:right w:val="none" w:sz="0" w:space="0" w:color="auto"/>
      </w:divBdr>
    </w:div>
    <w:div w:id="327635947">
      <w:bodyDiv w:val="1"/>
      <w:marLeft w:val="0"/>
      <w:marRight w:val="0"/>
      <w:marTop w:val="0"/>
      <w:marBottom w:val="0"/>
      <w:divBdr>
        <w:top w:val="none" w:sz="0" w:space="0" w:color="auto"/>
        <w:left w:val="none" w:sz="0" w:space="0" w:color="auto"/>
        <w:bottom w:val="none" w:sz="0" w:space="0" w:color="auto"/>
        <w:right w:val="none" w:sz="0" w:space="0" w:color="auto"/>
      </w:divBdr>
    </w:div>
    <w:div w:id="328171517">
      <w:bodyDiv w:val="1"/>
      <w:marLeft w:val="0"/>
      <w:marRight w:val="0"/>
      <w:marTop w:val="0"/>
      <w:marBottom w:val="0"/>
      <w:divBdr>
        <w:top w:val="none" w:sz="0" w:space="0" w:color="auto"/>
        <w:left w:val="none" w:sz="0" w:space="0" w:color="auto"/>
        <w:bottom w:val="none" w:sz="0" w:space="0" w:color="auto"/>
        <w:right w:val="none" w:sz="0" w:space="0" w:color="auto"/>
      </w:divBdr>
    </w:div>
    <w:div w:id="328875859">
      <w:bodyDiv w:val="1"/>
      <w:marLeft w:val="0"/>
      <w:marRight w:val="0"/>
      <w:marTop w:val="0"/>
      <w:marBottom w:val="0"/>
      <w:divBdr>
        <w:top w:val="none" w:sz="0" w:space="0" w:color="auto"/>
        <w:left w:val="none" w:sz="0" w:space="0" w:color="auto"/>
        <w:bottom w:val="none" w:sz="0" w:space="0" w:color="auto"/>
        <w:right w:val="none" w:sz="0" w:space="0" w:color="auto"/>
      </w:divBdr>
    </w:div>
    <w:div w:id="332152901">
      <w:bodyDiv w:val="1"/>
      <w:marLeft w:val="0"/>
      <w:marRight w:val="0"/>
      <w:marTop w:val="0"/>
      <w:marBottom w:val="0"/>
      <w:divBdr>
        <w:top w:val="none" w:sz="0" w:space="0" w:color="auto"/>
        <w:left w:val="none" w:sz="0" w:space="0" w:color="auto"/>
        <w:bottom w:val="none" w:sz="0" w:space="0" w:color="auto"/>
        <w:right w:val="none" w:sz="0" w:space="0" w:color="auto"/>
      </w:divBdr>
    </w:div>
    <w:div w:id="333608653">
      <w:bodyDiv w:val="1"/>
      <w:marLeft w:val="0"/>
      <w:marRight w:val="0"/>
      <w:marTop w:val="0"/>
      <w:marBottom w:val="0"/>
      <w:divBdr>
        <w:top w:val="none" w:sz="0" w:space="0" w:color="auto"/>
        <w:left w:val="none" w:sz="0" w:space="0" w:color="auto"/>
        <w:bottom w:val="none" w:sz="0" w:space="0" w:color="auto"/>
        <w:right w:val="none" w:sz="0" w:space="0" w:color="auto"/>
      </w:divBdr>
    </w:div>
    <w:div w:id="337074719">
      <w:bodyDiv w:val="1"/>
      <w:marLeft w:val="0"/>
      <w:marRight w:val="0"/>
      <w:marTop w:val="0"/>
      <w:marBottom w:val="0"/>
      <w:divBdr>
        <w:top w:val="none" w:sz="0" w:space="0" w:color="auto"/>
        <w:left w:val="none" w:sz="0" w:space="0" w:color="auto"/>
        <w:bottom w:val="none" w:sz="0" w:space="0" w:color="auto"/>
        <w:right w:val="none" w:sz="0" w:space="0" w:color="auto"/>
      </w:divBdr>
    </w:div>
    <w:div w:id="339895299">
      <w:bodyDiv w:val="1"/>
      <w:marLeft w:val="0"/>
      <w:marRight w:val="0"/>
      <w:marTop w:val="0"/>
      <w:marBottom w:val="0"/>
      <w:divBdr>
        <w:top w:val="none" w:sz="0" w:space="0" w:color="auto"/>
        <w:left w:val="none" w:sz="0" w:space="0" w:color="auto"/>
        <w:bottom w:val="none" w:sz="0" w:space="0" w:color="auto"/>
        <w:right w:val="none" w:sz="0" w:space="0" w:color="auto"/>
      </w:divBdr>
    </w:div>
    <w:div w:id="340399795">
      <w:bodyDiv w:val="1"/>
      <w:marLeft w:val="0"/>
      <w:marRight w:val="0"/>
      <w:marTop w:val="0"/>
      <w:marBottom w:val="0"/>
      <w:divBdr>
        <w:top w:val="none" w:sz="0" w:space="0" w:color="auto"/>
        <w:left w:val="none" w:sz="0" w:space="0" w:color="auto"/>
        <w:bottom w:val="none" w:sz="0" w:space="0" w:color="auto"/>
        <w:right w:val="none" w:sz="0" w:space="0" w:color="auto"/>
      </w:divBdr>
    </w:div>
    <w:div w:id="343214193">
      <w:bodyDiv w:val="1"/>
      <w:marLeft w:val="0"/>
      <w:marRight w:val="0"/>
      <w:marTop w:val="0"/>
      <w:marBottom w:val="0"/>
      <w:divBdr>
        <w:top w:val="none" w:sz="0" w:space="0" w:color="auto"/>
        <w:left w:val="none" w:sz="0" w:space="0" w:color="auto"/>
        <w:bottom w:val="none" w:sz="0" w:space="0" w:color="auto"/>
        <w:right w:val="none" w:sz="0" w:space="0" w:color="auto"/>
      </w:divBdr>
    </w:div>
    <w:div w:id="344862328">
      <w:bodyDiv w:val="1"/>
      <w:marLeft w:val="0"/>
      <w:marRight w:val="0"/>
      <w:marTop w:val="0"/>
      <w:marBottom w:val="0"/>
      <w:divBdr>
        <w:top w:val="none" w:sz="0" w:space="0" w:color="auto"/>
        <w:left w:val="none" w:sz="0" w:space="0" w:color="auto"/>
        <w:bottom w:val="none" w:sz="0" w:space="0" w:color="auto"/>
        <w:right w:val="none" w:sz="0" w:space="0" w:color="auto"/>
      </w:divBdr>
    </w:div>
    <w:div w:id="346832415">
      <w:bodyDiv w:val="1"/>
      <w:marLeft w:val="0"/>
      <w:marRight w:val="0"/>
      <w:marTop w:val="0"/>
      <w:marBottom w:val="0"/>
      <w:divBdr>
        <w:top w:val="none" w:sz="0" w:space="0" w:color="auto"/>
        <w:left w:val="none" w:sz="0" w:space="0" w:color="auto"/>
        <w:bottom w:val="none" w:sz="0" w:space="0" w:color="auto"/>
        <w:right w:val="none" w:sz="0" w:space="0" w:color="auto"/>
      </w:divBdr>
    </w:div>
    <w:div w:id="356081287">
      <w:bodyDiv w:val="1"/>
      <w:marLeft w:val="0"/>
      <w:marRight w:val="0"/>
      <w:marTop w:val="0"/>
      <w:marBottom w:val="0"/>
      <w:divBdr>
        <w:top w:val="none" w:sz="0" w:space="0" w:color="auto"/>
        <w:left w:val="none" w:sz="0" w:space="0" w:color="auto"/>
        <w:bottom w:val="none" w:sz="0" w:space="0" w:color="auto"/>
        <w:right w:val="none" w:sz="0" w:space="0" w:color="auto"/>
      </w:divBdr>
    </w:div>
    <w:div w:id="362173596">
      <w:bodyDiv w:val="1"/>
      <w:marLeft w:val="0"/>
      <w:marRight w:val="0"/>
      <w:marTop w:val="0"/>
      <w:marBottom w:val="0"/>
      <w:divBdr>
        <w:top w:val="none" w:sz="0" w:space="0" w:color="auto"/>
        <w:left w:val="none" w:sz="0" w:space="0" w:color="auto"/>
        <w:bottom w:val="none" w:sz="0" w:space="0" w:color="auto"/>
        <w:right w:val="none" w:sz="0" w:space="0" w:color="auto"/>
      </w:divBdr>
    </w:div>
    <w:div w:id="362705474">
      <w:bodyDiv w:val="1"/>
      <w:marLeft w:val="0"/>
      <w:marRight w:val="0"/>
      <w:marTop w:val="0"/>
      <w:marBottom w:val="0"/>
      <w:divBdr>
        <w:top w:val="none" w:sz="0" w:space="0" w:color="auto"/>
        <w:left w:val="none" w:sz="0" w:space="0" w:color="auto"/>
        <w:bottom w:val="none" w:sz="0" w:space="0" w:color="auto"/>
        <w:right w:val="none" w:sz="0" w:space="0" w:color="auto"/>
      </w:divBdr>
    </w:div>
    <w:div w:id="365177939">
      <w:bodyDiv w:val="1"/>
      <w:marLeft w:val="0"/>
      <w:marRight w:val="0"/>
      <w:marTop w:val="0"/>
      <w:marBottom w:val="0"/>
      <w:divBdr>
        <w:top w:val="none" w:sz="0" w:space="0" w:color="auto"/>
        <w:left w:val="none" w:sz="0" w:space="0" w:color="auto"/>
        <w:bottom w:val="none" w:sz="0" w:space="0" w:color="auto"/>
        <w:right w:val="none" w:sz="0" w:space="0" w:color="auto"/>
      </w:divBdr>
    </w:div>
    <w:div w:id="365957446">
      <w:bodyDiv w:val="1"/>
      <w:marLeft w:val="0"/>
      <w:marRight w:val="0"/>
      <w:marTop w:val="0"/>
      <w:marBottom w:val="0"/>
      <w:divBdr>
        <w:top w:val="none" w:sz="0" w:space="0" w:color="auto"/>
        <w:left w:val="none" w:sz="0" w:space="0" w:color="auto"/>
        <w:bottom w:val="none" w:sz="0" w:space="0" w:color="auto"/>
        <w:right w:val="none" w:sz="0" w:space="0" w:color="auto"/>
      </w:divBdr>
    </w:div>
    <w:div w:id="367147927">
      <w:bodyDiv w:val="1"/>
      <w:marLeft w:val="0"/>
      <w:marRight w:val="0"/>
      <w:marTop w:val="0"/>
      <w:marBottom w:val="0"/>
      <w:divBdr>
        <w:top w:val="none" w:sz="0" w:space="0" w:color="auto"/>
        <w:left w:val="none" w:sz="0" w:space="0" w:color="auto"/>
        <w:bottom w:val="none" w:sz="0" w:space="0" w:color="auto"/>
        <w:right w:val="none" w:sz="0" w:space="0" w:color="auto"/>
      </w:divBdr>
    </w:div>
    <w:div w:id="368845022">
      <w:bodyDiv w:val="1"/>
      <w:marLeft w:val="0"/>
      <w:marRight w:val="0"/>
      <w:marTop w:val="0"/>
      <w:marBottom w:val="0"/>
      <w:divBdr>
        <w:top w:val="none" w:sz="0" w:space="0" w:color="auto"/>
        <w:left w:val="none" w:sz="0" w:space="0" w:color="auto"/>
        <w:bottom w:val="none" w:sz="0" w:space="0" w:color="auto"/>
        <w:right w:val="none" w:sz="0" w:space="0" w:color="auto"/>
      </w:divBdr>
    </w:div>
    <w:div w:id="370303948">
      <w:bodyDiv w:val="1"/>
      <w:marLeft w:val="0"/>
      <w:marRight w:val="0"/>
      <w:marTop w:val="0"/>
      <w:marBottom w:val="0"/>
      <w:divBdr>
        <w:top w:val="none" w:sz="0" w:space="0" w:color="auto"/>
        <w:left w:val="none" w:sz="0" w:space="0" w:color="auto"/>
        <w:bottom w:val="none" w:sz="0" w:space="0" w:color="auto"/>
        <w:right w:val="none" w:sz="0" w:space="0" w:color="auto"/>
      </w:divBdr>
    </w:div>
    <w:div w:id="374237793">
      <w:bodyDiv w:val="1"/>
      <w:marLeft w:val="0"/>
      <w:marRight w:val="0"/>
      <w:marTop w:val="0"/>
      <w:marBottom w:val="0"/>
      <w:divBdr>
        <w:top w:val="none" w:sz="0" w:space="0" w:color="auto"/>
        <w:left w:val="none" w:sz="0" w:space="0" w:color="auto"/>
        <w:bottom w:val="none" w:sz="0" w:space="0" w:color="auto"/>
        <w:right w:val="none" w:sz="0" w:space="0" w:color="auto"/>
      </w:divBdr>
    </w:div>
    <w:div w:id="377320967">
      <w:bodyDiv w:val="1"/>
      <w:marLeft w:val="0"/>
      <w:marRight w:val="0"/>
      <w:marTop w:val="0"/>
      <w:marBottom w:val="0"/>
      <w:divBdr>
        <w:top w:val="none" w:sz="0" w:space="0" w:color="auto"/>
        <w:left w:val="none" w:sz="0" w:space="0" w:color="auto"/>
        <w:bottom w:val="none" w:sz="0" w:space="0" w:color="auto"/>
        <w:right w:val="none" w:sz="0" w:space="0" w:color="auto"/>
      </w:divBdr>
    </w:div>
    <w:div w:id="379090567">
      <w:bodyDiv w:val="1"/>
      <w:marLeft w:val="0"/>
      <w:marRight w:val="0"/>
      <w:marTop w:val="0"/>
      <w:marBottom w:val="0"/>
      <w:divBdr>
        <w:top w:val="none" w:sz="0" w:space="0" w:color="auto"/>
        <w:left w:val="none" w:sz="0" w:space="0" w:color="auto"/>
        <w:bottom w:val="none" w:sz="0" w:space="0" w:color="auto"/>
        <w:right w:val="none" w:sz="0" w:space="0" w:color="auto"/>
      </w:divBdr>
    </w:div>
    <w:div w:id="380637185">
      <w:bodyDiv w:val="1"/>
      <w:marLeft w:val="0"/>
      <w:marRight w:val="0"/>
      <w:marTop w:val="0"/>
      <w:marBottom w:val="0"/>
      <w:divBdr>
        <w:top w:val="none" w:sz="0" w:space="0" w:color="auto"/>
        <w:left w:val="none" w:sz="0" w:space="0" w:color="auto"/>
        <w:bottom w:val="none" w:sz="0" w:space="0" w:color="auto"/>
        <w:right w:val="none" w:sz="0" w:space="0" w:color="auto"/>
      </w:divBdr>
    </w:div>
    <w:div w:id="380716664">
      <w:bodyDiv w:val="1"/>
      <w:marLeft w:val="0"/>
      <w:marRight w:val="0"/>
      <w:marTop w:val="0"/>
      <w:marBottom w:val="0"/>
      <w:divBdr>
        <w:top w:val="none" w:sz="0" w:space="0" w:color="auto"/>
        <w:left w:val="none" w:sz="0" w:space="0" w:color="auto"/>
        <w:bottom w:val="none" w:sz="0" w:space="0" w:color="auto"/>
        <w:right w:val="none" w:sz="0" w:space="0" w:color="auto"/>
      </w:divBdr>
    </w:div>
    <w:div w:id="382094816">
      <w:bodyDiv w:val="1"/>
      <w:marLeft w:val="0"/>
      <w:marRight w:val="0"/>
      <w:marTop w:val="0"/>
      <w:marBottom w:val="0"/>
      <w:divBdr>
        <w:top w:val="none" w:sz="0" w:space="0" w:color="auto"/>
        <w:left w:val="none" w:sz="0" w:space="0" w:color="auto"/>
        <w:bottom w:val="none" w:sz="0" w:space="0" w:color="auto"/>
        <w:right w:val="none" w:sz="0" w:space="0" w:color="auto"/>
      </w:divBdr>
    </w:div>
    <w:div w:id="384986048">
      <w:bodyDiv w:val="1"/>
      <w:marLeft w:val="0"/>
      <w:marRight w:val="0"/>
      <w:marTop w:val="0"/>
      <w:marBottom w:val="0"/>
      <w:divBdr>
        <w:top w:val="none" w:sz="0" w:space="0" w:color="auto"/>
        <w:left w:val="none" w:sz="0" w:space="0" w:color="auto"/>
        <w:bottom w:val="none" w:sz="0" w:space="0" w:color="auto"/>
        <w:right w:val="none" w:sz="0" w:space="0" w:color="auto"/>
      </w:divBdr>
    </w:div>
    <w:div w:id="388114571">
      <w:bodyDiv w:val="1"/>
      <w:marLeft w:val="0"/>
      <w:marRight w:val="0"/>
      <w:marTop w:val="0"/>
      <w:marBottom w:val="0"/>
      <w:divBdr>
        <w:top w:val="none" w:sz="0" w:space="0" w:color="auto"/>
        <w:left w:val="none" w:sz="0" w:space="0" w:color="auto"/>
        <w:bottom w:val="none" w:sz="0" w:space="0" w:color="auto"/>
        <w:right w:val="none" w:sz="0" w:space="0" w:color="auto"/>
      </w:divBdr>
    </w:div>
    <w:div w:id="390425828">
      <w:bodyDiv w:val="1"/>
      <w:marLeft w:val="0"/>
      <w:marRight w:val="0"/>
      <w:marTop w:val="0"/>
      <w:marBottom w:val="0"/>
      <w:divBdr>
        <w:top w:val="none" w:sz="0" w:space="0" w:color="auto"/>
        <w:left w:val="none" w:sz="0" w:space="0" w:color="auto"/>
        <w:bottom w:val="none" w:sz="0" w:space="0" w:color="auto"/>
        <w:right w:val="none" w:sz="0" w:space="0" w:color="auto"/>
      </w:divBdr>
    </w:div>
    <w:div w:id="392118482">
      <w:bodyDiv w:val="1"/>
      <w:marLeft w:val="0"/>
      <w:marRight w:val="0"/>
      <w:marTop w:val="0"/>
      <w:marBottom w:val="0"/>
      <w:divBdr>
        <w:top w:val="none" w:sz="0" w:space="0" w:color="auto"/>
        <w:left w:val="none" w:sz="0" w:space="0" w:color="auto"/>
        <w:bottom w:val="none" w:sz="0" w:space="0" w:color="auto"/>
        <w:right w:val="none" w:sz="0" w:space="0" w:color="auto"/>
      </w:divBdr>
    </w:div>
    <w:div w:id="397361472">
      <w:bodyDiv w:val="1"/>
      <w:marLeft w:val="0"/>
      <w:marRight w:val="0"/>
      <w:marTop w:val="0"/>
      <w:marBottom w:val="0"/>
      <w:divBdr>
        <w:top w:val="none" w:sz="0" w:space="0" w:color="auto"/>
        <w:left w:val="none" w:sz="0" w:space="0" w:color="auto"/>
        <w:bottom w:val="none" w:sz="0" w:space="0" w:color="auto"/>
        <w:right w:val="none" w:sz="0" w:space="0" w:color="auto"/>
      </w:divBdr>
    </w:div>
    <w:div w:id="401102391">
      <w:bodyDiv w:val="1"/>
      <w:marLeft w:val="0"/>
      <w:marRight w:val="0"/>
      <w:marTop w:val="0"/>
      <w:marBottom w:val="0"/>
      <w:divBdr>
        <w:top w:val="none" w:sz="0" w:space="0" w:color="auto"/>
        <w:left w:val="none" w:sz="0" w:space="0" w:color="auto"/>
        <w:bottom w:val="none" w:sz="0" w:space="0" w:color="auto"/>
        <w:right w:val="none" w:sz="0" w:space="0" w:color="auto"/>
      </w:divBdr>
    </w:div>
    <w:div w:id="401681242">
      <w:bodyDiv w:val="1"/>
      <w:marLeft w:val="0"/>
      <w:marRight w:val="0"/>
      <w:marTop w:val="0"/>
      <w:marBottom w:val="0"/>
      <w:divBdr>
        <w:top w:val="none" w:sz="0" w:space="0" w:color="auto"/>
        <w:left w:val="none" w:sz="0" w:space="0" w:color="auto"/>
        <w:bottom w:val="none" w:sz="0" w:space="0" w:color="auto"/>
        <w:right w:val="none" w:sz="0" w:space="0" w:color="auto"/>
      </w:divBdr>
    </w:div>
    <w:div w:id="408969504">
      <w:bodyDiv w:val="1"/>
      <w:marLeft w:val="0"/>
      <w:marRight w:val="0"/>
      <w:marTop w:val="0"/>
      <w:marBottom w:val="0"/>
      <w:divBdr>
        <w:top w:val="none" w:sz="0" w:space="0" w:color="auto"/>
        <w:left w:val="none" w:sz="0" w:space="0" w:color="auto"/>
        <w:bottom w:val="none" w:sz="0" w:space="0" w:color="auto"/>
        <w:right w:val="none" w:sz="0" w:space="0" w:color="auto"/>
      </w:divBdr>
    </w:div>
    <w:div w:id="409474526">
      <w:bodyDiv w:val="1"/>
      <w:marLeft w:val="0"/>
      <w:marRight w:val="0"/>
      <w:marTop w:val="0"/>
      <w:marBottom w:val="0"/>
      <w:divBdr>
        <w:top w:val="none" w:sz="0" w:space="0" w:color="auto"/>
        <w:left w:val="none" w:sz="0" w:space="0" w:color="auto"/>
        <w:bottom w:val="none" w:sz="0" w:space="0" w:color="auto"/>
        <w:right w:val="none" w:sz="0" w:space="0" w:color="auto"/>
      </w:divBdr>
    </w:div>
    <w:div w:id="416486521">
      <w:bodyDiv w:val="1"/>
      <w:marLeft w:val="0"/>
      <w:marRight w:val="0"/>
      <w:marTop w:val="0"/>
      <w:marBottom w:val="0"/>
      <w:divBdr>
        <w:top w:val="none" w:sz="0" w:space="0" w:color="auto"/>
        <w:left w:val="none" w:sz="0" w:space="0" w:color="auto"/>
        <w:bottom w:val="none" w:sz="0" w:space="0" w:color="auto"/>
        <w:right w:val="none" w:sz="0" w:space="0" w:color="auto"/>
      </w:divBdr>
    </w:div>
    <w:div w:id="416709541">
      <w:bodyDiv w:val="1"/>
      <w:marLeft w:val="0"/>
      <w:marRight w:val="0"/>
      <w:marTop w:val="0"/>
      <w:marBottom w:val="0"/>
      <w:divBdr>
        <w:top w:val="none" w:sz="0" w:space="0" w:color="auto"/>
        <w:left w:val="none" w:sz="0" w:space="0" w:color="auto"/>
        <w:bottom w:val="none" w:sz="0" w:space="0" w:color="auto"/>
        <w:right w:val="none" w:sz="0" w:space="0" w:color="auto"/>
      </w:divBdr>
    </w:div>
    <w:div w:id="429857122">
      <w:bodyDiv w:val="1"/>
      <w:marLeft w:val="0"/>
      <w:marRight w:val="0"/>
      <w:marTop w:val="0"/>
      <w:marBottom w:val="0"/>
      <w:divBdr>
        <w:top w:val="none" w:sz="0" w:space="0" w:color="auto"/>
        <w:left w:val="none" w:sz="0" w:space="0" w:color="auto"/>
        <w:bottom w:val="none" w:sz="0" w:space="0" w:color="auto"/>
        <w:right w:val="none" w:sz="0" w:space="0" w:color="auto"/>
      </w:divBdr>
    </w:div>
    <w:div w:id="434324478">
      <w:bodyDiv w:val="1"/>
      <w:marLeft w:val="0"/>
      <w:marRight w:val="0"/>
      <w:marTop w:val="0"/>
      <w:marBottom w:val="0"/>
      <w:divBdr>
        <w:top w:val="none" w:sz="0" w:space="0" w:color="auto"/>
        <w:left w:val="none" w:sz="0" w:space="0" w:color="auto"/>
        <w:bottom w:val="none" w:sz="0" w:space="0" w:color="auto"/>
        <w:right w:val="none" w:sz="0" w:space="0" w:color="auto"/>
      </w:divBdr>
    </w:div>
    <w:div w:id="434638542">
      <w:bodyDiv w:val="1"/>
      <w:marLeft w:val="0"/>
      <w:marRight w:val="0"/>
      <w:marTop w:val="0"/>
      <w:marBottom w:val="0"/>
      <w:divBdr>
        <w:top w:val="none" w:sz="0" w:space="0" w:color="auto"/>
        <w:left w:val="none" w:sz="0" w:space="0" w:color="auto"/>
        <w:bottom w:val="none" w:sz="0" w:space="0" w:color="auto"/>
        <w:right w:val="none" w:sz="0" w:space="0" w:color="auto"/>
      </w:divBdr>
    </w:div>
    <w:div w:id="441992906">
      <w:bodyDiv w:val="1"/>
      <w:marLeft w:val="0"/>
      <w:marRight w:val="0"/>
      <w:marTop w:val="0"/>
      <w:marBottom w:val="0"/>
      <w:divBdr>
        <w:top w:val="none" w:sz="0" w:space="0" w:color="auto"/>
        <w:left w:val="none" w:sz="0" w:space="0" w:color="auto"/>
        <w:bottom w:val="none" w:sz="0" w:space="0" w:color="auto"/>
        <w:right w:val="none" w:sz="0" w:space="0" w:color="auto"/>
      </w:divBdr>
    </w:div>
    <w:div w:id="442310698">
      <w:bodyDiv w:val="1"/>
      <w:marLeft w:val="0"/>
      <w:marRight w:val="0"/>
      <w:marTop w:val="0"/>
      <w:marBottom w:val="0"/>
      <w:divBdr>
        <w:top w:val="none" w:sz="0" w:space="0" w:color="auto"/>
        <w:left w:val="none" w:sz="0" w:space="0" w:color="auto"/>
        <w:bottom w:val="none" w:sz="0" w:space="0" w:color="auto"/>
        <w:right w:val="none" w:sz="0" w:space="0" w:color="auto"/>
      </w:divBdr>
    </w:div>
    <w:div w:id="446117386">
      <w:bodyDiv w:val="1"/>
      <w:marLeft w:val="0"/>
      <w:marRight w:val="0"/>
      <w:marTop w:val="0"/>
      <w:marBottom w:val="0"/>
      <w:divBdr>
        <w:top w:val="none" w:sz="0" w:space="0" w:color="auto"/>
        <w:left w:val="none" w:sz="0" w:space="0" w:color="auto"/>
        <w:bottom w:val="none" w:sz="0" w:space="0" w:color="auto"/>
        <w:right w:val="none" w:sz="0" w:space="0" w:color="auto"/>
      </w:divBdr>
    </w:div>
    <w:div w:id="446395362">
      <w:bodyDiv w:val="1"/>
      <w:marLeft w:val="0"/>
      <w:marRight w:val="0"/>
      <w:marTop w:val="0"/>
      <w:marBottom w:val="0"/>
      <w:divBdr>
        <w:top w:val="none" w:sz="0" w:space="0" w:color="auto"/>
        <w:left w:val="none" w:sz="0" w:space="0" w:color="auto"/>
        <w:bottom w:val="none" w:sz="0" w:space="0" w:color="auto"/>
        <w:right w:val="none" w:sz="0" w:space="0" w:color="auto"/>
      </w:divBdr>
    </w:div>
    <w:div w:id="449326348">
      <w:bodyDiv w:val="1"/>
      <w:marLeft w:val="0"/>
      <w:marRight w:val="0"/>
      <w:marTop w:val="0"/>
      <w:marBottom w:val="0"/>
      <w:divBdr>
        <w:top w:val="none" w:sz="0" w:space="0" w:color="auto"/>
        <w:left w:val="none" w:sz="0" w:space="0" w:color="auto"/>
        <w:bottom w:val="none" w:sz="0" w:space="0" w:color="auto"/>
        <w:right w:val="none" w:sz="0" w:space="0" w:color="auto"/>
      </w:divBdr>
    </w:div>
    <w:div w:id="451561508">
      <w:bodyDiv w:val="1"/>
      <w:marLeft w:val="0"/>
      <w:marRight w:val="0"/>
      <w:marTop w:val="0"/>
      <w:marBottom w:val="0"/>
      <w:divBdr>
        <w:top w:val="none" w:sz="0" w:space="0" w:color="auto"/>
        <w:left w:val="none" w:sz="0" w:space="0" w:color="auto"/>
        <w:bottom w:val="none" w:sz="0" w:space="0" w:color="auto"/>
        <w:right w:val="none" w:sz="0" w:space="0" w:color="auto"/>
      </w:divBdr>
    </w:div>
    <w:div w:id="451898668">
      <w:bodyDiv w:val="1"/>
      <w:marLeft w:val="0"/>
      <w:marRight w:val="0"/>
      <w:marTop w:val="0"/>
      <w:marBottom w:val="0"/>
      <w:divBdr>
        <w:top w:val="none" w:sz="0" w:space="0" w:color="auto"/>
        <w:left w:val="none" w:sz="0" w:space="0" w:color="auto"/>
        <w:bottom w:val="none" w:sz="0" w:space="0" w:color="auto"/>
        <w:right w:val="none" w:sz="0" w:space="0" w:color="auto"/>
      </w:divBdr>
    </w:div>
    <w:div w:id="456803502">
      <w:bodyDiv w:val="1"/>
      <w:marLeft w:val="0"/>
      <w:marRight w:val="0"/>
      <w:marTop w:val="0"/>
      <w:marBottom w:val="0"/>
      <w:divBdr>
        <w:top w:val="none" w:sz="0" w:space="0" w:color="auto"/>
        <w:left w:val="none" w:sz="0" w:space="0" w:color="auto"/>
        <w:bottom w:val="none" w:sz="0" w:space="0" w:color="auto"/>
        <w:right w:val="none" w:sz="0" w:space="0" w:color="auto"/>
      </w:divBdr>
    </w:div>
    <w:div w:id="458571100">
      <w:bodyDiv w:val="1"/>
      <w:marLeft w:val="0"/>
      <w:marRight w:val="0"/>
      <w:marTop w:val="0"/>
      <w:marBottom w:val="0"/>
      <w:divBdr>
        <w:top w:val="none" w:sz="0" w:space="0" w:color="auto"/>
        <w:left w:val="none" w:sz="0" w:space="0" w:color="auto"/>
        <w:bottom w:val="none" w:sz="0" w:space="0" w:color="auto"/>
        <w:right w:val="none" w:sz="0" w:space="0" w:color="auto"/>
      </w:divBdr>
    </w:div>
    <w:div w:id="460538770">
      <w:bodyDiv w:val="1"/>
      <w:marLeft w:val="0"/>
      <w:marRight w:val="0"/>
      <w:marTop w:val="0"/>
      <w:marBottom w:val="0"/>
      <w:divBdr>
        <w:top w:val="none" w:sz="0" w:space="0" w:color="auto"/>
        <w:left w:val="none" w:sz="0" w:space="0" w:color="auto"/>
        <w:bottom w:val="none" w:sz="0" w:space="0" w:color="auto"/>
        <w:right w:val="none" w:sz="0" w:space="0" w:color="auto"/>
      </w:divBdr>
    </w:div>
    <w:div w:id="461114106">
      <w:bodyDiv w:val="1"/>
      <w:marLeft w:val="0"/>
      <w:marRight w:val="0"/>
      <w:marTop w:val="0"/>
      <w:marBottom w:val="0"/>
      <w:divBdr>
        <w:top w:val="none" w:sz="0" w:space="0" w:color="auto"/>
        <w:left w:val="none" w:sz="0" w:space="0" w:color="auto"/>
        <w:bottom w:val="none" w:sz="0" w:space="0" w:color="auto"/>
        <w:right w:val="none" w:sz="0" w:space="0" w:color="auto"/>
      </w:divBdr>
      <w:divsChild>
        <w:div w:id="1205869811">
          <w:marLeft w:val="0"/>
          <w:marRight w:val="0"/>
          <w:marTop w:val="0"/>
          <w:marBottom w:val="0"/>
          <w:divBdr>
            <w:top w:val="none" w:sz="0" w:space="0" w:color="auto"/>
            <w:left w:val="none" w:sz="0" w:space="0" w:color="auto"/>
            <w:bottom w:val="none" w:sz="0" w:space="0" w:color="auto"/>
            <w:right w:val="none" w:sz="0" w:space="0" w:color="auto"/>
          </w:divBdr>
        </w:div>
      </w:divsChild>
    </w:div>
    <w:div w:id="463692065">
      <w:bodyDiv w:val="1"/>
      <w:marLeft w:val="0"/>
      <w:marRight w:val="0"/>
      <w:marTop w:val="0"/>
      <w:marBottom w:val="0"/>
      <w:divBdr>
        <w:top w:val="none" w:sz="0" w:space="0" w:color="auto"/>
        <w:left w:val="none" w:sz="0" w:space="0" w:color="auto"/>
        <w:bottom w:val="none" w:sz="0" w:space="0" w:color="auto"/>
        <w:right w:val="none" w:sz="0" w:space="0" w:color="auto"/>
      </w:divBdr>
    </w:div>
    <w:div w:id="466094472">
      <w:bodyDiv w:val="1"/>
      <w:marLeft w:val="0"/>
      <w:marRight w:val="0"/>
      <w:marTop w:val="0"/>
      <w:marBottom w:val="0"/>
      <w:divBdr>
        <w:top w:val="none" w:sz="0" w:space="0" w:color="auto"/>
        <w:left w:val="none" w:sz="0" w:space="0" w:color="auto"/>
        <w:bottom w:val="none" w:sz="0" w:space="0" w:color="auto"/>
        <w:right w:val="none" w:sz="0" w:space="0" w:color="auto"/>
      </w:divBdr>
    </w:div>
    <w:div w:id="466164512">
      <w:bodyDiv w:val="1"/>
      <w:marLeft w:val="0"/>
      <w:marRight w:val="0"/>
      <w:marTop w:val="0"/>
      <w:marBottom w:val="0"/>
      <w:divBdr>
        <w:top w:val="none" w:sz="0" w:space="0" w:color="auto"/>
        <w:left w:val="none" w:sz="0" w:space="0" w:color="auto"/>
        <w:bottom w:val="none" w:sz="0" w:space="0" w:color="auto"/>
        <w:right w:val="none" w:sz="0" w:space="0" w:color="auto"/>
      </w:divBdr>
    </w:div>
    <w:div w:id="468402947">
      <w:bodyDiv w:val="1"/>
      <w:marLeft w:val="0"/>
      <w:marRight w:val="0"/>
      <w:marTop w:val="0"/>
      <w:marBottom w:val="0"/>
      <w:divBdr>
        <w:top w:val="none" w:sz="0" w:space="0" w:color="auto"/>
        <w:left w:val="none" w:sz="0" w:space="0" w:color="auto"/>
        <w:bottom w:val="none" w:sz="0" w:space="0" w:color="auto"/>
        <w:right w:val="none" w:sz="0" w:space="0" w:color="auto"/>
      </w:divBdr>
    </w:div>
    <w:div w:id="468936812">
      <w:bodyDiv w:val="1"/>
      <w:marLeft w:val="0"/>
      <w:marRight w:val="0"/>
      <w:marTop w:val="0"/>
      <w:marBottom w:val="0"/>
      <w:divBdr>
        <w:top w:val="none" w:sz="0" w:space="0" w:color="auto"/>
        <w:left w:val="none" w:sz="0" w:space="0" w:color="auto"/>
        <w:bottom w:val="none" w:sz="0" w:space="0" w:color="auto"/>
        <w:right w:val="none" w:sz="0" w:space="0" w:color="auto"/>
      </w:divBdr>
    </w:div>
    <w:div w:id="470370374">
      <w:bodyDiv w:val="1"/>
      <w:marLeft w:val="0"/>
      <w:marRight w:val="0"/>
      <w:marTop w:val="0"/>
      <w:marBottom w:val="0"/>
      <w:divBdr>
        <w:top w:val="none" w:sz="0" w:space="0" w:color="auto"/>
        <w:left w:val="none" w:sz="0" w:space="0" w:color="auto"/>
        <w:bottom w:val="none" w:sz="0" w:space="0" w:color="auto"/>
        <w:right w:val="none" w:sz="0" w:space="0" w:color="auto"/>
      </w:divBdr>
    </w:div>
    <w:div w:id="472021283">
      <w:bodyDiv w:val="1"/>
      <w:marLeft w:val="0"/>
      <w:marRight w:val="0"/>
      <w:marTop w:val="0"/>
      <w:marBottom w:val="0"/>
      <w:divBdr>
        <w:top w:val="none" w:sz="0" w:space="0" w:color="auto"/>
        <w:left w:val="none" w:sz="0" w:space="0" w:color="auto"/>
        <w:bottom w:val="none" w:sz="0" w:space="0" w:color="auto"/>
        <w:right w:val="none" w:sz="0" w:space="0" w:color="auto"/>
      </w:divBdr>
    </w:div>
    <w:div w:id="479735491">
      <w:bodyDiv w:val="1"/>
      <w:marLeft w:val="0"/>
      <w:marRight w:val="0"/>
      <w:marTop w:val="0"/>
      <w:marBottom w:val="0"/>
      <w:divBdr>
        <w:top w:val="none" w:sz="0" w:space="0" w:color="auto"/>
        <w:left w:val="none" w:sz="0" w:space="0" w:color="auto"/>
        <w:bottom w:val="none" w:sz="0" w:space="0" w:color="auto"/>
        <w:right w:val="none" w:sz="0" w:space="0" w:color="auto"/>
      </w:divBdr>
    </w:div>
    <w:div w:id="479882738">
      <w:bodyDiv w:val="1"/>
      <w:marLeft w:val="0"/>
      <w:marRight w:val="0"/>
      <w:marTop w:val="0"/>
      <w:marBottom w:val="0"/>
      <w:divBdr>
        <w:top w:val="none" w:sz="0" w:space="0" w:color="auto"/>
        <w:left w:val="none" w:sz="0" w:space="0" w:color="auto"/>
        <w:bottom w:val="none" w:sz="0" w:space="0" w:color="auto"/>
        <w:right w:val="none" w:sz="0" w:space="0" w:color="auto"/>
      </w:divBdr>
    </w:div>
    <w:div w:id="484662275">
      <w:bodyDiv w:val="1"/>
      <w:marLeft w:val="0"/>
      <w:marRight w:val="0"/>
      <w:marTop w:val="0"/>
      <w:marBottom w:val="0"/>
      <w:divBdr>
        <w:top w:val="none" w:sz="0" w:space="0" w:color="auto"/>
        <w:left w:val="none" w:sz="0" w:space="0" w:color="auto"/>
        <w:bottom w:val="none" w:sz="0" w:space="0" w:color="auto"/>
        <w:right w:val="none" w:sz="0" w:space="0" w:color="auto"/>
      </w:divBdr>
    </w:div>
    <w:div w:id="487936747">
      <w:bodyDiv w:val="1"/>
      <w:marLeft w:val="0"/>
      <w:marRight w:val="0"/>
      <w:marTop w:val="0"/>
      <w:marBottom w:val="0"/>
      <w:divBdr>
        <w:top w:val="none" w:sz="0" w:space="0" w:color="auto"/>
        <w:left w:val="none" w:sz="0" w:space="0" w:color="auto"/>
        <w:bottom w:val="none" w:sz="0" w:space="0" w:color="auto"/>
        <w:right w:val="none" w:sz="0" w:space="0" w:color="auto"/>
      </w:divBdr>
    </w:div>
    <w:div w:id="489713387">
      <w:bodyDiv w:val="1"/>
      <w:marLeft w:val="0"/>
      <w:marRight w:val="0"/>
      <w:marTop w:val="0"/>
      <w:marBottom w:val="0"/>
      <w:divBdr>
        <w:top w:val="none" w:sz="0" w:space="0" w:color="auto"/>
        <w:left w:val="none" w:sz="0" w:space="0" w:color="auto"/>
        <w:bottom w:val="none" w:sz="0" w:space="0" w:color="auto"/>
        <w:right w:val="none" w:sz="0" w:space="0" w:color="auto"/>
      </w:divBdr>
    </w:div>
    <w:div w:id="490341022">
      <w:bodyDiv w:val="1"/>
      <w:marLeft w:val="0"/>
      <w:marRight w:val="0"/>
      <w:marTop w:val="0"/>
      <w:marBottom w:val="0"/>
      <w:divBdr>
        <w:top w:val="none" w:sz="0" w:space="0" w:color="auto"/>
        <w:left w:val="none" w:sz="0" w:space="0" w:color="auto"/>
        <w:bottom w:val="none" w:sz="0" w:space="0" w:color="auto"/>
        <w:right w:val="none" w:sz="0" w:space="0" w:color="auto"/>
      </w:divBdr>
    </w:div>
    <w:div w:id="492182848">
      <w:bodyDiv w:val="1"/>
      <w:marLeft w:val="0"/>
      <w:marRight w:val="0"/>
      <w:marTop w:val="0"/>
      <w:marBottom w:val="0"/>
      <w:divBdr>
        <w:top w:val="none" w:sz="0" w:space="0" w:color="auto"/>
        <w:left w:val="none" w:sz="0" w:space="0" w:color="auto"/>
        <w:bottom w:val="none" w:sz="0" w:space="0" w:color="auto"/>
        <w:right w:val="none" w:sz="0" w:space="0" w:color="auto"/>
      </w:divBdr>
    </w:div>
    <w:div w:id="494688056">
      <w:bodyDiv w:val="1"/>
      <w:marLeft w:val="0"/>
      <w:marRight w:val="0"/>
      <w:marTop w:val="0"/>
      <w:marBottom w:val="0"/>
      <w:divBdr>
        <w:top w:val="none" w:sz="0" w:space="0" w:color="auto"/>
        <w:left w:val="none" w:sz="0" w:space="0" w:color="auto"/>
        <w:bottom w:val="none" w:sz="0" w:space="0" w:color="auto"/>
        <w:right w:val="none" w:sz="0" w:space="0" w:color="auto"/>
      </w:divBdr>
    </w:div>
    <w:div w:id="501629956">
      <w:bodyDiv w:val="1"/>
      <w:marLeft w:val="0"/>
      <w:marRight w:val="0"/>
      <w:marTop w:val="0"/>
      <w:marBottom w:val="0"/>
      <w:divBdr>
        <w:top w:val="none" w:sz="0" w:space="0" w:color="auto"/>
        <w:left w:val="none" w:sz="0" w:space="0" w:color="auto"/>
        <w:bottom w:val="none" w:sz="0" w:space="0" w:color="auto"/>
        <w:right w:val="none" w:sz="0" w:space="0" w:color="auto"/>
      </w:divBdr>
    </w:div>
    <w:div w:id="502203642">
      <w:bodyDiv w:val="1"/>
      <w:marLeft w:val="0"/>
      <w:marRight w:val="0"/>
      <w:marTop w:val="0"/>
      <w:marBottom w:val="0"/>
      <w:divBdr>
        <w:top w:val="none" w:sz="0" w:space="0" w:color="auto"/>
        <w:left w:val="none" w:sz="0" w:space="0" w:color="auto"/>
        <w:bottom w:val="none" w:sz="0" w:space="0" w:color="auto"/>
        <w:right w:val="none" w:sz="0" w:space="0" w:color="auto"/>
      </w:divBdr>
    </w:div>
    <w:div w:id="509762588">
      <w:bodyDiv w:val="1"/>
      <w:marLeft w:val="0"/>
      <w:marRight w:val="0"/>
      <w:marTop w:val="0"/>
      <w:marBottom w:val="0"/>
      <w:divBdr>
        <w:top w:val="none" w:sz="0" w:space="0" w:color="auto"/>
        <w:left w:val="none" w:sz="0" w:space="0" w:color="auto"/>
        <w:bottom w:val="none" w:sz="0" w:space="0" w:color="auto"/>
        <w:right w:val="none" w:sz="0" w:space="0" w:color="auto"/>
      </w:divBdr>
    </w:div>
    <w:div w:id="516693239">
      <w:bodyDiv w:val="1"/>
      <w:marLeft w:val="0"/>
      <w:marRight w:val="0"/>
      <w:marTop w:val="0"/>
      <w:marBottom w:val="0"/>
      <w:divBdr>
        <w:top w:val="none" w:sz="0" w:space="0" w:color="auto"/>
        <w:left w:val="none" w:sz="0" w:space="0" w:color="auto"/>
        <w:bottom w:val="none" w:sz="0" w:space="0" w:color="auto"/>
        <w:right w:val="none" w:sz="0" w:space="0" w:color="auto"/>
      </w:divBdr>
    </w:div>
    <w:div w:id="518080529">
      <w:bodyDiv w:val="1"/>
      <w:marLeft w:val="0"/>
      <w:marRight w:val="0"/>
      <w:marTop w:val="0"/>
      <w:marBottom w:val="0"/>
      <w:divBdr>
        <w:top w:val="none" w:sz="0" w:space="0" w:color="auto"/>
        <w:left w:val="none" w:sz="0" w:space="0" w:color="auto"/>
        <w:bottom w:val="none" w:sz="0" w:space="0" w:color="auto"/>
        <w:right w:val="none" w:sz="0" w:space="0" w:color="auto"/>
      </w:divBdr>
    </w:div>
    <w:div w:id="522206673">
      <w:bodyDiv w:val="1"/>
      <w:marLeft w:val="0"/>
      <w:marRight w:val="0"/>
      <w:marTop w:val="0"/>
      <w:marBottom w:val="0"/>
      <w:divBdr>
        <w:top w:val="none" w:sz="0" w:space="0" w:color="auto"/>
        <w:left w:val="none" w:sz="0" w:space="0" w:color="auto"/>
        <w:bottom w:val="none" w:sz="0" w:space="0" w:color="auto"/>
        <w:right w:val="none" w:sz="0" w:space="0" w:color="auto"/>
      </w:divBdr>
    </w:div>
    <w:div w:id="523447400">
      <w:bodyDiv w:val="1"/>
      <w:marLeft w:val="0"/>
      <w:marRight w:val="0"/>
      <w:marTop w:val="0"/>
      <w:marBottom w:val="0"/>
      <w:divBdr>
        <w:top w:val="none" w:sz="0" w:space="0" w:color="auto"/>
        <w:left w:val="none" w:sz="0" w:space="0" w:color="auto"/>
        <w:bottom w:val="none" w:sz="0" w:space="0" w:color="auto"/>
        <w:right w:val="none" w:sz="0" w:space="0" w:color="auto"/>
      </w:divBdr>
    </w:div>
    <w:div w:id="523516455">
      <w:bodyDiv w:val="1"/>
      <w:marLeft w:val="0"/>
      <w:marRight w:val="0"/>
      <w:marTop w:val="0"/>
      <w:marBottom w:val="0"/>
      <w:divBdr>
        <w:top w:val="none" w:sz="0" w:space="0" w:color="auto"/>
        <w:left w:val="none" w:sz="0" w:space="0" w:color="auto"/>
        <w:bottom w:val="none" w:sz="0" w:space="0" w:color="auto"/>
        <w:right w:val="none" w:sz="0" w:space="0" w:color="auto"/>
      </w:divBdr>
    </w:div>
    <w:div w:id="523784422">
      <w:bodyDiv w:val="1"/>
      <w:marLeft w:val="0"/>
      <w:marRight w:val="0"/>
      <w:marTop w:val="0"/>
      <w:marBottom w:val="0"/>
      <w:divBdr>
        <w:top w:val="none" w:sz="0" w:space="0" w:color="auto"/>
        <w:left w:val="none" w:sz="0" w:space="0" w:color="auto"/>
        <w:bottom w:val="none" w:sz="0" w:space="0" w:color="auto"/>
        <w:right w:val="none" w:sz="0" w:space="0" w:color="auto"/>
      </w:divBdr>
    </w:div>
    <w:div w:id="530653845">
      <w:bodyDiv w:val="1"/>
      <w:marLeft w:val="0"/>
      <w:marRight w:val="0"/>
      <w:marTop w:val="0"/>
      <w:marBottom w:val="0"/>
      <w:divBdr>
        <w:top w:val="none" w:sz="0" w:space="0" w:color="auto"/>
        <w:left w:val="none" w:sz="0" w:space="0" w:color="auto"/>
        <w:bottom w:val="none" w:sz="0" w:space="0" w:color="auto"/>
        <w:right w:val="none" w:sz="0" w:space="0" w:color="auto"/>
      </w:divBdr>
    </w:div>
    <w:div w:id="537283909">
      <w:bodyDiv w:val="1"/>
      <w:marLeft w:val="0"/>
      <w:marRight w:val="0"/>
      <w:marTop w:val="0"/>
      <w:marBottom w:val="0"/>
      <w:divBdr>
        <w:top w:val="none" w:sz="0" w:space="0" w:color="auto"/>
        <w:left w:val="none" w:sz="0" w:space="0" w:color="auto"/>
        <w:bottom w:val="none" w:sz="0" w:space="0" w:color="auto"/>
        <w:right w:val="none" w:sz="0" w:space="0" w:color="auto"/>
      </w:divBdr>
    </w:div>
    <w:div w:id="537935752">
      <w:bodyDiv w:val="1"/>
      <w:marLeft w:val="0"/>
      <w:marRight w:val="0"/>
      <w:marTop w:val="0"/>
      <w:marBottom w:val="0"/>
      <w:divBdr>
        <w:top w:val="none" w:sz="0" w:space="0" w:color="auto"/>
        <w:left w:val="none" w:sz="0" w:space="0" w:color="auto"/>
        <w:bottom w:val="none" w:sz="0" w:space="0" w:color="auto"/>
        <w:right w:val="none" w:sz="0" w:space="0" w:color="auto"/>
      </w:divBdr>
    </w:div>
    <w:div w:id="538202177">
      <w:bodyDiv w:val="1"/>
      <w:marLeft w:val="0"/>
      <w:marRight w:val="0"/>
      <w:marTop w:val="0"/>
      <w:marBottom w:val="0"/>
      <w:divBdr>
        <w:top w:val="none" w:sz="0" w:space="0" w:color="auto"/>
        <w:left w:val="none" w:sz="0" w:space="0" w:color="auto"/>
        <w:bottom w:val="none" w:sz="0" w:space="0" w:color="auto"/>
        <w:right w:val="none" w:sz="0" w:space="0" w:color="auto"/>
      </w:divBdr>
    </w:div>
    <w:div w:id="538933870">
      <w:bodyDiv w:val="1"/>
      <w:marLeft w:val="0"/>
      <w:marRight w:val="0"/>
      <w:marTop w:val="0"/>
      <w:marBottom w:val="0"/>
      <w:divBdr>
        <w:top w:val="none" w:sz="0" w:space="0" w:color="auto"/>
        <w:left w:val="none" w:sz="0" w:space="0" w:color="auto"/>
        <w:bottom w:val="none" w:sz="0" w:space="0" w:color="auto"/>
        <w:right w:val="none" w:sz="0" w:space="0" w:color="auto"/>
      </w:divBdr>
    </w:div>
    <w:div w:id="544682906">
      <w:bodyDiv w:val="1"/>
      <w:marLeft w:val="0"/>
      <w:marRight w:val="0"/>
      <w:marTop w:val="0"/>
      <w:marBottom w:val="0"/>
      <w:divBdr>
        <w:top w:val="none" w:sz="0" w:space="0" w:color="auto"/>
        <w:left w:val="none" w:sz="0" w:space="0" w:color="auto"/>
        <w:bottom w:val="none" w:sz="0" w:space="0" w:color="auto"/>
        <w:right w:val="none" w:sz="0" w:space="0" w:color="auto"/>
      </w:divBdr>
    </w:div>
    <w:div w:id="545675955">
      <w:bodyDiv w:val="1"/>
      <w:marLeft w:val="0"/>
      <w:marRight w:val="0"/>
      <w:marTop w:val="0"/>
      <w:marBottom w:val="0"/>
      <w:divBdr>
        <w:top w:val="none" w:sz="0" w:space="0" w:color="auto"/>
        <w:left w:val="none" w:sz="0" w:space="0" w:color="auto"/>
        <w:bottom w:val="none" w:sz="0" w:space="0" w:color="auto"/>
        <w:right w:val="none" w:sz="0" w:space="0" w:color="auto"/>
      </w:divBdr>
    </w:div>
    <w:div w:id="547036540">
      <w:bodyDiv w:val="1"/>
      <w:marLeft w:val="0"/>
      <w:marRight w:val="0"/>
      <w:marTop w:val="0"/>
      <w:marBottom w:val="0"/>
      <w:divBdr>
        <w:top w:val="none" w:sz="0" w:space="0" w:color="auto"/>
        <w:left w:val="none" w:sz="0" w:space="0" w:color="auto"/>
        <w:bottom w:val="none" w:sz="0" w:space="0" w:color="auto"/>
        <w:right w:val="none" w:sz="0" w:space="0" w:color="auto"/>
      </w:divBdr>
    </w:div>
    <w:div w:id="547107352">
      <w:bodyDiv w:val="1"/>
      <w:marLeft w:val="0"/>
      <w:marRight w:val="0"/>
      <w:marTop w:val="0"/>
      <w:marBottom w:val="0"/>
      <w:divBdr>
        <w:top w:val="none" w:sz="0" w:space="0" w:color="auto"/>
        <w:left w:val="none" w:sz="0" w:space="0" w:color="auto"/>
        <w:bottom w:val="none" w:sz="0" w:space="0" w:color="auto"/>
        <w:right w:val="none" w:sz="0" w:space="0" w:color="auto"/>
      </w:divBdr>
    </w:div>
    <w:div w:id="547961632">
      <w:bodyDiv w:val="1"/>
      <w:marLeft w:val="0"/>
      <w:marRight w:val="0"/>
      <w:marTop w:val="0"/>
      <w:marBottom w:val="0"/>
      <w:divBdr>
        <w:top w:val="none" w:sz="0" w:space="0" w:color="auto"/>
        <w:left w:val="none" w:sz="0" w:space="0" w:color="auto"/>
        <w:bottom w:val="none" w:sz="0" w:space="0" w:color="auto"/>
        <w:right w:val="none" w:sz="0" w:space="0" w:color="auto"/>
      </w:divBdr>
    </w:div>
    <w:div w:id="549848449">
      <w:bodyDiv w:val="1"/>
      <w:marLeft w:val="0"/>
      <w:marRight w:val="0"/>
      <w:marTop w:val="0"/>
      <w:marBottom w:val="0"/>
      <w:divBdr>
        <w:top w:val="none" w:sz="0" w:space="0" w:color="auto"/>
        <w:left w:val="none" w:sz="0" w:space="0" w:color="auto"/>
        <w:bottom w:val="none" w:sz="0" w:space="0" w:color="auto"/>
        <w:right w:val="none" w:sz="0" w:space="0" w:color="auto"/>
      </w:divBdr>
    </w:div>
    <w:div w:id="554777934">
      <w:bodyDiv w:val="1"/>
      <w:marLeft w:val="0"/>
      <w:marRight w:val="0"/>
      <w:marTop w:val="0"/>
      <w:marBottom w:val="0"/>
      <w:divBdr>
        <w:top w:val="none" w:sz="0" w:space="0" w:color="auto"/>
        <w:left w:val="none" w:sz="0" w:space="0" w:color="auto"/>
        <w:bottom w:val="none" w:sz="0" w:space="0" w:color="auto"/>
        <w:right w:val="none" w:sz="0" w:space="0" w:color="auto"/>
      </w:divBdr>
    </w:div>
    <w:div w:id="554857071">
      <w:bodyDiv w:val="1"/>
      <w:marLeft w:val="0"/>
      <w:marRight w:val="0"/>
      <w:marTop w:val="0"/>
      <w:marBottom w:val="0"/>
      <w:divBdr>
        <w:top w:val="none" w:sz="0" w:space="0" w:color="auto"/>
        <w:left w:val="none" w:sz="0" w:space="0" w:color="auto"/>
        <w:bottom w:val="none" w:sz="0" w:space="0" w:color="auto"/>
        <w:right w:val="none" w:sz="0" w:space="0" w:color="auto"/>
      </w:divBdr>
    </w:div>
    <w:div w:id="557474738">
      <w:bodyDiv w:val="1"/>
      <w:marLeft w:val="0"/>
      <w:marRight w:val="0"/>
      <w:marTop w:val="0"/>
      <w:marBottom w:val="0"/>
      <w:divBdr>
        <w:top w:val="none" w:sz="0" w:space="0" w:color="auto"/>
        <w:left w:val="none" w:sz="0" w:space="0" w:color="auto"/>
        <w:bottom w:val="none" w:sz="0" w:space="0" w:color="auto"/>
        <w:right w:val="none" w:sz="0" w:space="0" w:color="auto"/>
      </w:divBdr>
    </w:div>
    <w:div w:id="562109078">
      <w:bodyDiv w:val="1"/>
      <w:marLeft w:val="0"/>
      <w:marRight w:val="0"/>
      <w:marTop w:val="0"/>
      <w:marBottom w:val="0"/>
      <w:divBdr>
        <w:top w:val="none" w:sz="0" w:space="0" w:color="auto"/>
        <w:left w:val="none" w:sz="0" w:space="0" w:color="auto"/>
        <w:bottom w:val="none" w:sz="0" w:space="0" w:color="auto"/>
        <w:right w:val="none" w:sz="0" w:space="0" w:color="auto"/>
      </w:divBdr>
    </w:div>
    <w:div w:id="570120632">
      <w:bodyDiv w:val="1"/>
      <w:marLeft w:val="0"/>
      <w:marRight w:val="0"/>
      <w:marTop w:val="0"/>
      <w:marBottom w:val="0"/>
      <w:divBdr>
        <w:top w:val="none" w:sz="0" w:space="0" w:color="auto"/>
        <w:left w:val="none" w:sz="0" w:space="0" w:color="auto"/>
        <w:bottom w:val="none" w:sz="0" w:space="0" w:color="auto"/>
        <w:right w:val="none" w:sz="0" w:space="0" w:color="auto"/>
      </w:divBdr>
    </w:div>
    <w:div w:id="578908372">
      <w:bodyDiv w:val="1"/>
      <w:marLeft w:val="0"/>
      <w:marRight w:val="0"/>
      <w:marTop w:val="0"/>
      <w:marBottom w:val="0"/>
      <w:divBdr>
        <w:top w:val="none" w:sz="0" w:space="0" w:color="auto"/>
        <w:left w:val="none" w:sz="0" w:space="0" w:color="auto"/>
        <w:bottom w:val="none" w:sz="0" w:space="0" w:color="auto"/>
        <w:right w:val="none" w:sz="0" w:space="0" w:color="auto"/>
      </w:divBdr>
    </w:div>
    <w:div w:id="585651184">
      <w:bodyDiv w:val="1"/>
      <w:marLeft w:val="0"/>
      <w:marRight w:val="0"/>
      <w:marTop w:val="0"/>
      <w:marBottom w:val="0"/>
      <w:divBdr>
        <w:top w:val="none" w:sz="0" w:space="0" w:color="auto"/>
        <w:left w:val="none" w:sz="0" w:space="0" w:color="auto"/>
        <w:bottom w:val="none" w:sz="0" w:space="0" w:color="auto"/>
        <w:right w:val="none" w:sz="0" w:space="0" w:color="auto"/>
      </w:divBdr>
    </w:div>
    <w:div w:id="585916617">
      <w:bodyDiv w:val="1"/>
      <w:marLeft w:val="0"/>
      <w:marRight w:val="0"/>
      <w:marTop w:val="0"/>
      <w:marBottom w:val="0"/>
      <w:divBdr>
        <w:top w:val="none" w:sz="0" w:space="0" w:color="auto"/>
        <w:left w:val="none" w:sz="0" w:space="0" w:color="auto"/>
        <w:bottom w:val="none" w:sz="0" w:space="0" w:color="auto"/>
        <w:right w:val="none" w:sz="0" w:space="0" w:color="auto"/>
      </w:divBdr>
    </w:div>
    <w:div w:id="585958480">
      <w:bodyDiv w:val="1"/>
      <w:marLeft w:val="0"/>
      <w:marRight w:val="0"/>
      <w:marTop w:val="0"/>
      <w:marBottom w:val="0"/>
      <w:divBdr>
        <w:top w:val="none" w:sz="0" w:space="0" w:color="auto"/>
        <w:left w:val="none" w:sz="0" w:space="0" w:color="auto"/>
        <w:bottom w:val="none" w:sz="0" w:space="0" w:color="auto"/>
        <w:right w:val="none" w:sz="0" w:space="0" w:color="auto"/>
      </w:divBdr>
    </w:div>
    <w:div w:id="590773955">
      <w:bodyDiv w:val="1"/>
      <w:marLeft w:val="0"/>
      <w:marRight w:val="0"/>
      <w:marTop w:val="0"/>
      <w:marBottom w:val="0"/>
      <w:divBdr>
        <w:top w:val="none" w:sz="0" w:space="0" w:color="auto"/>
        <w:left w:val="none" w:sz="0" w:space="0" w:color="auto"/>
        <w:bottom w:val="none" w:sz="0" w:space="0" w:color="auto"/>
        <w:right w:val="none" w:sz="0" w:space="0" w:color="auto"/>
      </w:divBdr>
    </w:div>
    <w:div w:id="591428283">
      <w:bodyDiv w:val="1"/>
      <w:marLeft w:val="0"/>
      <w:marRight w:val="0"/>
      <w:marTop w:val="0"/>
      <w:marBottom w:val="0"/>
      <w:divBdr>
        <w:top w:val="none" w:sz="0" w:space="0" w:color="auto"/>
        <w:left w:val="none" w:sz="0" w:space="0" w:color="auto"/>
        <w:bottom w:val="none" w:sz="0" w:space="0" w:color="auto"/>
        <w:right w:val="none" w:sz="0" w:space="0" w:color="auto"/>
      </w:divBdr>
    </w:div>
    <w:div w:id="593510897">
      <w:bodyDiv w:val="1"/>
      <w:marLeft w:val="0"/>
      <w:marRight w:val="0"/>
      <w:marTop w:val="0"/>
      <w:marBottom w:val="0"/>
      <w:divBdr>
        <w:top w:val="none" w:sz="0" w:space="0" w:color="auto"/>
        <w:left w:val="none" w:sz="0" w:space="0" w:color="auto"/>
        <w:bottom w:val="none" w:sz="0" w:space="0" w:color="auto"/>
        <w:right w:val="none" w:sz="0" w:space="0" w:color="auto"/>
      </w:divBdr>
    </w:div>
    <w:div w:id="601649282">
      <w:bodyDiv w:val="1"/>
      <w:marLeft w:val="0"/>
      <w:marRight w:val="0"/>
      <w:marTop w:val="0"/>
      <w:marBottom w:val="0"/>
      <w:divBdr>
        <w:top w:val="none" w:sz="0" w:space="0" w:color="auto"/>
        <w:left w:val="none" w:sz="0" w:space="0" w:color="auto"/>
        <w:bottom w:val="none" w:sz="0" w:space="0" w:color="auto"/>
        <w:right w:val="none" w:sz="0" w:space="0" w:color="auto"/>
      </w:divBdr>
    </w:div>
    <w:div w:id="604508386">
      <w:bodyDiv w:val="1"/>
      <w:marLeft w:val="0"/>
      <w:marRight w:val="0"/>
      <w:marTop w:val="0"/>
      <w:marBottom w:val="0"/>
      <w:divBdr>
        <w:top w:val="none" w:sz="0" w:space="0" w:color="auto"/>
        <w:left w:val="none" w:sz="0" w:space="0" w:color="auto"/>
        <w:bottom w:val="none" w:sz="0" w:space="0" w:color="auto"/>
        <w:right w:val="none" w:sz="0" w:space="0" w:color="auto"/>
      </w:divBdr>
    </w:div>
    <w:div w:id="604777057">
      <w:bodyDiv w:val="1"/>
      <w:marLeft w:val="0"/>
      <w:marRight w:val="0"/>
      <w:marTop w:val="0"/>
      <w:marBottom w:val="0"/>
      <w:divBdr>
        <w:top w:val="none" w:sz="0" w:space="0" w:color="auto"/>
        <w:left w:val="none" w:sz="0" w:space="0" w:color="auto"/>
        <w:bottom w:val="none" w:sz="0" w:space="0" w:color="auto"/>
        <w:right w:val="none" w:sz="0" w:space="0" w:color="auto"/>
      </w:divBdr>
    </w:div>
    <w:div w:id="604920783">
      <w:bodyDiv w:val="1"/>
      <w:marLeft w:val="0"/>
      <w:marRight w:val="0"/>
      <w:marTop w:val="0"/>
      <w:marBottom w:val="0"/>
      <w:divBdr>
        <w:top w:val="none" w:sz="0" w:space="0" w:color="auto"/>
        <w:left w:val="none" w:sz="0" w:space="0" w:color="auto"/>
        <w:bottom w:val="none" w:sz="0" w:space="0" w:color="auto"/>
        <w:right w:val="none" w:sz="0" w:space="0" w:color="auto"/>
      </w:divBdr>
    </w:div>
    <w:div w:id="608708482">
      <w:bodyDiv w:val="1"/>
      <w:marLeft w:val="0"/>
      <w:marRight w:val="0"/>
      <w:marTop w:val="0"/>
      <w:marBottom w:val="0"/>
      <w:divBdr>
        <w:top w:val="none" w:sz="0" w:space="0" w:color="auto"/>
        <w:left w:val="none" w:sz="0" w:space="0" w:color="auto"/>
        <w:bottom w:val="none" w:sz="0" w:space="0" w:color="auto"/>
        <w:right w:val="none" w:sz="0" w:space="0" w:color="auto"/>
      </w:divBdr>
    </w:div>
    <w:div w:id="609778938">
      <w:bodyDiv w:val="1"/>
      <w:marLeft w:val="0"/>
      <w:marRight w:val="0"/>
      <w:marTop w:val="0"/>
      <w:marBottom w:val="0"/>
      <w:divBdr>
        <w:top w:val="none" w:sz="0" w:space="0" w:color="auto"/>
        <w:left w:val="none" w:sz="0" w:space="0" w:color="auto"/>
        <w:bottom w:val="none" w:sz="0" w:space="0" w:color="auto"/>
        <w:right w:val="none" w:sz="0" w:space="0" w:color="auto"/>
      </w:divBdr>
    </w:div>
    <w:div w:id="609822447">
      <w:bodyDiv w:val="1"/>
      <w:marLeft w:val="0"/>
      <w:marRight w:val="0"/>
      <w:marTop w:val="0"/>
      <w:marBottom w:val="0"/>
      <w:divBdr>
        <w:top w:val="none" w:sz="0" w:space="0" w:color="auto"/>
        <w:left w:val="none" w:sz="0" w:space="0" w:color="auto"/>
        <w:bottom w:val="none" w:sz="0" w:space="0" w:color="auto"/>
        <w:right w:val="none" w:sz="0" w:space="0" w:color="auto"/>
      </w:divBdr>
    </w:div>
    <w:div w:id="610599126">
      <w:bodyDiv w:val="1"/>
      <w:marLeft w:val="0"/>
      <w:marRight w:val="0"/>
      <w:marTop w:val="0"/>
      <w:marBottom w:val="0"/>
      <w:divBdr>
        <w:top w:val="none" w:sz="0" w:space="0" w:color="auto"/>
        <w:left w:val="none" w:sz="0" w:space="0" w:color="auto"/>
        <w:bottom w:val="none" w:sz="0" w:space="0" w:color="auto"/>
        <w:right w:val="none" w:sz="0" w:space="0" w:color="auto"/>
      </w:divBdr>
    </w:div>
    <w:div w:id="610629642">
      <w:bodyDiv w:val="1"/>
      <w:marLeft w:val="0"/>
      <w:marRight w:val="0"/>
      <w:marTop w:val="0"/>
      <w:marBottom w:val="0"/>
      <w:divBdr>
        <w:top w:val="none" w:sz="0" w:space="0" w:color="auto"/>
        <w:left w:val="none" w:sz="0" w:space="0" w:color="auto"/>
        <w:bottom w:val="none" w:sz="0" w:space="0" w:color="auto"/>
        <w:right w:val="none" w:sz="0" w:space="0" w:color="auto"/>
      </w:divBdr>
    </w:div>
    <w:div w:id="613899788">
      <w:bodyDiv w:val="1"/>
      <w:marLeft w:val="0"/>
      <w:marRight w:val="0"/>
      <w:marTop w:val="0"/>
      <w:marBottom w:val="0"/>
      <w:divBdr>
        <w:top w:val="none" w:sz="0" w:space="0" w:color="auto"/>
        <w:left w:val="none" w:sz="0" w:space="0" w:color="auto"/>
        <w:bottom w:val="none" w:sz="0" w:space="0" w:color="auto"/>
        <w:right w:val="none" w:sz="0" w:space="0" w:color="auto"/>
      </w:divBdr>
    </w:div>
    <w:div w:id="620068632">
      <w:bodyDiv w:val="1"/>
      <w:marLeft w:val="0"/>
      <w:marRight w:val="0"/>
      <w:marTop w:val="0"/>
      <w:marBottom w:val="0"/>
      <w:divBdr>
        <w:top w:val="none" w:sz="0" w:space="0" w:color="auto"/>
        <w:left w:val="none" w:sz="0" w:space="0" w:color="auto"/>
        <w:bottom w:val="none" w:sz="0" w:space="0" w:color="auto"/>
        <w:right w:val="none" w:sz="0" w:space="0" w:color="auto"/>
      </w:divBdr>
    </w:div>
    <w:div w:id="621807309">
      <w:bodyDiv w:val="1"/>
      <w:marLeft w:val="0"/>
      <w:marRight w:val="0"/>
      <w:marTop w:val="0"/>
      <w:marBottom w:val="0"/>
      <w:divBdr>
        <w:top w:val="none" w:sz="0" w:space="0" w:color="auto"/>
        <w:left w:val="none" w:sz="0" w:space="0" w:color="auto"/>
        <w:bottom w:val="none" w:sz="0" w:space="0" w:color="auto"/>
        <w:right w:val="none" w:sz="0" w:space="0" w:color="auto"/>
      </w:divBdr>
    </w:div>
    <w:div w:id="622200302">
      <w:bodyDiv w:val="1"/>
      <w:marLeft w:val="0"/>
      <w:marRight w:val="0"/>
      <w:marTop w:val="0"/>
      <w:marBottom w:val="0"/>
      <w:divBdr>
        <w:top w:val="none" w:sz="0" w:space="0" w:color="auto"/>
        <w:left w:val="none" w:sz="0" w:space="0" w:color="auto"/>
        <w:bottom w:val="none" w:sz="0" w:space="0" w:color="auto"/>
        <w:right w:val="none" w:sz="0" w:space="0" w:color="auto"/>
      </w:divBdr>
    </w:div>
    <w:div w:id="627777799">
      <w:bodyDiv w:val="1"/>
      <w:marLeft w:val="0"/>
      <w:marRight w:val="0"/>
      <w:marTop w:val="0"/>
      <w:marBottom w:val="0"/>
      <w:divBdr>
        <w:top w:val="none" w:sz="0" w:space="0" w:color="auto"/>
        <w:left w:val="none" w:sz="0" w:space="0" w:color="auto"/>
        <w:bottom w:val="none" w:sz="0" w:space="0" w:color="auto"/>
        <w:right w:val="none" w:sz="0" w:space="0" w:color="auto"/>
      </w:divBdr>
    </w:div>
    <w:div w:id="635183090">
      <w:bodyDiv w:val="1"/>
      <w:marLeft w:val="0"/>
      <w:marRight w:val="0"/>
      <w:marTop w:val="0"/>
      <w:marBottom w:val="0"/>
      <w:divBdr>
        <w:top w:val="none" w:sz="0" w:space="0" w:color="auto"/>
        <w:left w:val="none" w:sz="0" w:space="0" w:color="auto"/>
        <w:bottom w:val="none" w:sz="0" w:space="0" w:color="auto"/>
        <w:right w:val="none" w:sz="0" w:space="0" w:color="auto"/>
      </w:divBdr>
    </w:div>
    <w:div w:id="645936970">
      <w:bodyDiv w:val="1"/>
      <w:marLeft w:val="0"/>
      <w:marRight w:val="0"/>
      <w:marTop w:val="0"/>
      <w:marBottom w:val="0"/>
      <w:divBdr>
        <w:top w:val="none" w:sz="0" w:space="0" w:color="auto"/>
        <w:left w:val="none" w:sz="0" w:space="0" w:color="auto"/>
        <w:bottom w:val="none" w:sz="0" w:space="0" w:color="auto"/>
        <w:right w:val="none" w:sz="0" w:space="0" w:color="auto"/>
      </w:divBdr>
    </w:div>
    <w:div w:id="652219994">
      <w:bodyDiv w:val="1"/>
      <w:marLeft w:val="0"/>
      <w:marRight w:val="0"/>
      <w:marTop w:val="0"/>
      <w:marBottom w:val="0"/>
      <w:divBdr>
        <w:top w:val="none" w:sz="0" w:space="0" w:color="auto"/>
        <w:left w:val="none" w:sz="0" w:space="0" w:color="auto"/>
        <w:bottom w:val="none" w:sz="0" w:space="0" w:color="auto"/>
        <w:right w:val="none" w:sz="0" w:space="0" w:color="auto"/>
      </w:divBdr>
    </w:div>
    <w:div w:id="660238272">
      <w:bodyDiv w:val="1"/>
      <w:marLeft w:val="0"/>
      <w:marRight w:val="0"/>
      <w:marTop w:val="0"/>
      <w:marBottom w:val="0"/>
      <w:divBdr>
        <w:top w:val="none" w:sz="0" w:space="0" w:color="auto"/>
        <w:left w:val="none" w:sz="0" w:space="0" w:color="auto"/>
        <w:bottom w:val="none" w:sz="0" w:space="0" w:color="auto"/>
        <w:right w:val="none" w:sz="0" w:space="0" w:color="auto"/>
      </w:divBdr>
    </w:div>
    <w:div w:id="663364337">
      <w:bodyDiv w:val="1"/>
      <w:marLeft w:val="0"/>
      <w:marRight w:val="0"/>
      <w:marTop w:val="0"/>
      <w:marBottom w:val="0"/>
      <w:divBdr>
        <w:top w:val="none" w:sz="0" w:space="0" w:color="auto"/>
        <w:left w:val="none" w:sz="0" w:space="0" w:color="auto"/>
        <w:bottom w:val="none" w:sz="0" w:space="0" w:color="auto"/>
        <w:right w:val="none" w:sz="0" w:space="0" w:color="auto"/>
      </w:divBdr>
    </w:div>
    <w:div w:id="665476046">
      <w:bodyDiv w:val="1"/>
      <w:marLeft w:val="0"/>
      <w:marRight w:val="0"/>
      <w:marTop w:val="0"/>
      <w:marBottom w:val="0"/>
      <w:divBdr>
        <w:top w:val="none" w:sz="0" w:space="0" w:color="auto"/>
        <w:left w:val="none" w:sz="0" w:space="0" w:color="auto"/>
        <w:bottom w:val="none" w:sz="0" w:space="0" w:color="auto"/>
        <w:right w:val="none" w:sz="0" w:space="0" w:color="auto"/>
      </w:divBdr>
    </w:div>
    <w:div w:id="666060397">
      <w:bodyDiv w:val="1"/>
      <w:marLeft w:val="0"/>
      <w:marRight w:val="0"/>
      <w:marTop w:val="0"/>
      <w:marBottom w:val="0"/>
      <w:divBdr>
        <w:top w:val="none" w:sz="0" w:space="0" w:color="auto"/>
        <w:left w:val="none" w:sz="0" w:space="0" w:color="auto"/>
        <w:bottom w:val="none" w:sz="0" w:space="0" w:color="auto"/>
        <w:right w:val="none" w:sz="0" w:space="0" w:color="auto"/>
      </w:divBdr>
    </w:div>
    <w:div w:id="671639690">
      <w:bodyDiv w:val="1"/>
      <w:marLeft w:val="0"/>
      <w:marRight w:val="0"/>
      <w:marTop w:val="0"/>
      <w:marBottom w:val="0"/>
      <w:divBdr>
        <w:top w:val="none" w:sz="0" w:space="0" w:color="auto"/>
        <w:left w:val="none" w:sz="0" w:space="0" w:color="auto"/>
        <w:bottom w:val="none" w:sz="0" w:space="0" w:color="auto"/>
        <w:right w:val="none" w:sz="0" w:space="0" w:color="auto"/>
      </w:divBdr>
    </w:div>
    <w:div w:id="672999139">
      <w:bodyDiv w:val="1"/>
      <w:marLeft w:val="0"/>
      <w:marRight w:val="0"/>
      <w:marTop w:val="0"/>
      <w:marBottom w:val="0"/>
      <w:divBdr>
        <w:top w:val="none" w:sz="0" w:space="0" w:color="auto"/>
        <w:left w:val="none" w:sz="0" w:space="0" w:color="auto"/>
        <w:bottom w:val="none" w:sz="0" w:space="0" w:color="auto"/>
        <w:right w:val="none" w:sz="0" w:space="0" w:color="auto"/>
      </w:divBdr>
    </w:div>
    <w:div w:id="676616267">
      <w:bodyDiv w:val="1"/>
      <w:marLeft w:val="0"/>
      <w:marRight w:val="0"/>
      <w:marTop w:val="0"/>
      <w:marBottom w:val="0"/>
      <w:divBdr>
        <w:top w:val="none" w:sz="0" w:space="0" w:color="auto"/>
        <w:left w:val="none" w:sz="0" w:space="0" w:color="auto"/>
        <w:bottom w:val="none" w:sz="0" w:space="0" w:color="auto"/>
        <w:right w:val="none" w:sz="0" w:space="0" w:color="auto"/>
      </w:divBdr>
    </w:div>
    <w:div w:id="679508840">
      <w:bodyDiv w:val="1"/>
      <w:marLeft w:val="0"/>
      <w:marRight w:val="0"/>
      <w:marTop w:val="0"/>
      <w:marBottom w:val="0"/>
      <w:divBdr>
        <w:top w:val="none" w:sz="0" w:space="0" w:color="auto"/>
        <w:left w:val="none" w:sz="0" w:space="0" w:color="auto"/>
        <w:bottom w:val="none" w:sz="0" w:space="0" w:color="auto"/>
        <w:right w:val="none" w:sz="0" w:space="0" w:color="auto"/>
      </w:divBdr>
    </w:div>
    <w:div w:id="682435777">
      <w:bodyDiv w:val="1"/>
      <w:marLeft w:val="0"/>
      <w:marRight w:val="0"/>
      <w:marTop w:val="0"/>
      <w:marBottom w:val="0"/>
      <w:divBdr>
        <w:top w:val="none" w:sz="0" w:space="0" w:color="auto"/>
        <w:left w:val="none" w:sz="0" w:space="0" w:color="auto"/>
        <w:bottom w:val="none" w:sz="0" w:space="0" w:color="auto"/>
        <w:right w:val="none" w:sz="0" w:space="0" w:color="auto"/>
      </w:divBdr>
    </w:div>
    <w:div w:id="682514906">
      <w:bodyDiv w:val="1"/>
      <w:marLeft w:val="0"/>
      <w:marRight w:val="0"/>
      <w:marTop w:val="0"/>
      <w:marBottom w:val="0"/>
      <w:divBdr>
        <w:top w:val="none" w:sz="0" w:space="0" w:color="auto"/>
        <w:left w:val="none" w:sz="0" w:space="0" w:color="auto"/>
        <w:bottom w:val="none" w:sz="0" w:space="0" w:color="auto"/>
        <w:right w:val="none" w:sz="0" w:space="0" w:color="auto"/>
      </w:divBdr>
    </w:div>
    <w:div w:id="686172559">
      <w:bodyDiv w:val="1"/>
      <w:marLeft w:val="0"/>
      <w:marRight w:val="0"/>
      <w:marTop w:val="0"/>
      <w:marBottom w:val="0"/>
      <w:divBdr>
        <w:top w:val="none" w:sz="0" w:space="0" w:color="auto"/>
        <w:left w:val="none" w:sz="0" w:space="0" w:color="auto"/>
        <w:bottom w:val="none" w:sz="0" w:space="0" w:color="auto"/>
        <w:right w:val="none" w:sz="0" w:space="0" w:color="auto"/>
      </w:divBdr>
    </w:div>
    <w:div w:id="686372795">
      <w:bodyDiv w:val="1"/>
      <w:marLeft w:val="0"/>
      <w:marRight w:val="0"/>
      <w:marTop w:val="0"/>
      <w:marBottom w:val="0"/>
      <w:divBdr>
        <w:top w:val="none" w:sz="0" w:space="0" w:color="auto"/>
        <w:left w:val="none" w:sz="0" w:space="0" w:color="auto"/>
        <w:bottom w:val="none" w:sz="0" w:space="0" w:color="auto"/>
        <w:right w:val="none" w:sz="0" w:space="0" w:color="auto"/>
      </w:divBdr>
    </w:div>
    <w:div w:id="686835851">
      <w:bodyDiv w:val="1"/>
      <w:marLeft w:val="0"/>
      <w:marRight w:val="0"/>
      <w:marTop w:val="0"/>
      <w:marBottom w:val="0"/>
      <w:divBdr>
        <w:top w:val="none" w:sz="0" w:space="0" w:color="auto"/>
        <w:left w:val="none" w:sz="0" w:space="0" w:color="auto"/>
        <w:bottom w:val="none" w:sz="0" w:space="0" w:color="auto"/>
        <w:right w:val="none" w:sz="0" w:space="0" w:color="auto"/>
      </w:divBdr>
    </w:div>
    <w:div w:id="693921091">
      <w:bodyDiv w:val="1"/>
      <w:marLeft w:val="0"/>
      <w:marRight w:val="0"/>
      <w:marTop w:val="0"/>
      <w:marBottom w:val="0"/>
      <w:divBdr>
        <w:top w:val="none" w:sz="0" w:space="0" w:color="auto"/>
        <w:left w:val="none" w:sz="0" w:space="0" w:color="auto"/>
        <w:bottom w:val="none" w:sz="0" w:space="0" w:color="auto"/>
        <w:right w:val="none" w:sz="0" w:space="0" w:color="auto"/>
      </w:divBdr>
    </w:div>
    <w:div w:id="697899086">
      <w:bodyDiv w:val="1"/>
      <w:marLeft w:val="0"/>
      <w:marRight w:val="0"/>
      <w:marTop w:val="0"/>
      <w:marBottom w:val="0"/>
      <w:divBdr>
        <w:top w:val="none" w:sz="0" w:space="0" w:color="auto"/>
        <w:left w:val="none" w:sz="0" w:space="0" w:color="auto"/>
        <w:bottom w:val="none" w:sz="0" w:space="0" w:color="auto"/>
        <w:right w:val="none" w:sz="0" w:space="0" w:color="auto"/>
      </w:divBdr>
    </w:div>
    <w:div w:id="699473021">
      <w:bodyDiv w:val="1"/>
      <w:marLeft w:val="0"/>
      <w:marRight w:val="0"/>
      <w:marTop w:val="0"/>
      <w:marBottom w:val="0"/>
      <w:divBdr>
        <w:top w:val="none" w:sz="0" w:space="0" w:color="auto"/>
        <w:left w:val="none" w:sz="0" w:space="0" w:color="auto"/>
        <w:bottom w:val="none" w:sz="0" w:space="0" w:color="auto"/>
        <w:right w:val="none" w:sz="0" w:space="0" w:color="auto"/>
      </w:divBdr>
    </w:div>
    <w:div w:id="707684107">
      <w:bodyDiv w:val="1"/>
      <w:marLeft w:val="0"/>
      <w:marRight w:val="0"/>
      <w:marTop w:val="0"/>
      <w:marBottom w:val="0"/>
      <w:divBdr>
        <w:top w:val="none" w:sz="0" w:space="0" w:color="auto"/>
        <w:left w:val="none" w:sz="0" w:space="0" w:color="auto"/>
        <w:bottom w:val="none" w:sz="0" w:space="0" w:color="auto"/>
        <w:right w:val="none" w:sz="0" w:space="0" w:color="auto"/>
      </w:divBdr>
    </w:div>
    <w:div w:id="709960930">
      <w:bodyDiv w:val="1"/>
      <w:marLeft w:val="0"/>
      <w:marRight w:val="0"/>
      <w:marTop w:val="0"/>
      <w:marBottom w:val="0"/>
      <w:divBdr>
        <w:top w:val="none" w:sz="0" w:space="0" w:color="auto"/>
        <w:left w:val="none" w:sz="0" w:space="0" w:color="auto"/>
        <w:bottom w:val="none" w:sz="0" w:space="0" w:color="auto"/>
        <w:right w:val="none" w:sz="0" w:space="0" w:color="auto"/>
      </w:divBdr>
    </w:div>
    <w:div w:id="715666999">
      <w:bodyDiv w:val="1"/>
      <w:marLeft w:val="0"/>
      <w:marRight w:val="0"/>
      <w:marTop w:val="0"/>
      <w:marBottom w:val="0"/>
      <w:divBdr>
        <w:top w:val="none" w:sz="0" w:space="0" w:color="auto"/>
        <w:left w:val="none" w:sz="0" w:space="0" w:color="auto"/>
        <w:bottom w:val="none" w:sz="0" w:space="0" w:color="auto"/>
        <w:right w:val="none" w:sz="0" w:space="0" w:color="auto"/>
      </w:divBdr>
    </w:div>
    <w:div w:id="717437740">
      <w:bodyDiv w:val="1"/>
      <w:marLeft w:val="0"/>
      <w:marRight w:val="0"/>
      <w:marTop w:val="0"/>
      <w:marBottom w:val="0"/>
      <w:divBdr>
        <w:top w:val="none" w:sz="0" w:space="0" w:color="auto"/>
        <w:left w:val="none" w:sz="0" w:space="0" w:color="auto"/>
        <w:bottom w:val="none" w:sz="0" w:space="0" w:color="auto"/>
        <w:right w:val="none" w:sz="0" w:space="0" w:color="auto"/>
      </w:divBdr>
    </w:div>
    <w:div w:id="721055439">
      <w:bodyDiv w:val="1"/>
      <w:marLeft w:val="0"/>
      <w:marRight w:val="0"/>
      <w:marTop w:val="0"/>
      <w:marBottom w:val="0"/>
      <w:divBdr>
        <w:top w:val="none" w:sz="0" w:space="0" w:color="auto"/>
        <w:left w:val="none" w:sz="0" w:space="0" w:color="auto"/>
        <w:bottom w:val="none" w:sz="0" w:space="0" w:color="auto"/>
        <w:right w:val="none" w:sz="0" w:space="0" w:color="auto"/>
      </w:divBdr>
    </w:div>
    <w:div w:id="721558151">
      <w:bodyDiv w:val="1"/>
      <w:marLeft w:val="0"/>
      <w:marRight w:val="0"/>
      <w:marTop w:val="0"/>
      <w:marBottom w:val="0"/>
      <w:divBdr>
        <w:top w:val="none" w:sz="0" w:space="0" w:color="auto"/>
        <w:left w:val="none" w:sz="0" w:space="0" w:color="auto"/>
        <w:bottom w:val="none" w:sz="0" w:space="0" w:color="auto"/>
        <w:right w:val="none" w:sz="0" w:space="0" w:color="auto"/>
      </w:divBdr>
    </w:div>
    <w:div w:id="721904231">
      <w:bodyDiv w:val="1"/>
      <w:marLeft w:val="0"/>
      <w:marRight w:val="0"/>
      <w:marTop w:val="0"/>
      <w:marBottom w:val="0"/>
      <w:divBdr>
        <w:top w:val="none" w:sz="0" w:space="0" w:color="auto"/>
        <w:left w:val="none" w:sz="0" w:space="0" w:color="auto"/>
        <w:bottom w:val="none" w:sz="0" w:space="0" w:color="auto"/>
        <w:right w:val="none" w:sz="0" w:space="0" w:color="auto"/>
      </w:divBdr>
    </w:div>
    <w:div w:id="740447501">
      <w:bodyDiv w:val="1"/>
      <w:marLeft w:val="0"/>
      <w:marRight w:val="0"/>
      <w:marTop w:val="0"/>
      <w:marBottom w:val="0"/>
      <w:divBdr>
        <w:top w:val="none" w:sz="0" w:space="0" w:color="auto"/>
        <w:left w:val="none" w:sz="0" w:space="0" w:color="auto"/>
        <w:bottom w:val="none" w:sz="0" w:space="0" w:color="auto"/>
        <w:right w:val="none" w:sz="0" w:space="0" w:color="auto"/>
      </w:divBdr>
    </w:div>
    <w:div w:id="743183775">
      <w:bodyDiv w:val="1"/>
      <w:marLeft w:val="0"/>
      <w:marRight w:val="0"/>
      <w:marTop w:val="0"/>
      <w:marBottom w:val="0"/>
      <w:divBdr>
        <w:top w:val="none" w:sz="0" w:space="0" w:color="auto"/>
        <w:left w:val="none" w:sz="0" w:space="0" w:color="auto"/>
        <w:bottom w:val="none" w:sz="0" w:space="0" w:color="auto"/>
        <w:right w:val="none" w:sz="0" w:space="0" w:color="auto"/>
      </w:divBdr>
    </w:div>
    <w:div w:id="744688339">
      <w:bodyDiv w:val="1"/>
      <w:marLeft w:val="0"/>
      <w:marRight w:val="0"/>
      <w:marTop w:val="0"/>
      <w:marBottom w:val="0"/>
      <w:divBdr>
        <w:top w:val="none" w:sz="0" w:space="0" w:color="auto"/>
        <w:left w:val="none" w:sz="0" w:space="0" w:color="auto"/>
        <w:bottom w:val="none" w:sz="0" w:space="0" w:color="auto"/>
        <w:right w:val="none" w:sz="0" w:space="0" w:color="auto"/>
      </w:divBdr>
    </w:div>
    <w:div w:id="745423467">
      <w:bodyDiv w:val="1"/>
      <w:marLeft w:val="0"/>
      <w:marRight w:val="0"/>
      <w:marTop w:val="0"/>
      <w:marBottom w:val="0"/>
      <w:divBdr>
        <w:top w:val="none" w:sz="0" w:space="0" w:color="auto"/>
        <w:left w:val="none" w:sz="0" w:space="0" w:color="auto"/>
        <w:bottom w:val="none" w:sz="0" w:space="0" w:color="auto"/>
        <w:right w:val="none" w:sz="0" w:space="0" w:color="auto"/>
      </w:divBdr>
    </w:div>
    <w:div w:id="749930652">
      <w:bodyDiv w:val="1"/>
      <w:marLeft w:val="0"/>
      <w:marRight w:val="0"/>
      <w:marTop w:val="0"/>
      <w:marBottom w:val="0"/>
      <w:divBdr>
        <w:top w:val="none" w:sz="0" w:space="0" w:color="auto"/>
        <w:left w:val="none" w:sz="0" w:space="0" w:color="auto"/>
        <w:bottom w:val="none" w:sz="0" w:space="0" w:color="auto"/>
        <w:right w:val="none" w:sz="0" w:space="0" w:color="auto"/>
      </w:divBdr>
    </w:div>
    <w:div w:id="751197360">
      <w:bodyDiv w:val="1"/>
      <w:marLeft w:val="0"/>
      <w:marRight w:val="0"/>
      <w:marTop w:val="0"/>
      <w:marBottom w:val="0"/>
      <w:divBdr>
        <w:top w:val="none" w:sz="0" w:space="0" w:color="auto"/>
        <w:left w:val="none" w:sz="0" w:space="0" w:color="auto"/>
        <w:bottom w:val="none" w:sz="0" w:space="0" w:color="auto"/>
        <w:right w:val="none" w:sz="0" w:space="0" w:color="auto"/>
      </w:divBdr>
    </w:div>
    <w:div w:id="757823245">
      <w:bodyDiv w:val="1"/>
      <w:marLeft w:val="0"/>
      <w:marRight w:val="0"/>
      <w:marTop w:val="0"/>
      <w:marBottom w:val="0"/>
      <w:divBdr>
        <w:top w:val="none" w:sz="0" w:space="0" w:color="auto"/>
        <w:left w:val="none" w:sz="0" w:space="0" w:color="auto"/>
        <w:bottom w:val="none" w:sz="0" w:space="0" w:color="auto"/>
        <w:right w:val="none" w:sz="0" w:space="0" w:color="auto"/>
      </w:divBdr>
    </w:div>
    <w:div w:id="760101479">
      <w:bodyDiv w:val="1"/>
      <w:marLeft w:val="0"/>
      <w:marRight w:val="0"/>
      <w:marTop w:val="0"/>
      <w:marBottom w:val="0"/>
      <w:divBdr>
        <w:top w:val="none" w:sz="0" w:space="0" w:color="auto"/>
        <w:left w:val="none" w:sz="0" w:space="0" w:color="auto"/>
        <w:bottom w:val="none" w:sz="0" w:space="0" w:color="auto"/>
        <w:right w:val="none" w:sz="0" w:space="0" w:color="auto"/>
      </w:divBdr>
    </w:div>
    <w:div w:id="762919765">
      <w:bodyDiv w:val="1"/>
      <w:marLeft w:val="0"/>
      <w:marRight w:val="0"/>
      <w:marTop w:val="0"/>
      <w:marBottom w:val="0"/>
      <w:divBdr>
        <w:top w:val="none" w:sz="0" w:space="0" w:color="auto"/>
        <w:left w:val="none" w:sz="0" w:space="0" w:color="auto"/>
        <w:bottom w:val="none" w:sz="0" w:space="0" w:color="auto"/>
        <w:right w:val="none" w:sz="0" w:space="0" w:color="auto"/>
      </w:divBdr>
    </w:div>
    <w:div w:id="767313737">
      <w:bodyDiv w:val="1"/>
      <w:marLeft w:val="0"/>
      <w:marRight w:val="0"/>
      <w:marTop w:val="0"/>
      <w:marBottom w:val="0"/>
      <w:divBdr>
        <w:top w:val="none" w:sz="0" w:space="0" w:color="auto"/>
        <w:left w:val="none" w:sz="0" w:space="0" w:color="auto"/>
        <w:bottom w:val="none" w:sz="0" w:space="0" w:color="auto"/>
        <w:right w:val="none" w:sz="0" w:space="0" w:color="auto"/>
      </w:divBdr>
    </w:div>
    <w:div w:id="767888320">
      <w:bodyDiv w:val="1"/>
      <w:marLeft w:val="0"/>
      <w:marRight w:val="0"/>
      <w:marTop w:val="0"/>
      <w:marBottom w:val="0"/>
      <w:divBdr>
        <w:top w:val="none" w:sz="0" w:space="0" w:color="auto"/>
        <w:left w:val="none" w:sz="0" w:space="0" w:color="auto"/>
        <w:bottom w:val="none" w:sz="0" w:space="0" w:color="auto"/>
        <w:right w:val="none" w:sz="0" w:space="0" w:color="auto"/>
      </w:divBdr>
    </w:div>
    <w:div w:id="770904632">
      <w:bodyDiv w:val="1"/>
      <w:marLeft w:val="0"/>
      <w:marRight w:val="0"/>
      <w:marTop w:val="0"/>
      <w:marBottom w:val="0"/>
      <w:divBdr>
        <w:top w:val="none" w:sz="0" w:space="0" w:color="auto"/>
        <w:left w:val="none" w:sz="0" w:space="0" w:color="auto"/>
        <w:bottom w:val="none" w:sz="0" w:space="0" w:color="auto"/>
        <w:right w:val="none" w:sz="0" w:space="0" w:color="auto"/>
      </w:divBdr>
    </w:div>
    <w:div w:id="771510455">
      <w:bodyDiv w:val="1"/>
      <w:marLeft w:val="0"/>
      <w:marRight w:val="0"/>
      <w:marTop w:val="0"/>
      <w:marBottom w:val="0"/>
      <w:divBdr>
        <w:top w:val="none" w:sz="0" w:space="0" w:color="auto"/>
        <w:left w:val="none" w:sz="0" w:space="0" w:color="auto"/>
        <w:bottom w:val="none" w:sz="0" w:space="0" w:color="auto"/>
        <w:right w:val="none" w:sz="0" w:space="0" w:color="auto"/>
      </w:divBdr>
    </w:div>
    <w:div w:id="780026540">
      <w:bodyDiv w:val="1"/>
      <w:marLeft w:val="0"/>
      <w:marRight w:val="0"/>
      <w:marTop w:val="0"/>
      <w:marBottom w:val="0"/>
      <w:divBdr>
        <w:top w:val="none" w:sz="0" w:space="0" w:color="auto"/>
        <w:left w:val="none" w:sz="0" w:space="0" w:color="auto"/>
        <w:bottom w:val="none" w:sz="0" w:space="0" w:color="auto"/>
        <w:right w:val="none" w:sz="0" w:space="0" w:color="auto"/>
      </w:divBdr>
    </w:div>
    <w:div w:id="780683705">
      <w:bodyDiv w:val="1"/>
      <w:marLeft w:val="0"/>
      <w:marRight w:val="0"/>
      <w:marTop w:val="0"/>
      <w:marBottom w:val="0"/>
      <w:divBdr>
        <w:top w:val="none" w:sz="0" w:space="0" w:color="auto"/>
        <w:left w:val="none" w:sz="0" w:space="0" w:color="auto"/>
        <w:bottom w:val="none" w:sz="0" w:space="0" w:color="auto"/>
        <w:right w:val="none" w:sz="0" w:space="0" w:color="auto"/>
      </w:divBdr>
    </w:div>
    <w:div w:id="780958262">
      <w:bodyDiv w:val="1"/>
      <w:marLeft w:val="0"/>
      <w:marRight w:val="0"/>
      <w:marTop w:val="0"/>
      <w:marBottom w:val="0"/>
      <w:divBdr>
        <w:top w:val="none" w:sz="0" w:space="0" w:color="auto"/>
        <w:left w:val="none" w:sz="0" w:space="0" w:color="auto"/>
        <w:bottom w:val="none" w:sz="0" w:space="0" w:color="auto"/>
        <w:right w:val="none" w:sz="0" w:space="0" w:color="auto"/>
      </w:divBdr>
    </w:div>
    <w:div w:id="786656271">
      <w:bodyDiv w:val="1"/>
      <w:marLeft w:val="0"/>
      <w:marRight w:val="0"/>
      <w:marTop w:val="0"/>
      <w:marBottom w:val="0"/>
      <w:divBdr>
        <w:top w:val="none" w:sz="0" w:space="0" w:color="auto"/>
        <w:left w:val="none" w:sz="0" w:space="0" w:color="auto"/>
        <w:bottom w:val="none" w:sz="0" w:space="0" w:color="auto"/>
        <w:right w:val="none" w:sz="0" w:space="0" w:color="auto"/>
      </w:divBdr>
    </w:div>
    <w:div w:id="788663079">
      <w:bodyDiv w:val="1"/>
      <w:marLeft w:val="0"/>
      <w:marRight w:val="0"/>
      <w:marTop w:val="0"/>
      <w:marBottom w:val="0"/>
      <w:divBdr>
        <w:top w:val="none" w:sz="0" w:space="0" w:color="auto"/>
        <w:left w:val="none" w:sz="0" w:space="0" w:color="auto"/>
        <w:bottom w:val="none" w:sz="0" w:space="0" w:color="auto"/>
        <w:right w:val="none" w:sz="0" w:space="0" w:color="auto"/>
      </w:divBdr>
    </w:div>
    <w:div w:id="790633346">
      <w:bodyDiv w:val="1"/>
      <w:marLeft w:val="0"/>
      <w:marRight w:val="0"/>
      <w:marTop w:val="0"/>
      <w:marBottom w:val="0"/>
      <w:divBdr>
        <w:top w:val="none" w:sz="0" w:space="0" w:color="auto"/>
        <w:left w:val="none" w:sz="0" w:space="0" w:color="auto"/>
        <w:bottom w:val="none" w:sz="0" w:space="0" w:color="auto"/>
        <w:right w:val="none" w:sz="0" w:space="0" w:color="auto"/>
      </w:divBdr>
    </w:div>
    <w:div w:id="791829752">
      <w:bodyDiv w:val="1"/>
      <w:marLeft w:val="0"/>
      <w:marRight w:val="0"/>
      <w:marTop w:val="0"/>
      <w:marBottom w:val="0"/>
      <w:divBdr>
        <w:top w:val="none" w:sz="0" w:space="0" w:color="auto"/>
        <w:left w:val="none" w:sz="0" w:space="0" w:color="auto"/>
        <w:bottom w:val="none" w:sz="0" w:space="0" w:color="auto"/>
        <w:right w:val="none" w:sz="0" w:space="0" w:color="auto"/>
      </w:divBdr>
    </w:div>
    <w:div w:id="791942444">
      <w:bodyDiv w:val="1"/>
      <w:marLeft w:val="0"/>
      <w:marRight w:val="0"/>
      <w:marTop w:val="0"/>
      <w:marBottom w:val="0"/>
      <w:divBdr>
        <w:top w:val="none" w:sz="0" w:space="0" w:color="auto"/>
        <w:left w:val="none" w:sz="0" w:space="0" w:color="auto"/>
        <w:bottom w:val="none" w:sz="0" w:space="0" w:color="auto"/>
        <w:right w:val="none" w:sz="0" w:space="0" w:color="auto"/>
      </w:divBdr>
    </w:div>
    <w:div w:id="801770495">
      <w:bodyDiv w:val="1"/>
      <w:marLeft w:val="0"/>
      <w:marRight w:val="0"/>
      <w:marTop w:val="0"/>
      <w:marBottom w:val="0"/>
      <w:divBdr>
        <w:top w:val="none" w:sz="0" w:space="0" w:color="auto"/>
        <w:left w:val="none" w:sz="0" w:space="0" w:color="auto"/>
        <w:bottom w:val="none" w:sz="0" w:space="0" w:color="auto"/>
        <w:right w:val="none" w:sz="0" w:space="0" w:color="auto"/>
      </w:divBdr>
    </w:div>
    <w:div w:id="802118629">
      <w:bodyDiv w:val="1"/>
      <w:marLeft w:val="0"/>
      <w:marRight w:val="0"/>
      <w:marTop w:val="0"/>
      <w:marBottom w:val="0"/>
      <w:divBdr>
        <w:top w:val="none" w:sz="0" w:space="0" w:color="auto"/>
        <w:left w:val="none" w:sz="0" w:space="0" w:color="auto"/>
        <w:bottom w:val="none" w:sz="0" w:space="0" w:color="auto"/>
        <w:right w:val="none" w:sz="0" w:space="0" w:color="auto"/>
      </w:divBdr>
    </w:div>
    <w:div w:id="804204623">
      <w:bodyDiv w:val="1"/>
      <w:marLeft w:val="0"/>
      <w:marRight w:val="0"/>
      <w:marTop w:val="0"/>
      <w:marBottom w:val="0"/>
      <w:divBdr>
        <w:top w:val="none" w:sz="0" w:space="0" w:color="auto"/>
        <w:left w:val="none" w:sz="0" w:space="0" w:color="auto"/>
        <w:bottom w:val="none" w:sz="0" w:space="0" w:color="auto"/>
        <w:right w:val="none" w:sz="0" w:space="0" w:color="auto"/>
      </w:divBdr>
    </w:div>
    <w:div w:id="805243691">
      <w:bodyDiv w:val="1"/>
      <w:marLeft w:val="0"/>
      <w:marRight w:val="0"/>
      <w:marTop w:val="0"/>
      <w:marBottom w:val="0"/>
      <w:divBdr>
        <w:top w:val="none" w:sz="0" w:space="0" w:color="auto"/>
        <w:left w:val="none" w:sz="0" w:space="0" w:color="auto"/>
        <w:bottom w:val="none" w:sz="0" w:space="0" w:color="auto"/>
        <w:right w:val="none" w:sz="0" w:space="0" w:color="auto"/>
      </w:divBdr>
    </w:div>
    <w:div w:id="806313500">
      <w:bodyDiv w:val="1"/>
      <w:marLeft w:val="0"/>
      <w:marRight w:val="0"/>
      <w:marTop w:val="0"/>
      <w:marBottom w:val="0"/>
      <w:divBdr>
        <w:top w:val="none" w:sz="0" w:space="0" w:color="auto"/>
        <w:left w:val="none" w:sz="0" w:space="0" w:color="auto"/>
        <w:bottom w:val="none" w:sz="0" w:space="0" w:color="auto"/>
        <w:right w:val="none" w:sz="0" w:space="0" w:color="auto"/>
      </w:divBdr>
    </w:div>
    <w:div w:id="815997980">
      <w:bodyDiv w:val="1"/>
      <w:marLeft w:val="0"/>
      <w:marRight w:val="0"/>
      <w:marTop w:val="0"/>
      <w:marBottom w:val="0"/>
      <w:divBdr>
        <w:top w:val="none" w:sz="0" w:space="0" w:color="auto"/>
        <w:left w:val="none" w:sz="0" w:space="0" w:color="auto"/>
        <w:bottom w:val="none" w:sz="0" w:space="0" w:color="auto"/>
        <w:right w:val="none" w:sz="0" w:space="0" w:color="auto"/>
      </w:divBdr>
    </w:div>
    <w:div w:id="819266964">
      <w:bodyDiv w:val="1"/>
      <w:marLeft w:val="0"/>
      <w:marRight w:val="0"/>
      <w:marTop w:val="0"/>
      <w:marBottom w:val="0"/>
      <w:divBdr>
        <w:top w:val="none" w:sz="0" w:space="0" w:color="auto"/>
        <w:left w:val="none" w:sz="0" w:space="0" w:color="auto"/>
        <w:bottom w:val="none" w:sz="0" w:space="0" w:color="auto"/>
        <w:right w:val="none" w:sz="0" w:space="0" w:color="auto"/>
      </w:divBdr>
    </w:div>
    <w:div w:id="821431523">
      <w:bodyDiv w:val="1"/>
      <w:marLeft w:val="0"/>
      <w:marRight w:val="0"/>
      <w:marTop w:val="0"/>
      <w:marBottom w:val="0"/>
      <w:divBdr>
        <w:top w:val="none" w:sz="0" w:space="0" w:color="auto"/>
        <w:left w:val="none" w:sz="0" w:space="0" w:color="auto"/>
        <w:bottom w:val="none" w:sz="0" w:space="0" w:color="auto"/>
        <w:right w:val="none" w:sz="0" w:space="0" w:color="auto"/>
      </w:divBdr>
    </w:div>
    <w:div w:id="824513887">
      <w:bodyDiv w:val="1"/>
      <w:marLeft w:val="0"/>
      <w:marRight w:val="0"/>
      <w:marTop w:val="0"/>
      <w:marBottom w:val="0"/>
      <w:divBdr>
        <w:top w:val="none" w:sz="0" w:space="0" w:color="auto"/>
        <w:left w:val="none" w:sz="0" w:space="0" w:color="auto"/>
        <w:bottom w:val="none" w:sz="0" w:space="0" w:color="auto"/>
        <w:right w:val="none" w:sz="0" w:space="0" w:color="auto"/>
      </w:divBdr>
    </w:div>
    <w:div w:id="829061878">
      <w:bodyDiv w:val="1"/>
      <w:marLeft w:val="0"/>
      <w:marRight w:val="0"/>
      <w:marTop w:val="0"/>
      <w:marBottom w:val="0"/>
      <w:divBdr>
        <w:top w:val="none" w:sz="0" w:space="0" w:color="auto"/>
        <w:left w:val="none" w:sz="0" w:space="0" w:color="auto"/>
        <w:bottom w:val="none" w:sz="0" w:space="0" w:color="auto"/>
        <w:right w:val="none" w:sz="0" w:space="0" w:color="auto"/>
      </w:divBdr>
    </w:div>
    <w:div w:id="830801943">
      <w:bodyDiv w:val="1"/>
      <w:marLeft w:val="0"/>
      <w:marRight w:val="0"/>
      <w:marTop w:val="0"/>
      <w:marBottom w:val="0"/>
      <w:divBdr>
        <w:top w:val="none" w:sz="0" w:space="0" w:color="auto"/>
        <w:left w:val="none" w:sz="0" w:space="0" w:color="auto"/>
        <w:bottom w:val="none" w:sz="0" w:space="0" w:color="auto"/>
        <w:right w:val="none" w:sz="0" w:space="0" w:color="auto"/>
      </w:divBdr>
    </w:div>
    <w:div w:id="832061918">
      <w:bodyDiv w:val="1"/>
      <w:marLeft w:val="0"/>
      <w:marRight w:val="0"/>
      <w:marTop w:val="0"/>
      <w:marBottom w:val="0"/>
      <w:divBdr>
        <w:top w:val="none" w:sz="0" w:space="0" w:color="auto"/>
        <w:left w:val="none" w:sz="0" w:space="0" w:color="auto"/>
        <w:bottom w:val="none" w:sz="0" w:space="0" w:color="auto"/>
        <w:right w:val="none" w:sz="0" w:space="0" w:color="auto"/>
      </w:divBdr>
    </w:div>
    <w:div w:id="835808082">
      <w:bodyDiv w:val="1"/>
      <w:marLeft w:val="0"/>
      <w:marRight w:val="0"/>
      <w:marTop w:val="0"/>
      <w:marBottom w:val="0"/>
      <w:divBdr>
        <w:top w:val="none" w:sz="0" w:space="0" w:color="auto"/>
        <w:left w:val="none" w:sz="0" w:space="0" w:color="auto"/>
        <w:bottom w:val="none" w:sz="0" w:space="0" w:color="auto"/>
        <w:right w:val="none" w:sz="0" w:space="0" w:color="auto"/>
      </w:divBdr>
    </w:div>
    <w:div w:id="847326910">
      <w:bodyDiv w:val="1"/>
      <w:marLeft w:val="0"/>
      <w:marRight w:val="0"/>
      <w:marTop w:val="0"/>
      <w:marBottom w:val="0"/>
      <w:divBdr>
        <w:top w:val="none" w:sz="0" w:space="0" w:color="auto"/>
        <w:left w:val="none" w:sz="0" w:space="0" w:color="auto"/>
        <w:bottom w:val="none" w:sz="0" w:space="0" w:color="auto"/>
        <w:right w:val="none" w:sz="0" w:space="0" w:color="auto"/>
      </w:divBdr>
    </w:div>
    <w:div w:id="860361519">
      <w:bodyDiv w:val="1"/>
      <w:marLeft w:val="0"/>
      <w:marRight w:val="0"/>
      <w:marTop w:val="0"/>
      <w:marBottom w:val="0"/>
      <w:divBdr>
        <w:top w:val="none" w:sz="0" w:space="0" w:color="auto"/>
        <w:left w:val="none" w:sz="0" w:space="0" w:color="auto"/>
        <w:bottom w:val="none" w:sz="0" w:space="0" w:color="auto"/>
        <w:right w:val="none" w:sz="0" w:space="0" w:color="auto"/>
      </w:divBdr>
    </w:div>
    <w:div w:id="864637302">
      <w:bodyDiv w:val="1"/>
      <w:marLeft w:val="0"/>
      <w:marRight w:val="0"/>
      <w:marTop w:val="0"/>
      <w:marBottom w:val="0"/>
      <w:divBdr>
        <w:top w:val="none" w:sz="0" w:space="0" w:color="auto"/>
        <w:left w:val="none" w:sz="0" w:space="0" w:color="auto"/>
        <w:bottom w:val="none" w:sz="0" w:space="0" w:color="auto"/>
        <w:right w:val="none" w:sz="0" w:space="0" w:color="auto"/>
      </w:divBdr>
    </w:div>
    <w:div w:id="866407603">
      <w:bodyDiv w:val="1"/>
      <w:marLeft w:val="0"/>
      <w:marRight w:val="0"/>
      <w:marTop w:val="0"/>
      <w:marBottom w:val="0"/>
      <w:divBdr>
        <w:top w:val="none" w:sz="0" w:space="0" w:color="auto"/>
        <w:left w:val="none" w:sz="0" w:space="0" w:color="auto"/>
        <w:bottom w:val="none" w:sz="0" w:space="0" w:color="auto"/>
        <w:right w:val="none" w:sz="0" w:space="0" w:color="auto"/>
      </w:divBdr>
    </w:div>
    <w:div w:id="870067915">
      <w:bodyDiv w:val="1"/>
      <w:marLeft w:val="0"/>
      <w:marRight w:val="0"/>
      <w:marTop w:val="0"/>
      <w:marBottom w:val="0"/>
      <w:divBdr>
        <w:top w:val="none" w:sz="0" w:space="0" w:color="auto"/>
        <w:left w:val="none" w:sz="0" w:space="0" w:color="auto"/>
        <w:bottom w:val="none" w:sz="0" w:space="0" w:color="auto"/>
        <w:right w:val="none" w:sz="0" w:space="0" w:color="auto"/>
      </w:divBdr>
    </w:div>
    <w:div w:id="872809000">
      <w:bodyDiv w:val="1"/>
      <w:marLeft w:val="0"/>
      <w:marRight w:val="0"/>
      <w:marTop w:val="0"/>
      <w:marBottom w:val="0"/>
      <w:divBdr>
        <w:top w:val="none" w:sz="0" w:space="0" w:color="auto"/>
        <w:left w:val="none" w:sz="0" w:space="0" w:color="auto"/>
        <w:bottom w:val="none" w:sz="0" w:space="0" w:color="auto"/>
        <w:right w:val="none" w:sz="0" w:space="0" w:color="auto"/>
      </w:divBdr>
    </w:div>
    <w:div w:id="874733999">
      <w:bodyDiv w:val="1"/>
      <w:marLeft w:val="0"/>
      <w:marRight w:val="0"/>
      <w:marTop w:val="0"/>
      <w:marBottom w:val="0"/>
      <w:divBdr>
        <w:top w:val="none" w:sz="0" w:space="0" w:color="auto"/>
        <w:left w:val="none" w:sz="0" w:space="0" w:color="auto"/>
        <w:bottom w:val="none" w:sz="0" w:space="0" w:color="auto"/>
        <w:right w:val="none" w:sz="0" w:space="0" w:color="auto"/>
      </w:divBdr>
    </w:div>
    <w:div w:id="874922681">
      <w:bodyDiv w:val="1"/>
      <w:marLeft w:val="0"/>
      <w:marRight w:val="0"/>
      <w:marTop w:val="0"/>
      <w:marBottom w:val="0"/>
      <w:divBdr>
        <w:top w:val="none" w:sz="0" w:space="0" w:color="auto"/>
        <w:left w:val="none" w:sz="0" w:space="0" w:color="auto"/>
        <w:bottom w:val="none" w:sz="0" w:space="0" w:color="auto"/>
        <w:right w:val="none" w:sz="0" w:space="0" w:color="auto"/>
      </w:divBdr>
    </w:div>
    <w:div w:id="875773582">
      <w:bodyDiv w:val="1"/>
      <w:marLeft w:val="0"/>
      <w:marRight w:val="0"/>
      <w:marTop w:val="0"/>
      <w:marBottom w:val="0"/>
      <w:divBdr>
        <w:top w:val="none" w:sz="0" w:space="0" w:color="auto"/>
        <w:left w:val="none" w:sz="0" w:space="0" w:color="auto"/>
        <w:bottom w:val="none" w:sz="0" w:space="0" w:color="auto"/>
        <w:right w:val="none" w:sz="0" w:space="0" w:color="auto"/>
      </w:divBdr>
    </w:div>
    <w:div w:id="875891209">
      <w:bodyDiv w:val="1"/>
      <w:marLeft w:val="0"/>
      <w:marRight w:val="0"/>
      <w:marTop w:val="0"/>
      <w:marBottom w:val="0"/>
      <w:divBdr>
        <w:top w:val="none" w:sz="0" w:space="0" w:color="auto"/>
        <w:left w:val="none" w:sz="0" w:space="0" w:color="auto"/>
        <w:bottom w:val="none" w:sz="0" w:space="0" w:color="auto"/>
        <w:right w:val="none" w:sz="0" w:space="0" w:color="auto"/>
      </w:divBdr>
    </w:div>
    <w:div w:id="876117321">
      <w:bodyDiv w:val="1"/>
      <w:marLeft w:val="0"/>
      <w:marRight w:val="0"/>
      <w:marTop w:val="0"/>
      <w:marBottom w:val="0"/>
      <w:divBdr>
        <w:top w:val="none" w:sz="0" w:space="0" w:color="auto"/>
        <w:left w:val="none" w:sz="0" w:space="0" w:color="auto"/>
        <w:bottom w:val="none" w:sz="0" w:space="0" w:color="auto"/>
        <w:right w:val="none" w:sz="0" w:space="0" w:color="auto"/>
      </w:divBdr>
    </w:div>
    <w:div w:id="879512008">
      <w:bodyDiv w:val="1"/>
      <w:marLeft w:val="0"/>
      <w:marRight w:val="0"/>
      <w:marTop w:val="0"/>
      <w:marBottom w:val="0"/>
      <w:divBdr>
        <w:top w:val="none" w:sz="0" w:space="0" w:color="auto"/>
        <w:left w:val="none" w:sz="0" w:space="0" w:color="auto"/>
        <w:bottom w:val="none" w:sz="0" w:space="0" w:color="auto"/>
        <w:right w:val="none" w:sz="0" w:space="0" w:color="auto"/>
      </w:divBdr>
    </w:div>
    <w:div w:id="888030357">
      <w:bodyDiv w:val="1"/>
      <w:marLeft w:val="0"/>
      <w:marRight w:val="0"/>
      <w:marTop w:val="0"/>
      <w:marBottom w:val="0"/>
      <w:divBdr>
        <w:top w:val="none" w:sz="0" w:space="0" w:color="auto"/>
        <w:left w:val="none" w:sz="0" w:space="0" w:color="auto"/>
        <w:bottom w:val="none" w:sz="0" w:space="0" w:color="auto"/>
        <w:right w:val="none" w:sz="0" w:space="0" w:color="auto"/>
      </w:divBdr>
    </w:div>
    <w:div w:id="894661403">
      <w:bodyDiv w:val="1"/>
      <w:marLeft w:val="0"/>
      <w:marRight w:val="0"/>
      <w:marTop w:val="0"/>
      <w:marBottom w:val="0"/>
      <w:divBdr>
        <w:top w:val="none" w:sz="0" w:space="0" w:color="auto"/>
        <w:left w:val="none" w:sz="0" w:space="0" w:color="auto"/>
        <w:bottom w:val="none" w:sz="0" w:space="0" w:color="auto"/>
        <w:right w:val="none" w:sz="0" w:space="0" w:color="auto"/>
      </w:divBdr>
    </w:div>
    <w:div w:id="902640630">
      <w:bodyDiv w:val="1"/>
      <w:marLeft w:val="0"/>
      <w:marRight w:val="0"/>
      <w:marTop w:val="0"/>
      <w:marBottom w:val="0"/>
      <w:divBdr>
        <w:top w:val="none" w:sz="0" w:space="0" w:color="auto"/>
        <w:left w:val="none" w:sz="0" w:space="0" w:color="auto"/>
        <w:bottom w:val="none" w:sz="0" w:space="0" w:color="auto"/>
        <w:right w:val="none" w:sz="0" w:space="0" w:color="auto"/>
      </w:divBdr>
    </w:div>
    <w:div w:id="903181758">
      <w:bodyDiv w:val="1"/>
      <w:marLeft w:val="0"/>
      <w:marRight w:val="0"/>
      <w:marTop w:val="0"/>
      <w:marBottom w:val="0"/>
      <w:divBdr>
        <w:top w:val="none" w:sz="0" w:space="0" w:color="auto"/>
        <w:left w:val="none" w:sz="0" w:space="0" w:color="auto"/>
        <w:bottom w:val="none" w:sz="0" w:space="0" w:color="auto"/>
        <w:right w:val="none" w:sz="0" w:space="0" w:color="auto"/>
      </w:divBdr>
    </w:div>
    <w:div w:id="905190428">
      <w:bodyDiv w:val="1"/>
      <w:marLeft w:val="0"/>
      <w:marRight w:val="0"/>
      <w:marTop w:val="0"/>
      <w:marBottom w:val="0"/>
      <w:divBdr>
        <w:top w:val="none" w:sz="0" w:space="0" w:color="auto"/>
        <w:left w:val="none" w:sz="0" w:space="0" w:color="auto"/>
        <w:bottom w:val="none" w:sz="0" w:space="0" w:color="auto"/>
        <w:right w:val="none" w:sz="0" w:space="0" w:color="auto"/>
      </w:divBdr>
    </w:div>
    <w:div w:id="912935680">
      <w:bodyDiv w:val="1"/>
      <w:marLeft w:val="0"/>
      <w:marRight w:val="0"/>
      <w:marTop w:val="0"/>
      <w:marBottom w:val="0"/>
      <w:divBdr>
        <w:top w:val="none" w:sz="0" w:space="0" w:color="auto"/>
        <w:left w:val="none" w:sz="0" w:space="0" w:color="auto"/>
        <w:bottom w:val="none" w:sz="0" w:space="0" w:color="auto"/>
        <w:right w:val="none" w:sz="0" w:space="0" w:color="auto"/>
      </w:divBdr>
    </w:div>
    <w:div w:id="913049487">
      <w:bodyDiv w:val="1"/>
      <w:marLeft w:val="0"/>
      <w:marRight w:val="0"/>
      <w:marTop w:val="0"/>
      <w:marBottom w:val="0"/>
      <w:divBdr>
        <w:top w:val="none" w:sz="0" w:space="0" w:color="auto"/>
        <w:left w:val="none" w:sz="0" w:space="0" w:color="auto"/>
        <w:bottom w:val="none" w:sz="0" w:space="0" w:color="auto"/>
        <w:right w:val="none" w:sz="0" w:space="0" w:color="auto"/>
      </w:divBdr>
    </w:div>
    <w:div w:id="917255326">
      <w:bodyDiv w:val="1"/>
      <w:marLeft w:val="0"/>
      <w:marRight w:val="0"/>
      <w:marTop w:val="0"/>
      <w:marBottom w:val="0"/>
      <w:divBdr>
        <w:top w:val="none" w:sz="0" w:space="0" w:color="auto"/>
        <w:left w:val="none" w:sz="0" w:space="0" w:color="auto"/>
        <w:bottom w:val="none" w:sz="0" w:space="0" w:color="auto"/>
        <w:right w:val="none" w:sz="0" w:space="0" w:color="auto"/>
      </w:divBdr>
    </w:div>
    <w:div w:id="924073779">
      <w:bodyDiv w:val="1"/>
      <w:marLeft w:val="0"/>
      <w:marRight w:val="0"/>
      <w:marTop w:val="0"/>
      <w:marBottom w:val="0"/>
      <w:divBdr>
        <w:top w:val="none" w:sz="0" w:space="0" w:color="auto"/>
        <w:left w:val="none" w:sz="0" w:space="0" w:color="auto"/>
        <w:bottom w:val="none" w:sz="0" w:space="0" w:color="auto"/>
        <w:right w:val="none" w:sz="0" w:space="0" w:color="auto"/>
      </w:divBdr>
    </w:div>
    <w:div w:id="933707205">
      <w:bodyDiv w:val="1"/>
      <w:marLeft w:val="0"/>
      <w:marRight w:val="0"/>
      <w:marTop w:val="0"/>
      <w:marBottom w:val="0"/>
      <w:divBdr>
        <w:top w:val="none" w:sz="0" w:space="0" w:color="auto"/>
        <w:left w:val="none" w:sz="0" w:space="0" w:color="auto"/>
        <w:bottom w:val="none" w:sz="0" w:space="0" w:color="auto"/>
        <w:right w:val="none" w:sz="0" w:space="0" w:color="auto"/>
      </w:divBdr>
    </w:div>
    <w:div w:id="933781470">
      <w:bodyDiv w:val="1"/>
      <w:marLeft w:val="0"/>
      <w:marRight w:val="0"/>
      <w:marTop w:val="0"/>
      <w:marBottom w:val="0"/>
      <w:divBdr>
        <w:top w:val="none" w:sz="0" w:space="0" w:color="auto"/>
        <w:left w:val="none" w:sz="0" w:space="0" w:color="auto"/>
        <w:bottom w:val="none" w:sz="0" w:space="0" w:color="auto"/>
        <w:right w:val="none" w:sz="0" w:space="0" w:color="auto"/>
      </w:divBdr>
    </w:div>
    <w:div w:id="936136072">
      <w:bodyDiv w:val="1"/>
      <w:marLeft w:val="0"/>
      <w:marRight w:val="0"/>
      <w:marTop w:val="0"/>
      <w:marBottom w:val="0"/>
      <w:divBdr>
        <w:top w:val="none" w:sz="0" w:space="0" w:color="auto"/>
        <w:left w:val="none" w:sz="0" w:space="0" w:color="auto"/>
        <w:bottom w:val="none" w:sz="0" w:space="0" w:color="auto"/>
        <w:right w:val="none" w:sz="0" w:space="0" w:color="auto"/>
      </w:divBdr>
    </w:div>
    <w:div w:id="939289245">
      <w:bodyDiv w:val="1"/>
      <w:marLeft w:val="0"/>
      <w:marRight w:val="0"/>
      <w:marTop w:val="0"/>
      <w:marBottom w:val="0"/>
      <w:divBdr>
        <w:top w:val="none" w:sz="0" w:space="0" w:color="auto"/>
        <w:left w:val="none" w:sz="0" w:space="0" w:color="auto"/>
        <w:bottom w:val="none" w:sz="0" w:space="0" w:color="auto"/>
        <w:right w:val="none" w:sz="0" w:space="0" w:color="auto"/>
      </w:divBdr>
    </w:div>
    <w:div w:id="940724147">
      <w:bodyDiv w:val="1"/>
      <w:marLeft w:val="0"/>
      <w:marRight w:val="0"/>
      <w:marTop w:val="0"/>
      <w:marBottom w:val="0"/>
      <w:divBdr>
        <w:top w:val="none" w:sz="0" w:space="0" w:color="auto"/>
        <w:left w:val="none" w:sz="0" w:space="0" w:color="auto"/>
        <w:bottom w:val="none" w:sz="0" w:space="0" w:color="auto"/>
        <w:right w:val="none" w:sz="0" w:space="0" w:color="auto"/>
      </w:divBdr>
    </w:div>
    <w:div w:id="944188164">
      <w:bodyDiv w:val="1"/>
      <w:marLeft w:val="0"/>
      <w:marRight w:val="0"/>
      <w:marTop w:val="0"/>
      <w:marBottom w:val="0"/>
      <w:divBdr>
        <w:top w:val="none" w:sz="0" w:space="0" w:color="auto"/>
        <w:left w:val="none" w:sz="0" w:space="0" w:color="auto"/>
        <w:bottom w:val="none" w:sz="0" w:space="0" w:color="auto"/>
        <w:right w:val="none" w:sz="0" w:space="0" w:color="auto"/>
      </w:divBdr>
    </w:div>
    <w:div w:id="950477012">
      <w:bodyDiv w:val="1"/>
      <w:marLeft w:val="0"/>
      <w:marRight w:val="0"/>
      <w:marTop w:val="0"/>
      <w:marBottom w:val="0"/>
      <w:divBdr>
        <w:top w:val="none" w:sz="0" w:space="0" w:color="auto"/>
        <w:left w:val="none" w:sz="0" w:space="0" w:color="auto"/>
        <w:bottom w:val="none" w:sz="0" w:space="0" w:color="auto"/>
        <w:right w:val="none" w:sz="0" w:space="0" w:color="auto"/>
      </w:divBdr>
    </w:div>
    <w:div w:id="951278691">
      <w:bodyDiv w:val="1"/>
      <w:marLeft w:val="0"/>
      <w:marRight w:val="0"/>
      <w:marTop w:val="0"/>
      <w:marBottom w:val="0"/>
      <w:divBdr>
        <w:top w:val="none" w:sz="0" w:space="0" w:color="auto"/>
        <w:left w:val="none" w:sz="0" w:space="0" w:color="auto"/>
        <w:bottom w:val="none" w:sz="0" w:space="0" w:color="auto"/>
        <w:right w:val="none" w:sz="0" w:space="0" w:color="auto"/>
      </w:divBdr>
    </w:div>
    <w:div w:id="956722450">
      <w:bodyDiv w:val="1"/>
      <w:marLeft w:val="0"/>
      <w:marRight w:val="0"/>
      <w:marTop w:val="0"/>
      <w:marBottom w:val="0"/>
      <w:divBdr>
        <w:top w:val="none" w:sz="0" w:space="0" w:color="auto"/>
        <w:left w:val="none" w:sz="0" w:space="0" w:color="auto"/>
        <w:bottom w:val="none" w:sz="0" w:space="0" w:color="auto"/>
        <w:right w:val="none" w:sz="0" w:space="0" w:color="auto"/>
      </w:divBdr>
    </w:div>
    <w:div w:id="957295916">
      <w:bodyDiv w:val="1"/>
      <w:marLeft w:val="0"/>
      <w:marRight w:val="0"/>
      <w:marTop w:val="0"/>
      <w:marBottom w:val="0"/>
      <w:divBdr>
        <w:top w:val="none" w:sz="0" w:space="0" w:color="auto"/>
        <w:left w:val="none" w:sz="0" w:space="0" w:color="auto"/>
        <w:bottom w:val="none" w:sz="0" w:space="0" w:color="auto"/>
        <w:right w:val="none" w:sz="0" w:space="0" w:color="auto"/>
      </w:divBdr>
    </w:div>
    <w:div w:id="959721378">
      <w:bodyDiv w:val="1"/>
      <w:marLeft w:val="0"/>
      <w:marRight w:val="0"/>
      <w:marTop w:val="0"/>
      <w:marBottom w:val="0"/>
      <w:divBdr>
        <w:top w:val="none" w:sz="0" w:space="0" w:color="auto"/>
        <w:left w:val="none" w:sz="0" w:space="0" w:color="auto"/>
        <w:bottom w:val="none" w:sz="0" w:space="0" w:color="auto"/>
        <w:right w:val="none" w:sz="0" w:space="0" w:color="auto"/>
      </w:divBdr>
    </w:div>
    <w:div w:id="960770124">
      <w:bodyDiv w:val="1"/>
      <w:marLeft w:val="0"/>
      <w:marRight w:val="0"/>
      <w:marTop w:val="0"/>
      <w:marBottom w:val="0"/>
      <w:divBdr>
        <w:top w:val="none" w:sz="0" w:space="0" w:color="auto"/>
        <w:left w:val="none" w:sz="0" w:space="0" w:color="auto"/>
        <w:bottom w:val="none" w:sz="0" w:space="0" w:color="auto"/>
        <w:right w:val="none" w:sz="0" w:space="0" w:color="auto"/>
      </w:divBdr>
    </w:div>
    <w:div w:id="968363678">
      <w:bodyDiv w:val="1"/>
      <w:marLeft w:val="0"/>
      <w:marRight w:val="0"/>
      <w:marTop w:val="0"/>
      <w:marBottom w:val="0"/>
      <w:divBdr>
        <w:top w:val="none" w:sz="0" w:space="0" w:color="auto"/>
        <w:left w:val="none" w:sz="0" w:space="0" w:color="auto"/>
        <w:bottom w:val="none" w:sz="0" w:space="0" w:color="auto"/>
        <w:right w:val="none" w:sz="0" w:space="0" w:color="auto"/>
      </w:divBdr>
    </w:div>
    <w:div w:id="972758409">
      <w:bodyDiv w:val="1"/>
      <w:marLeft w:val="0"/>
      <w:marRight w:val="0"/>
      <w:marTop w:val="0"/>
      <w:marBottom w:val="0"/>
      <w:divBdr>
        <w:top w:val="none" w:sz="0" w:space="0" w:color="auto"/>
        <w:left w:val="none" w:sz="0" w:space="0" w:color="auto"/>
        <w:bottom w:val="none" w:sz="0" w:space="0" w:color="auto"/>
        <w:right w:val="none" w:sz="0" w:space="0" w:color="auto"/>
      </w:divBdr>
    </w:div>
    <w:div w:id="976034616">
      <w:bodyDiv w:val="1"/>
      <w:marLeft w:val="0"/>
      <w:marRight w:val="0"/>
      <w:marTop w:val="0"/>
      <w:marBottom w:val="0"/>
      <w:divBdr>
        <w:top w:val="none" w:sz="0" w:space="0" w:color="auto"/>
        <w:left w:val="none" w:sz="0" w:space="0" w:color="auto"/>
        <w:bottom w:val="none" w:sz="0" w:space="0" w:color="auto"/>
        <w:right w:val="none" w:sz="0" w:space="0" w:color="auto"/>
      </w:divBdr>
    </w:div>
    <w:div w:id="982350539">
      <w:bodyDiv w:val="1"/>
      <w:marLeft w:val="0"/>
      <w:marRight w:val="0"/>
      <w:marTop w:val="0"/>
      <w:marBottom w:val="0"/>
      <w:divBdr>
        <w:top w:val="none" w:sz="0" w:space="0" w:color="auto"/>
        <w:left w:val="none" w:sz="0" w:space="0" w:color="auto"/>
        <w:bottom w:val="none" w:sz="0" w:space="0" w:color="auto"/>
        <w:right w:val="none" w:sz="0" w:space="0" w:color="auto"/>
      </w:divBdr>
    </w:div>
    <w:div w:id="988368517">
      <w:bodyDiv w:val="1"/>
      <w:marLeft w:val="0"/>
      <w:marRight w:val="0"/>
      <w:marTop w:val="0"/>
      <w:marBottom w:val="0"/>
      <w:divBdr>
        <w:top w:val="none" w:sz="0" w:space="0" w:color="auto"/>
        <w:left w:val="none" w:sz="0" w:space="0" w:color="auto"/>
        <w:bottom w:val="none" w:sz="0" w:space="0" w:color="auto"/>
        <w:right w:val="none" w:sz="0" w:space="0" w:color="auto"/>
      </w:divBdr>
    </w:div>
    <w:div w:id="988635505">
      <w:bodyDiv w:val="1"/>
      <w:marLeft w:val="0"/>
      <w:marRight w:val="0"/>
      <w:marTop w:val="0"/>
      <w:marBottom w:val="0"/>
      <w:divBdr>
        <w:top w:val="none" w:sz="0" w:space="0" w:color="auto"/>
        <w:left w:val="none" w:sz="0" w:space="0" w:color="auto"/>
        <w:bottom w:val="none" w:sz="0" w:space="0" w:color="auto"/>
        <w:right w:val="none" w:sz="0" w:space="0" w:color="auto"/>
      </w:divBdr>
    </w:div>
    <w:div w:id="994647510">
      <w:bodyDiv w:val="1"/>
      <w:marLeft w:val="0"/>
      <w:marRight w:val="0"/>
      <w:marTop w:val="0"/>
      <w:marBottom w:val="0"/>
      <w:divBdr>
        <w:top w:val="none" w:sz="0" w:space="0" w:color="auto"/>
        <w:left w:val="none" w:sz="0" w:space="0" w:color="auto"/>
        <w:bottom w:val="none" w:sz="0" w:space="0" w:color="auto"/>
        <w:right w:val="none" w:sz="0" w:space="0" w:color="auto"/>
      </w:divBdr>
    </w:div>
    <w:div w:id="999113365">
      <w:bodyDiv w:val="1"/>
      <w:marLeft w:val="0"/>
      <w:marRight w:val="0"/>
      <w:marTop w:val="0"/>
      <w:marBottom w:val="0"/>
      <w:divBdr>
        <w:top w:val="none" w:sz="0" w:space="0" w:color="auto"/>
        <w:left w:val="none" w:sz="0" w:space="0" w:color="auto"/>
        <w:bottom w:val="none" w:sz="0" w:space="0" w:color="auto"/>
        <w:right w:val="none" w:sz="0" w:space="0" w:color="auto"/>
      </w:divBdr>
    </w:div>
    <w:div w:id="1002198705">
      <w:bodyDiv w:val="1"/>
      <w:marLeft w:val="0"/>
      <w:marRight w:val="0"/>
      <w:marTop w:val="0"/>
      <w:marBottom w:val="0"/>
      <w:divBdr>
        <w:top w:val="none" w:sz="0" w:space="0" w:color="auto"/>
        <w:left w:val="none" w:sz="0" w:space="0" w:color="auto"/>
        <w:bottom w:val="none" w:sz="0" w:space="0" w:color="auto"/>
        <w:right w:val="none" w:sz="0" w:space="0" w:color="auto"/>
      </w:divBdr>
    </w:div>
    <w:div w:id="1005131918">
      <w:bodyDiv w:val="1"/>
      <w:marLeft w:val="0"/>
      <w:marRight w:val="0"/>
      <w:marTop w:val="0"/>
      <w:marBottom w:val="0"/>
      <w:divBdr>
        <w:top w:val="none" w:sz="0" w:space="0" w:color="auto"/>
        <w:left w:val="none" w:sz="0" w:space="0" w:color="auto"/>
        <w:bottom w:val="none" w:sz="0" w:space="0" w:color="auto"/>
        <w:right w:val="none" w:sz="0" w:space="0" w:color="auto"/>
      </w:divBdr>
    </w:div>
    <w:div w:id="1006134593">
      <w:bodyDiv w:val="1"/>
      <w:marLeft w:val="0"/>
      <w:marRight w:val="0"/>
      <w:marTop w:val="0"/>
      <w:marBottom w:val="0"/>
      <w:divBdr>
        <w:top w:val="none" w:sz="0" w:space="0" w:color="auto"/>
        <w:left w:val="none" w:sz="0" w:space="0" w:color="auto"/>
        <w:bottom w:val="none" w:sz="0" w:space="0" w:color="auto"/>
        <w:right w:val="none" w:sz="0" w:space="0" w:color="auto"/>
      </w:divBdr>
    </w:div>
    <w:div w:id="1008217298">
      <w:bodyDiv w:val="1"/>
      <w:marLeft w:val="0"/>
      <w:marRight w:val="0"/>
      <w:marTop w:val="0"/>
      <w:marBottom w:val="0"/>
      <w:divBdr>
        <w:top w:val="none" w:sz="0" w:space="0" w:color="auto"/>
        <w:left w:val="none" w:sz="0" w:space="0" w:color="auto"/>
        <w:bottom w:val="none" w:sz="0" w:space="0" w:color="auto"/>
        <w:right w:val="none" w:sz="0" w:space="0" w:color="auto"/>
      </w:divBdr>
    </w:div>
    <w:div w:id="1011296435">
      <w:bodyDiv w:val="1"/>
      <w:marLeft w:val="0"/>
      <w:marRight w:val="0"/>
      <w:marTop w:val="0"/>
      <w:marBottom w:val="0"/>
      <w:divBdr>
        <w:top w:val="none" w:sz="0" w:space="0" w:color="auto"/>
        <w:left w:val="none" w:sz="0" w:space="0" w:color="auto"/>
        <w:bottom w:val="none" w:sz="0" w:space="0" w:color="auto"/>
        <w:right w:val="none" w:sz="0" w:space="0" w:color="auto"/>
      </w:divBdr>
    </w:div>
    <w:div w:id="1013458110">
      <w:bodyDiv w:val="1"/>
      <w:marLeft w:val="0"/>
      <w:marRight w:val="0"/>
      <w:marTop w:val="0"/>
      <w:marBottom w:val="0"/>
      <w:divBdr>
        <w:top w:val="none" w:sz="0" w:space="0" w:color="auto"/>
        <w:left w:val="none" w:sz="0" w:space="0" w:color="auto"/>
        <w:bottom w:val="none" w:sz="0" w:space="0" w:color="auto"/>
        <w:right w:val="none" w:sz="0" w:space="0" w:color="auto"/>
      </w:divBdr>
    </w:div>
    <w:div w:id="1013608761">
      <w:bodyDiv w:val="1"/>
      <w:marLeft w:val="0"/>
      <w:marRight w:val="0"/>
      <w:marTop w:val="0"/>
      <w:marBottom w:val="0"/>
      <w:divBdr>
        <w:top w:val="none" w:sz="0" w:space="0" w:color="auto"/>
        <w:left w:val="none" w:sz="0" w:space="0" w:color="auto"/>
        <w:bottom w:val="none" w:sz="0" w:space="0" w:color="auto"/>
        <w:right w:val="none" w:sz="0" w:space="0" w:color="auto"/>
      </w:divBdr>
    </w:div>
    <w:div w:id="1015615467">
      <w:bodyDiv w:val="1"/>
      <w:marLeft w:val="0"/>
      <w:marRight w:val="0"/>
      <w:marTop w:val="0"/>
      <w:marBottom w:val="0"/>
      <w:divBdr>
        <w:top w:val="none" w:sz="0" w:space="0" w:color="auto"/>
        <w:left w:val="none" w:sz="0" w:space="0" w:color="auto"/>
        <w:bottom w:val="none" w:sz="0" w:space="0" w:color="auto"/>
        <w:right w:val="none" w:sz="0" w:space="0" w:color="auto"/>
      </w:divBdr>
    </w:div>
    <w:div w:id="1015762713">
      <w:bodyDiv w:val="1"/>
      <w:marLeft w:val="0"/>
      <w:marRight w:val="0"/>
      <w:marTop w:val="0"/>
      <w:marBottom w:val="0"/>
      <w:divBdr>
        <w:top w:val="none" w:sz="0" w:space="0" w:color="auto"/>
        <w:left w:val="none" w:sz="0" w:space="0" w:color="auto"/>
        <w:bottom w:val="none" w:sz="0" w:space="0" w:color="auto"/>
        <w:right w:val="none" w:sz="0" w:space="0" w:color="auto"/>
      </w:divBdr>
    </w:div>
    <w:div w:id="1016270733">
      <w:bodyDiv w:val="1"/>
      <w:marLeft w:val="0"/>
      <w:marRight w:val="0"/>
      <w:marTop w:val="0"/>
      <w:marBottom w:val="0"/>
      <w:divBdr>
        <w:top w:val="none" w:sz="0" w:space="0" w:color="auto"/>
        <w:left w:val="none" w:sz="0" w:space="0" w:color="auto"/>
        <w:bottom w:val="none" w:sz="0" w:space="0" w:color="auto"/>
        <w:right w:val="none" w:sz="0" w:space="0" w:color="auto"/>
      </w:divBdr>
    </w:div>
    <w:div w:id="1022047164">
      <w:bodyDiv w:val="1"/>
      <w:marLeft w:val="0"/>
      <w:marRight w:val="0"/>
      <w:marTop w:val="0"/>
      <w:marBottom w:val="0"/>
      <w:divBdr>
        <w:top w:val="none" w:sz="0" w:space="0" w:color="auto"/>
        <w:left w:val="none" w:sz="0" w:space="0" w:color="auto"/>
        <w:bottom w:val="none" w:sz="0" w:space="0" w:color="auto"/>
        <w:right w:val="none" w:sz="0" w:space="0" w:color="auto"/>
      </w:divBdr>
    </w:div>
    <w:div w:id="1022361624">
      <w:bodyDiv w:val="1"/>
      <w:marLeft w:val="0"/>
      <w:marRight w:val="0"/>
      <w:marTop w:val="0"/>
      <w:marBottom w:val="0"/>
      <w:divBdr>
        <w:top w:val="none" w:sz="0" w:space="0" w:color="auto"/>
        <w:left w:val="none" w:sz="0" w:space="0" w:color="auto"/>
        <w:bottom w:val="none" w:sz="0" w:space="0" w:color="auto"/>
        <w:right w:val="none" w:sz="0" w:space="0" w:color="auto"/>
      </w:divBdr>
    </w:div>
    <w:div w:id="1032802068">
      <w:bodyDiv w:val="1"/>
      <w:marLeft w:val="0"/>
      <w:marRight w:val="0"/>
      <w:marTop w:val="0"/>
      <w:marBottom w:val="0"/>
      <w:divBdr>
        <w:top w:val="none" w:sz="0" w:space="0" w:color="auto"/>
        <w:left w:val="none" w:sz="0" w:space="0" w:color="auto"/>
        <w:bottom w:val="none" w:sz="0" w:space="0" w:color="auto"/>
        <w:right w:val="none" w:sz="0" w:space="0" w:color="auto"/>
      </w:divBdr>
    </w:div>
    <w:div w:id="1032922744">
      <w:bodyDiv w:val="1"/>
      <w:marLeft w:val="0"/>
      <w:marRight w:val="0"/>
      <w:marTop w:val="0"/>
      <w:marBottom w:val="0"/>
      <w:divBdr>
        <w:top w:val="none" w:sz="0" w:space="0" w:color="auto"/>
        <w:left w:val="none" w:sz="0" w:space="0" w:color="auto"/>
        <w:bottom w:val="none" w:sz="0" w:space="0" w:color="auto"/>
        <w:right w:val="none" w:sz="0" w:space="0" w:color="auto"/>
      </w:divBdr>
    </w:div>
    <w:div w:id="1036614402">
      <w:bodyDiv w:val="1"/>
      <w:marLeft w:val="0"/>
      <w:marRight w:val="0"/>
      <w:marTop w:val="0"/>
      <w:marBottom w:val="0"/>
      <w:divBdr>
        <w:top w:val="none" w:sz="0" w:space="0" w:color="auto"/>
        <w:left w:val="none" w:sz="0" w:space="0" w:color="auto"/>
        <w:bottom w:val="none" w:sz="0" w:space="0" w:color="auto"/>
        <w:right w:val="none" w:sz="0" w:space="0" w:color="auto"/>
      </w:divBdr>
    </w:div>
    <w:div w:id="1041787714">
      <w:bodyDiv w:val="1"/>
      <w:marLeft w:val="0"/>
      <w:marRight w:val="0"/>
      <w:marTop w:val="0"/>
      <w:marBottom w:val="0"/>
      <w:divBdr>
        <w:top w:val="none" w:sz="0" w:space="0" w:color="auto"/>
        <w:left w:val="none" w:sz="0" w:space="0" w:color="auto"/>
        <w:bottom w:val="none" w:sz="0" w:space="0" w:color="auto"/>
        <w:right w:val="none" w:sz="0" w:space="0" w:color="auto"/>
      </w:divBdr>
    </w:div>
    <w:div w:id="1044406808">
      <w:bodyDiv w:val="1"/>
      <w:marLeft w:val="0"/>
      <w:marRight w:val="0"/>
      <w:marTop w:val="0"/>
      <w:marBottom w:val="0"/>
      <w:divBdr>
        <w:top w:val="none" w:sz="0" w:space="0" w:color="auto"/>
        <w:left w:val="none" w:sz="0" w:space="0" w:color="auto"/>
        <w:bottom w:val="none" w:sz="0" w:space="0" w:color="auto"/>
        <w:right w:val="none" w:sz="0" w:space="0" w:color="auto"/>
      </w:divBdr>
    </w:div>
    <w:div w:id="1046880351">
      <w:bodyDiv w:val="1"/>
      <w:marLeft w:val="0"/>
      <w:marRight w:val="0"/>
      <w:marTop w:val="0"/>
      <w:marBottom w:val="0"/>
      <w:divBdr>
        <w:top w:val="none" w:sz="0" w:space="0" w:color="auto"/>
        <w:left w:val="none" w:sz="0" w:space="0" w:color="auto"/>
        <w:bottom w:val="none" w:sz="0" w:space="0" w:color="auto"/>
        <w:right w:val="none" w:sz="0" w:space="0" w:color="auto"/>
      </w:divBdr>
    </w:div>
    <w:div w:id="1048264027">
      <w:bodyDiv w:val="1"/>
      <w:marLeft w:val="0"/>
      <w:marRight w:val="0"/>
      <w:marTop w:val="0"/>
      <w:marBottom w:val="0"/>
      <w:divBdr>
        <w:top w:val="none" w:sz="0" w:space="0" w:color="auto"/>
        <w:left w:val="none" w:sz="0" w:space="0" w:color="auto"/>
        <w:bottom w:val="none" w:sz="0" w:space="0" w:color="auto"/>
        <w:right w:val="none" w:sz="0" w:space="0" w:color="auto"/>
      </w:divBdr>
    </w:div>
    <w:div w:id="1049303104">
      <w:bodyDiv w:val="1"/>
      <w:marLeft w:val="0"/>
      <w:marRight w:val="0"/>
      <w:marTop w:val="0"/>
      <w:marBottom w:val="0"/>
      <w:divBdr>
        <w:top w:val="none" w:sz="0" w:space="0" w:color="auto"/>
        <w:left w:val="none" w:sz="0" w:space="0" w:color="auto"/>
        <w:bottom w:val="none" w:sz="0" w:space="0" w:color="auto"/>
        <w:right w:val="none" w:sz="0" w:space="0" w:color="auto"/>
      </w:divBdr>
    </w:div>
    <w:div w:id="1052191083">
      <w:bodyDiv w:val="1"/>
      <w:marLeft w:val="0"/>
      <w:marRight w:val="0"/>
      <w:marTop w:val="0"/>
      <w:marBottom w:val="0"/>
      <w:divBdr>
        <w:top w:val="none" w:sz="0" w:space="0" w:color="auto"/>
        <w:left w:val="none" w:sz="0" w:space="0" w:color="auto"/>
        <w:bottom w:val="none" w:sz="0" w:space="0" w:color="auto"/>
        <w:right w:val="none" w:sz="0" w:space="0" w:color="auto"/>
      </w:divBdr>
    </w:div>
    <w:div w:id="1052920332">
      <w:bodyDiv w:val="1"/>
      <w:marLeft w:val="0"/>
      <w:marRight w:val="0"/>
      <w:marTop w:val="0"/>
      <w:marBottom w:val="0"/>
      <w:divBdr>
        <w:top w:val="none" w:sz="0" w:space="0" w:color="auto"/>
        <w:left w:val="none" w:sz="0" w:space="0" w:color="auto"/>
        <w:bottom w:val="none" w:sz="0" w:space="0" w:color="auto"/>
        <w:right w:val="none" w:sz="0" w:space="0" w:color="auto"/>
      </w:divBdr>
    </w:div>
    <w:div w:id="1055541933">
      <w:bodyDiv w:val="1"/>
      <w:marLeft w:val="0"/>
      <w:marRight w:val="0"/>
      <w:marTop w:val="0"/>
      <w:marBottom w:val="0"/>
      <w:divBdr>
        <w:top w:val="none" w:sz="0" w:space="0" w:color="auto"/>
        <w:left w:val="none" w:sz="0" w:space="0" w:color="auto"/>
        <w:bottom w:val="none" w:sz="0" w:space="0" w:color="auto"/>
        <w:right w:val="none" w:sz="0" w:space="0" w:color="auto"/>
      </w:divBdr>
    </w:div>
    <w:div w:id="1059014134">
      <w:bodyDiv w:val="1"/>
      <w:marLeft w:val="0"/>
      <w:marRight w:val="0"/>
      <w:marTop w:val="0"/>
      <w:marBottom w:val="0"/>
      <w:divBdr>
        <w:top w:val="none" w:sz="0" w:space="0" w:color="auto"/>
        <w:left w:val="none" w:sz="0" w:space="0" w:color="auto"/>
        <w:bottom w:val="none" w:sz="0" w:space="0" w:color="auto"/>
        <w:right w:val="none" w:sz="0" w:space="0" w:color="auto"/>
      </w:divBdr>
    </w:div>
    <w:div w:id="1059478286">
      <w:bodyDiv w:val="1"/>
      <w:marLeft w:val="0"/>
      <w:marRight w:val="0"/>
      <w:marTop w:val="0"/>
      <w:marBottom w:val="0"/>
      <w:divBdr>
        <w:top w:val="none" w:sz="0" w:space="0" w:color="auto"/>
        <w:left w:val="none" w:sz="0" w:space="0" w:color="auto"/>
        <w:bottom w:val="none" w:sz="0" w:space="0" w:color="auto"/>
        <w:right w:val="none" w:sz="0" w:space="0" w:color="auto"/>
      </w:divBdr>
    </w:div>
    <w:div w:id="1060598664">
      <w:bodyDiv w:val="1"/>
      <w:marLeft w:val="0"/>
      <w:marRight w:val="0"/>
      <w:marTop w:val="0"/>
      <w:marBottom w:val="0"/>
      <w:divBdr>
        <w:top w:val="none" w:sz="0" w:space="0" w:color="auto"/>
        <w:left w:val="none" w:sz="0" w:space="0" w:color="auto"/>
        <w:bottom w:val="none" w:sz="0" w:space="0" w:color="auto"/>
        <w:right w:val="none" w:sz="0" w:space="0" w:color="auto"/>
      </w:divBdr>
    </w:div>
    <w:div w:id="1061103229">
      <w:bodyDiv w:val="1"/>
      <w:marLeft w:val="0"/>
      <w:marRight w:val="0"/>
      <w:marTop w:val="0"/>
      <w:marBottom w:val="0"/>
      <w:divBdr>
        <w:top w:val="none" w:sz="0" w:space="0" w:color="auto"/>
        <w:left w:val="none" w:sz="0" w:space="0" w:color="auto"/>
        <w:bottom w:val="none" w:sz="0" w:space="0" w:color="auto"/>
        <w:right w:val="none" w:sz="0" w:space="0" w:color="auto"/>
      </w:divBdr>
    </w:div>
    <w:div w:id="1064572126">
      <w:bodyDiv w:val="1"/>
      <w:marLeft w:val="0"/>
      <w:marRight w:val="0"/>
      <w:marTop w:val="0"/>
      <w:marBottom w:val="0"/>
      <w:divBdr>
        <w:top w:val="none" w:sz="0" w:space="0" w:color="auto"/>
        <w:left w:val="none" w:sz="0" w:space="0" w:color="auto"/>
        <w:bottom w:val="none" w:sz="0" w:space="0" w:color="auto"/>
        <w:right w:val="none" w:sz="0" w:space="0" w:color="auto"/>
      </w:divBdr>
    </w:div>
    <w:div w:id="1067264400">
      <w:bodyDiv w:val="1"/>
      <w:marLeft w:val="0"/>
      <w:marRight w:val="0"/>
      <w:marTop w:val="0"/>
      <w:marBottom w:val="0"/>
      <w:divBdr>
        <w:top w:val="none" w:sz="0" w:space="0" w:color="auto"/>
        <w:left w:val="none" w:sz="0" w:space="0" w:color="auto"/>
        <w:bottom w:val="none" w:sz="0" w:space="0" w:color="auto"/>
        <w:right w:val="none" w:sz="0" w:space="0" w:color="auto"/>
      </w:divBdr>
    </w:div>
    <w:div w:id="1067454622">
      <w:bodyDiv w:val="1"/>
      <w:marLeft w:val="0"/>
      <w:marRight w:val="0"/>
      <w:marTop w:val="0"/>
      <w:marBottom w:val="0"/>
      <w:divBdr>
        <w:top w:val="none" w:sz="0" w:space="0" w:color="auto"/>
        <w:left w:val="none" w:sz="0" w:space="0" w:color="auto"/>
        <w:bottom w:val="none" w:sz="0" w:space="0" w:color="auto"/>
        <w:right w:val="none" w:sz="0" w:space="0" w:color="auto"/>
      </w:divBdr>
    </w:div>
    <w:div w:id="1069033131">
      <w:bodyDiv w:val="1"/>
      <w:marLeft w:val="0"/>
      <w:marRight w:val="0"/>
      <w:marTop w:val="0"/>
      <w:marBottom w:val="0"/>
      <w:divBdr>
        <w:top w:val="none" w:sz="0" w:space="0" w:color="auto"/>
        <w:left w:val="none" w:sz="0" w:space="0" w:color="auto"/>
        <w:bottom w:val="none" w:sz="0" w:space="0" w:color="auto"/>
        <w:right w:val="none" w:sz="0" w:space="0" w:color="auto"/>
      </w:divBdr>
    </w:div>
    <w:div w:id="1078405080">
      <w:bodyDiv w:val="1"/>
      <w:marLeft w:val="0"/>
      <w:marRight w:val="0"/>
      <w:marTop w:val="0"/>
      <w:marBottom w:val="0"/>
      <w:divBdr>
        <w:top w:val="none" w:sz="0" w:space="0" w:color="auto"/>
        <w:left w:val="none" w:sz="0" w:space="0" w:color="auto"/>
        <w:bottom w:val="none" w:sz="0" w:space="0" w:color="auto"/>
        <w:right w:val="none" w:sz="0" w:space="0" w:color="auto"/>
      </w:divBdr>
    </w:div>
    <w:div w:id="1078481437">
      <w:bodyDiv w:val="1"/>
      <w:marLeft w:val="0"/>
      <w:marRight w:val="0"/>
      <w:marTop w:val="0"/>
      <w:marBottom w:val="0"/>
      <w:divBdr>
        <w:top w:val="none" w:sz="0" w:space="0" w:color="auto"/>
        <w:left w:val="none" w:sz="0" w:space="0" w:color="auto"/>
        <w:bottom w:val="none" w:sz="0" w:space="0" w:color="auto"/>
        <w:right w:val="none" w:sz="0" w:space="0" w:color="auto"/>
      </w:divBdr>
    </w:div>
    <w:div w:id="1079671015">
      <w:bodyDiv w:val="1"/>
      <w:marLeft w:val="0"/>
      <w:marRight w:val="0"/>
      <w:marTop w:val="0"/>
      <w:marBottom w:val="0"/>
      <w:divBdr>
        <w:top w:val="none" w:sz="0" w:space="0" w:color="auto"/>
        <w:left w:val="none" w:sz="0" w:space="0" w:color="auto"/>
        <w:bottom w:val="none" w:sz="0" w:space="0" w:color="auto"/>
        <w:right w:val="none" w:sz="0" w:space="0" w:color="auto"/>
      </w:divBdr>
    </w:div>
    <w:div w:id="1080374054">
      <w:bodyDiv w:val="1"/>
      <w:marLeft w:val="0"/>
      <w:marRight w:val="0"/>
      <w:marTop w:val="0"/>
      <w:marBottom w:val="0"/>
      <w:divBdr>
        <w:top w:val="none" w:sz="0" w:space="0" w:color="auto"/>
        <w:left w:val="none" w:sz="0" w:space="0" w:color="auto"/>
        <w:bottom w:val="none" w:sz="0" w:space="0" w:color="auto"/>
        <w:right w:val="none" w:sz="0" w:space="0" w:color="auto"/>
      </w:divBdr>
    </w:div>
    <w:div w:id="1084498079">
      <w:bodyDiv w:val="1"/>
      <w:marLeft w:val="0"/>
      <w:marRight w:val="0"/>
      <w:marTop w:val="0"/>
      <w:marBottom w:val="0"/>
      <w:divBdr>
        <w:top w:val="none" w:sz="0" w:space="0" w:color="auto"/>
        <w:left w:val="none" w:sz="0" w:space="0" w:color="auto"/>
        <w:bottom w:val="none" w:sz="0" w:space="0" w:color="auto"/>
        <w:right w:val="none" w:sz="0" w:space="0" w:color="auto"/>
      </w:divBdr>
    </w:div>
    <w:div w:id="1088382321">
      <w:bodyDiv w:val="1"/>
      <w:marLeft w:val="0"/>
      <w:marRight w:val="0"/>
      <w:marTop w:val="0"/>
      <w:marBottom w:val="0"/>
      <w:divBdr>
        <w:top w:val="none" w:sz="0" w:space="0" w:color="auto"/>
        <w:left w:val="none" w:sz="0" w:space="0" w:color="auto"/>
        <w:bottom w:val="none" w:sz="0" w:space="0" w:color="auto"/>
        <w:right w:val="none" w:sz="0" w:space="0" w:color="auto"/>
      </w:divBdr>
    </w:div>
    <w:div w:id="1090271055">
      <w:bodyDiv w:val="1"/>
      <w:marLeft w:val="0"/>
      <w:marRight w:val="0"/>
      <w:marTop w:val="0"/>
      <w:marBottom w:val="0"/>
      <w:divBdr>
        <w:top w:val="none" w:sz="0" w:space="0" w:color="auto"/>
        <w:left w:val="none" w:sz="0" w:space="0" w:color="auto"/>
        <w:bottom w:val="none" w:sz="0" w:space="0" w:color="auto"/>
        <w:right w:val="none" w:sz="0" w:space="0" w:color="auto"/>
      </w:divBdr>
    </w:div>
    <w:div w:id="1092967737">
      <w:bodyDiv w:val="1"/>
      <w:marLeft w:val="0"/>
      <w:marRight w:val="0"/>
      <w:marTop w:val="0"/>
      <w:marBottom w:val="0"/>
      <w:divBdr>
        <w:top w:val="none" w:sz="0" w:space="0" w:color="auto"/>
        <w:left w:val="none" w:sz="0" w:space="0" w:color="auto"/>
        <w:bottom w:val="none" w:sz="0" w:space="0" w:color="auto"/>
        <w:right w:val="none" w:sz="0" w:space="0" w:color="auto"/>
      </w:divBdr>
    </w:div>
    <w:div w:id="1097559052">
      <w:bodyDiv w:val="1"/>
      <w:marLeft w:val="0"/>
      <w:marRight w:val="0"/>
      <w:marTop w:val="0"/>
      <w:marBottom w:val="0"/>
      <w:divBdr>
        <w:top w:val="none" w:sz="0" w:space="0" w:color="auto"/>
        <w:left w:val="none" w:sz="0" w:space="0" w:color="auto"/>
        <w:bottom w:val="none" w:sz="0" w:space="0" w:color="auto"/>
        <w:right w:val="none" w:sz="0" w:space="0" w:color="auto"/>
      </w:divBdr>
    </w:div>
    <w:div w:id="1101755211">
      <w:bodyDiv w:val="1"/>
      <w:marLeft w:val="0"/>
      <w:marRight w:val="0"/>
      <w:marTop w:val="0"/>
      <w:marBottom w:val="0"/>
      <w:divBdr>
        <w:top w:val="none" w:sz="0" w:space="0" w:color="auto"/>
        <w:left w:val="none" w:sz="0" w:space="0" w:color="auto"/>
        <w:bottom w:val="none" w:sz="0" w:space="0" w:color="auto"/>
        <w:right w:val="none" w:sz="0" w:space="0" w:color="auto"/>
      </w:divBdr>
    </w:div>
    <w:div w:id="1102265421">
      <w:bodyDiv w:val="1"/>
      <w:marLeft w:val="0"/>
      <w:marRight w:val="0"/>
      <w:marTop w:val="0"/>
      <w:marBottom w:val="0"/>
      <w:divBdr>
        <w:top w:val="none" w:sz="0" w:space="0" w:color="auto"/>
        <w:left w:val="none" w:sz="0" w:space="0" w:color="auto"/>
        <w:bottom w:val="none" w:sz="0" w:space="0" w:color="auto"/>
        <w:right w:val="none" w:sz="0" w:space="0" w:color="auto"/>
      </w:divBdr>
    </w:div>
    <w:div w:id="1103526823">
      <w:bodyDiv w:val="1"/>
      <w:marLeft w:val="0"/>
      <w:marRight w:val="0"/>
      <w:marTop w:val="0"/>
      <w:marBottom w:val="0"/>
      <w:divBdr>
        <w:top w:val="none" w:sz="0" w:space="0" w:color="auto"/>
        <w:left w:val="none" w:sz="0" w:space="0" w:color="auto"/>
        <w:bottom w:val="none" w:sz="0" w:space="0" w:color="auto"/>
        <w:right w:val="none" w:sz="0" w:space="0" w:color="auto"/>
      </w:divBdr>
    </w:div>
    <w:div w:id="1105731224">
      <w:bodyDiv w:val="1"/>
      <w:marLeft w:val="0"/>
      <w:marRight w:val="0"/>
      <w:marTop w:val="0"/>
      <w:marBottom w:val="0"/>
      <w:divBdr>
        <w:top w:val="none" w:sz="0" w:space="0" w:color="auto"/>
        <w:left w:val="none" w:sz="0" w:space="0" w:color="auto"/>
        <w:bottom w:val="none" w:sz="0" w:space="0" w:color="auto"/>
        <w:right w:val="none" w:sz="0" w:space="0" w:color="auto"/>
      </w:divBdr>
    </w:div>
    <w:div w:id="1108814594">
      <w:bodyDiv w:val="1"/>
      <w:marLeft w:val="0"/>
      <w:marRight w:val="0"/>
      <w:marTop w:val="0"/>
      <w:marBottom w:val="0"/>
      <w:divBdr>
        <w:top w:val="none" w:sz="0" w:space="0" w:color="auto"/>
        <w:left w:val="none" w:sz="0" w:space="0" w:color="auto"/>
        <w:bottom w:val="none" w:sz="0" w:space="0" w:color="auto"/>
        <w:right w:val="none" w:sz="0" w:space="0" w:color="auto"/>
      </w:divBdr>
    </w:div>
    <w:div w:id="1112700588">
      <w:bodyDiv w:val="1"/>
      <w:marLeft w:val="0"/>
      <w:marRight w:val="0"/>
      <w:marTop w:val="0"/>
      <w:marBottom w:val="0"/>
      <w:divBdr>
        <w:top w:val="none" w:sz="0" w:space="0" w:color="auto"/>
        <w:left w:val="none" w:sz="0" w:space="0" w:color="auto"/>
        <w:bottom w:val="none" w:sz="0" w:space="0" w:color="auto"/>
        <w:right w:val="none" w:sz="0" w:space="0" w:color="auto"/>
      </w:divBdr>
    </w:div>
    <w:div w:id="1113402115">
      <w:bodyDiv w:val="1"/>
      <w:marLeft w:val="0"/>
      <w:marRight w:val="0"/>
      <w:marTop w:val="0"/>
      <w:marBottom w:val="0"/>
      <w:divBdr>
        <w:top w:val="none" w:sz="0" w:space="0" w:color="auto"/>
        <w:left w:val="none" w:sz="0" w:space="0" w:color="auto"/>
        <w:bottom w:val="none" w:sz="0" w:space="0" w:color="auto"/>
        <w:right w:val="none" w:sz="0" w:space="0" w:color="auto"/>
      </w:divBdr>
    </w:div>
    <w:div w:id="1115707924">
      <w:bodyDiv w:val="1"/>
      <w:marLeft w:val="0"/>
      <w:marRight w:val="0"/>
      <w:marTop w:val="0"/>
      <w:marBottom w:val="0"/>
      <w:divBdr>
        <w:top w:val="none" w:sz="0" w:space="0" w:color="auto"/>
        <w:left w:val="none" w:sz="0" w:space="0" w:color="auto"/>
        <w:bottom w:val="none" w:sz="0" w:space="0" w:color="auto"/>
        <w:right w:val="none" w:sz="0" w:space="0" w:color="auto"/>
      </w:divBdr>
    </w:div>
    <w:div w:id="1118330909">
      <w:bodyDiv w:val="1"/>
      <w:marLeft w:val="0"/>
      <w:marRight w:val="0"/>
      <w:marTop w:val="0"/>
      <w:marBottom w:val="0"/>
      <w:divBdr>
        <w:top w:val="none" w:sz="0" w:space="0" w:color="auto"/>
        <w:left w:val="none" w:sz="0" w:space="0" w:color="auto"/>
        <w:bottom w:val="none" w:sz="0" w:space="0" w:color="auto"/>
        <w:right w:val="none" w:sz="0" w:space="0" w:color="auto"/>
      </w:divBdr>
    </w:div>
    <w:div w:id="1120148193">
      <w:bodyDiv w:val="1"/>
      <w:marLeft w:val="0"/>
      <w:marRight w:val="0"/>
      <w:marTop w:val="0"/>
      <w:marBottom w:val="0"/>
      <w:divBdr>
        <w:top w:val="none" w:sz="0" w:space="0" w:color="auto"/>
        <w:left w:val="none" w:sz="0" w:space="0" w:color="auto"/>
        <w:bottom w:val="none" w:sz="0" w:space="0" w:color="auto"/>
        <w:right w:val="none" w:sz="0" w:space="0" w:color="auto"/>
      </w:divBdr>
    </w:div>
    <w:div w:id="1121537662">
      <w:bodyDiv w:val="1"/>
      <w:marLeft w:val="0"/>
      <w:marRight w:val="0"/>
      <w:marTop w:val="0"/>
      <w:marBottom w:val="0"/>
      <w:divBdr>
        <w:top w:val="none" w:sz="0" w:space="0" w:color="auto"/>
        <w:left w:val="none" w:sz="0" w:space="0" w:color="auto"/>
        <w:bottom w:val="none" w:sz="0" w:space="0" w:color="auto"/>
        <w:right w:val="none" w:sz="0" w:space="0" w:color="auto"/>
      </w:divBdr>
    </w:div>
    <w:div w:id="1122649490">
      <w:bodyDiv w:val="1"/>
      <w:marLeft w:val="0"/>
      <w:marRight w:val="0"/>
      <w:marTop w:val="0"/>
      <w:marBottom w:val="0"/>
      <w:divBdr>
        <w:top w:val="none" w:sz="0" w:space="0" w:color="auto"/>
        <w:left w:val="none" w:sz="0" w:space="0" w:color="auto"/>
        <w:bottom w:val="none" w:sz="0" w:space="0" w:color="auto"/>
        <w:right w:val="none" w:sz="0" w:space="0" w:color="auto"/>
      </w:divBdr>
    </w:div>
    <w:div w:id="1127695658">
      <w:bodyDiv w:val="1"/>
      <w:marLeft w:val="0"/>
      <w:marRight w:val="0"/>
      <w:marTop w:val="0"/>
      <w:marBottom w:val="0"/>
      <w:divBdr>
        <w:top w:val="none" w:sz="0" w:space="0" w:color="auto"/>
        <w:left w:val="none" w:sz="0" w:space="0" w:color="auto"/>
        <w:bottom w:val="none" w:sz="0" w:space="0" w:color="auto"/>
        <w:right w:val="none" w:sz="0" w:space="0" w:color="auto"/>
      </w:divBdr>
    </w:div>
    <w:div w:id="1144929768">
      <w:bodyDiv w:val="1"/>
      <w:marLeft w:val="0"/>
      <w:marRight w:val="0"/>
      <w:marTop w:val="0"/>
      <w:marBottom w:val="0"/>
      <w:divBdr>
        <w:top w:val="none" w:sz="0" w:space="0" w:color="auto"/>
        <w:left w:val="none" w:sz="0" w:space="0" w:color="auto"/>
        <w:bottom w:val="none" w:sz="0" w:space="0" w:color="auto"/>
        <w:right w:val="none" w:sz="0" w:space="0" w:color="auto"/>
      </w:divBdr>
    </w:div>
    <w:div w:id="1158230659">
      <w:bodyDiv w:val="1"/>
      <w:marLeft w:val="0"/>
      <w:marRight w:val="0"/>
      <w:marTop w:val="0"/>
      <w:marBottom w:val="0"/>
      <w:divBdr>
        <w:top w:val="none" w:sz="0" w:space="0" w:color="auto"/>
        <w:left w:val="none" w:sz="0" w:space="0" w:color="auto"/>
        <w:bottom w:val="none" w:sz="0" w:space="0" w:color="auto"/>
        <w:right w:val="none" w:sz="0" w:space="0" w:color="auto"/>
      </w:divBdr>
    </w:div>
    <w:div w:id="1158349003">
      <w:bodyDiv w:val="1"/>
      <w:marLeft w:val="0"/>
      <w:marRight w:val="0"/>
      <w:marTop w:val="0"/>
      <w:marBottom w:val="0"/>
      <w:divBdr>
        <w:top w:val="none" w:sz="0" w:space="0" w:color="auto"/>
        <w:left w:val="none" w:sz="0" w:space="0" w:color="auto"/>
        <w:bottom w:val="none" w:sz="0" w:space="0" w:color="auto"/>
        <w:right w:val="none" w:sz="0" w:space="0" w:color="auto"/>
      </w:divBdr>
    </w:div>
    <w:div w:id="1160000358">
      <w:bodyDiv w:val="1"/>
      <w:marLeft w:val="0"/>
      <w:marRight w:val="0"/>
      <w:marTop w:val="0"/>
      <w:marBottom w:val="0"/>
      <w:divBdr>
        <w:top w:val="none" w:sz="0" w:space="0" w:color="auto"/>
        <w:left w:val="none" w:sz="0" w:space="0" w:color="auto"/>
        <w:bottom w:val="none" w:sz="0" w:space="0" w:color="auto"/>
        <w:right w:val="none" w:sz="0" w:space="0" w:color="auto"/>
      </w:divBdr>
    </w:div>
    <w:div w:id="1161236782">
      <w:bodyDiv w:val="1"/>
      <w:marLeft w:val="0"/>
      <w:marRight w:val="0"/>
      <w:marTop w:val="0"/>
      <w:marBottom w:val="0"/>
      <w:divBdr>
        <w:top w:val="none" w:sz="0" w:space="0" w:color="auto"/>
        <w:left w:val="none" w:sz="0" w:space="0" w:color="auto"/>
        <w:bottom w:val="none" w:sz="0" w:space="0" w:color="auto"/>
        <w:right w:val="none" w:sz="0" w:space="0" w:color="auto"/>
      </w:divBdr>
    </w:div>
    <w:div w:id="1166631305">
      <w:bodyDiv w:val="1"/>
      <w:marLeft w:val="0"/>
      <w:marRight w:val="0"/>
      <w:marTop w:val="0"/>
      <w:marBottom w:val="0"/>
      <w:divBdr>
        <w:top w:val="none" w:sz="0" w:space="0" w:color="auto"/>
        <w:left w:val="none" w:sz="0" w:space="0" w:color="auto"/>
        <w:bottom w:val="none" w:sz="0" w:space="0" w:color="auto"/>
        <w:right w:val="none" w:sz="0" w:space="0" w:color="auto"/>
      </w:divBdr>
    </w:div>
    <w:div w:id="1166898893">
      <w:bodyDiv w:val="1"/>
      <w:marLeft w:val="0"/>
      <w:marRight w:val="0"/>
      <w:marTop w:val="0"/>
      <w:marBottom w:val="0"/>
      <w:divBdr>
        <w:top w:val="none" w:sz="0" w:space="0" w:color="auto"/>
        <w:left w:val="none" w:sz="0" w:space="0" w:color="auto"/>
        <w:bottom w:val="none" w:sz="0" w:space="0" w:color="auto"/>
        <w:right w:val="none" w:sz="0" w:space="0" w:color="auto"/>
      </w:divBdr>
    </w:div>
    <w:div w:id="1168597142">
      <w:bodyDiv w:val="1"/>
      <w:marLeft w:val="0"/>
      <w:marRight w:val="0"/>
      <w:marTop w:val="0"/>
      <w:marBottom w:val="0"/>
      <w:divBdr>
        <w:top w:val="none" w:sz="0" w:space="0" w:color="auto"/>
        <w:left w:val="none" w:sz="0" w:space="0" w:color="auto"/>
        <w:bottom w:val="none" w:sz="0" w:space="0" w:color="auto"/>
        <w:right w:val="none" w:sz="0" w:space="0" w:color="auto"/>
      </w:divBdr>
    </w:div>
    <w:div w:id="1169564362">
      <w:bodyDiv w:val="1"/>
      <w:marLeft w:val="0"/>
      <w:marRight w:val="0"/>
      <w:marTop w:val="0"/>
      <w:marBottom w:val="0"/>
      <w:divBdr>
        <w:top w:val="none" w:sz="0" w:space="0" w:color="auto"/>
        <w:left w:val="none" w:sz="0" w:space="0" w:color="auto"/>
        <w:bottom w:val="none" w:sz="0" w:space="0" w:color="auto"/>
        <w:right w:val="none" w:sz="0" w:space="0" w:color="auto"/>
      </w:divBdr>
    </w:div>
    <w:div w:id="1172602484">
      <w:bodyDiv w:val="1"/>
      <w:marLeft w:val="0"/>
      <w:marRight w:val="0"/>
      <w:marTop w:val="0"/>
      <w:marBottom w:val="0"/>
      <w:divBdr>
        <w:top w:val="none" w:sz="0" w:space="0" w:color="auto"/>
        <w:left w:val="none" w:sz="0" w:space="0" w:color="auto"/>
        <w:bottom w:val="none" w:sz="0" w:space="0" w:color="auto"/>
        <w:right w:val="none" w:sz="0" w:space="0" w:color="auto"/>
      </w:divBdr>
    </w:div>
    <w:div w:id="1179582571">
      <w:bodyDiv w:val="1"/>
      <w:marLeft w:val="0"/>
      <w:marRight w:val="0"/>
      <w:marTop w:val="0"/>
      <w:marBottom w:val="0"/>
      <w:divBdr>
        <w:top w:val="none" w:sz="0" w:space="0" w:color="auto"/>
        <w:left w:val="none" w:sz="0" w:space="0" w:color="auto"/>
        <w:bottom w:val="none" w:sz="0" w:space="0" w:color="auto"/>
        <w:right w:val="none" w:sz="0" w:space="0" w:color="auto"/>
      </w:divBdr>
    </w:div>
    <w:div w:id="1182358746">
      <w:bodyDiv w:val="1"/>
      <w:marLeft w:val="0"/>
      <w:marRight w:val="0"/>
      <w:marTop w:val="0"/>
      <w:marBottom w:val="0"/>
      <w:divBdr>
        <w:top w:val="none" w:sz="0" w:space="0" w:color="auto"/>
        <w:left w:val="none" w:sz="0" w:space="0" w:color="auto"/>
        <w:bottom w:val="none" w:sz="0" w:space="0" w:color="auto"/>
        <w:right w:val="none" w:sz="0" w:space="0" w:color="auto"/>
      </w:divBdr>
    </w:div>
    <w:div w:id="1187446947">
      <w:bodyDiv w:val="1"/>
      <w:marLeft w:val="0"/>
      <w:marRight w:val="0"/>
      <w:marTop w:val="0"/>
      <w:marBottom w:val="0"/>
      <w:divBdr>
        <w:top w:val="none" w:sz="0" w:space="0" w:color="auto"/>
        <w:left w:val="none" w:sz="0" w:space="0" w:color="auto"/>
        <w:bottom w:val="none" w:sz="0" w:space="0" w:color="auto"/>
        <w:right w:val="none" w:sz="0" w:space="0" w:color="auto"/>
      </w:divBdr>
    </w:div>
    <w:div w:id="1187717753">
      <w:bodyDiv w:val="1"/>
      <w:marLeft w:val="0"/>
      <w:marRight w:val="0"/>
      <w:marTop w:val="0"/>
      <w:marBottom w:val="0"/>
      <w:divBdr>
        <w:top w:val="none" w:sz="0" w:space="0" w:color="auto"/>
        <w:left w:val="none" w:sz="0" w:space="0" w:color="auto"/>
        <w:bottom w:val="none" w:sz="0" w:space="0" w:color="auto"/>
        <w:right w:val="none" w:sz="0" w:space="0" w:color="auto"/>
      </w:divBdr>
    </w:div>
    <w:div w:id="1189024620">
      <w:bodyDiv w:val="1"/>
      <w:marLeft w:val="0"/>
      <w:marRight w:val="0"/>
      <w:marTop w:val="0"/>
      <w:marBottom w:val="0"/>
      <w:divBdr>
        <w:top w:val="none" w:sz="0" w:space="0" w:color="auto"/>
        <w:left w:val="none" w:sz="0" w:space="0" w:color="auto"/>
        <w:bottom w:val="none" w:sz="0" w:space="0" w:color="auto"/>
        <w:right w:val="none" w:sz="0" w:space="0" w:color="auto"/>
      </w:divBdr>
    </w:div>
    <w:div w:id="1190486482">
      <w:bodyDiv w:val="1"/>
      <w:marLeft w:val="0"/>
      <w:marRight w:val="0"/>
      <w:marTop w:val="0"/>
      <w:marBottom w:val="0"/>
      <w:divBdr>
        <w:top w:val="none" w:sz="0" w:space="0" w:color="auto"/>
        <w:left w:val="none" w:sz="0" w:space="0" w:color="auto"/>
        <w:bottom w:val="none" w:sz="0" w:space="0" w:color="auto"/>
        <w:right w:val="none" w:sz="0" w:space="0" w:color="auto"/>
      </w:divBdr>
    </w:div>
    <w:div w:id="1192918085">
      <w:bodyDiv w:val="1"/>
      <w:marLeft w:val="0"/>
      <w:marRight w:val="0"/>
      <w:marTop w:val="0"/>
      <w:marBottom w:val="0"/>
      <w:divBdr>
        <w:top w:val="none" w:sz="0" w:space="0" w:color="auto"/>
        <w:left w:val="none" w:sz="0" w:space="0" w:color="auto"/>
        <w:bottom w:val="none" w:sz="0" w:space="0" w:color="auto"/>
        <w:right w:val="none" w:sz="0" w:space="0" w:color="auto"/>
      </w:divBdr>
    </w:div>
    <w:div w:id="1195119437">
      <w:bodyDiv w:val="1"/>
      <w:marLeft w:val="0"/>
      <w:marRight w:val="0"/>
      <w:marTop w:val="0"/>
      <w:marBottom w:val="0"/>
      <w:divBdr>
        <w:top w:val="none" w:sz="0" w:space="0" w:color="auto"/>
        <w:left w:val="none" w:sz="0" w:space="0" w:color="auto"/>
        <w:bottom w:val="none" w:sz="0" w:space="0" w:color="auto"/>
        <w:right w:val="none" w:sz="0" w:space="0" w:color="auto"/>
      </w:divBdr>
    </w:div>
    <w:div w:id="1202478582">
      <w:bodyDiv w:val="1"/>
      <w:marLeft w:val="0"/>
      <w:marRight w:val="0"/>
      <w:marTop w:val="0"/>
      <w:marBottom w:val="0"/>
      <w:divBdr>
        <w:top w:val="none" w:sz="0" w:space="0" w:color="auto"/>
        <w:left w:val="none" w:sz="0" w:space="0" w:color="auto"/>
        <w:bottom w:val="none" w:sz="0" w:space="0" w:color="auto"/>
        <w:right w:val="none" w:sz="0" w:space="0" w:color="auto"/>
      </w:divBdr>
    </w:div>
    <w:div w:id="1203716162">
      <w:bodyDiv w:val="1"/>
      <w:marLeft w:val="0"/>
      <w:marRight w:val="0"/>
      <w:marTop w:val="0"/>
      <w:marBottom w:val="0"/>
      <w:divBdr>
        <w:top w:val="none" w:sz="0" w:space="0" w:color="auto"/>
        <w:left w:val="none" w:sz="0" w:space="0" w:color="auto"/>
        <w:bottom w:val="none" w:sz="0" w:space="0" w:color="auto"/>
        <w:right w:val="none" w:sz="0" w:space="0" w:color="auto"/>
      </w:divBdr>
    </w:div>
    <w:div w:id="1204059851">
      <w:bodyDiv w:val="1"/>
      <w:marLeft w:val="0"/>
      <w:marRight w:val="0"/>
      <w:marTop w:val="0"/>
      <w:marBottom w:val="0"/>
      <w:divBdr>
        <w:top w:val="none" w:sz="0" w:space="0" w:color="auto"/>
        <w:left w:val="none" w:sz="0" w:space="0" w:color="auto"/>
        <w:bottom w:val="none" w:sz="0" w:space="0" w:color="auto"/>
        <w:right w:val="none" w:sz="0" w:space="0" w:color="auto"/>
      </w:divBdr>
    </w:div>
    <w:div w:id="1219246253">
      <w:bodyDiv w:val="1"/>
      <w:marLeft w:val="0"/>
      <w:marRight w:val="0"/>
      <w:marTop w:val="0"/>
      <w:marBottom w:val="0"/>
      <w:divBdr>
        <w:top w:val="none" w:sz="0" w:space="0" w:color="auto"/>
        <w:left w:val="none" w:sz="0" w:space="0" w:color="auto"/>
        <w:bottom w:val="none" w:sz="0" w:space="0" w:color="auto"/>
        <w:right w:val="none" w:sz="0" w:space="0" w:color="auto"/>
      </w:divBdr>
    </w:div>
    <w:div w:id="1219898886">
      <w:bodyDiv w:val="1"/>
      <w:marLeft w:val="0"/>
      <w:marRight w:val="0"/>
      <w:marTop w:val="0"/>
      <w:marBottom w:val="0"/>
      <w:divBdr>
        <w:top w:val="none" w:sz="0" w:space="0" w:color="auto"/>
        <w:left w:val="none" w:sz="0" w:space="0" w:color="auto"/>
        <w:bottom w:val="none" w:sz="0" w:space="0" w:color="auto"/>
        <w:right w:val="none" w:sz="0" w:space="0" w:color="auto"/>
      </w:divBdr>
    </w:div>
    <w:div w:id="1223786198">
      <w:bodyDiv w:val="1"/>
      <w:marLeft w:val="0"/>
      <w:marRight w:val="0"/>
      <w:marTop w:val="0"/>
      <w:marBottom w:val="0"/>
      <w:divBdr>
        <w:top w:val="none" w:sz="0" w:space="0" w:color="auto"/>
        <w:left w:val="none" w:sz="0" w:space="0" w:color="auto"/>
        <w:bottom w:val="none" w:sz="0" w:space="0" w:color="auto"/>
        <w:right w:val="none" w:sz="0" w:space="0" w:color="auto"/>
      </w:divBdr>
    </w:div>
    <w:div w:id="1227227586">
      <w:bodyDiv w:val="1"/>
      <w:marLeft w:val="0"/>
      <w:marRight w:val="0"/>
      <w:marTop w:val="0"/>
      <w:marBottom w:val="0"/>
      <w:divBdr>
        <w:top w:val="none" w:sz="0" w:space="0" w:color="auto"/>
        <w:left w:val="none" w:sz="0" w:space="0" w:color="auto"/>
        <w:bottom w:val="none" w:sz="0" w:space="0" w:color="auto"/>
        <w:right w:val="none" w:sz="0" w:space="0" w:color="auto"/>
      </w:divBdr>
    </w:div>
    <w:div w:id="1228881338">
      <w:bodyDiv w:val="1"/>
      <w:marLeft w:val="0"/>
      <w:marRight w:val="0"/>
      <w:marTop w:val="0"/>
      <w:marBottom w:val="0"/>
      <w:divBdr>
        <w:top w:val="none" w:sz="0" w:space="0" w:color="auto"/>
        <w:left w:val="none" w:sz="0" w:space="0" w:color="auto"/>
        <w:bottom w:val="none" w:sz="0" w:space="0" w:color="auto"/>
        <w:right w:val="none" w:sz="0" w:space="0" w:color="auto"/>
      </w:divBdr>
    </w:div>
    <w:div w:id="1230114157">
      <w:bodyDiv w:val="1"/>
      <w:marLeft w:val="0"/>
      <w:marRight w:val="0"/>
      <w:marTop w:val="0"/>
      <w:marBottom w:val="0"/>
      <w:divBdr>
        <w:top w:val="none" w:sz="0" w:space="0" w:color="auto"/>
        <w:left w:val="none" w:sz="0" w:space="0" w:color="auto"/>
        <w:bottom w:val="none" w:sz="0" w:space="0" w:color="auto"/>
        <w:right w:val="none" w:sz="0" w:space="0" w:color="auto"/>
      </w:divBdr>
    </w:div>
    <w:div w:id="1233009149">
      <w:bodyDiv w:val="1"/>
      <w:marLeft w:val="0"/>
      <w:marRight w:val="0"/>
      <w:marTop w:val="0"/>
      <w:marBottom w:val="0"/>
      <w:divBdr>
        <w:top w:val="none" w:sz="0" w:space="0" w:color="auto"/>
        <w:left w:val="none" w:sz="0" w:space="0" w:color="auto"/>
        <w:bottom w:val="none" w:sz="0" w:space="0" w:color="auto"/>
        <w:right w:val="none" w:sz="0" w:space="0" w:color="auto"/>
      </w:divBdr>
    </w:div>
    <w:div w:id="1238858526">
      <w:bodyDiv w:val="1"/>
      <w:marLeft w:val="0"/>
      <w:marRight w:val="0"/>
      <w:marTop w:val="0"/>
      <w:marBottom w:val="0"/>
      <w:divBdr>
        <w:top w:val="none" w:sz="0" w:space="0" w:color="auto"/>
        <w:left w:val="none" w:sz="0" w:space="0" w:color="auto"/>
        <w:bottom w:val="none" w:sz="0" w:space="0" w:color="auto"/>
        <w:right w:val="none" w:sz="0" w:space="0" w:color="auto"/>
      </w:divBdr>
    </w:div>
    <w:div w:id="1240216740">
      <w:bodyDiv w:val="1"/>
      <w:marLeft w:val="0"/>
      <w:marRight w:val="0"/>
      <w:marTop w:val="0"/>
      <w:marBottom w:val="0"/>
      <w:divBdr>
        <w:top w:val="none" w:sz="0" w:space="0" w:color="auto"/>
        <w:left w:val="none" w:sz="0" w:space="0" w:color="auto"/>
        <w:bottom w:val="none" w:sz="0" w:space="0" w:color="auto"/>
        <w:right w:val="none" w:sz="0" w:space="0" w:color="auto"/>
      </w:divBdr>
    </w:div>
    <w:div w:id="1241477205">
      <w:bodyDiv w:val="1"/>
      <w:marLeft w:val="0"/>
      <w:marRight w:val="0"/>
      <w:marTop w:val="0"/>
      <w:marBottom w:val="0"/>
      <w:divBdr>
        <w:top w:val="none" w:sz="0" w:space="0" w:color="auto"/>
        <w:left w:val="none" w:sz="0" w:space="0" w:color="auto"/>
        <w:bottom w:val="none" w:sz="0" w:space="0" w:color="auto"/>
        <w:right w:val="none" w:sz="0" w:space="0" w:color="auto"/>
      </w:divBdr>
    </w:div>
    <w:div w:id="1243027369">
      <w:bodyDiv w:val="1"/>
      <w:marLeft w:val="0"/>
      <w:marRight w:val="0"/>
      <w:marTop w:val="0"/>
      <w:marBottom w:val="0"/>
      <w:divBdr>
        <w:top w:val="none" w:sz="0" w:space="0" w:color="auto"/>
        <w:left w:val="none" w:sz="0" w:space="0" w:color="auto"/>
        <w:bottom w:val="none" w:sz="0" w:space="0" w:color="auto"/>
        <w:right w:val="none" w:sz="0" w:space="0" w:color="auto"/>
      </w:divBdr>
    </w:div>
    <w:div w:id="1246384125">
      <w:bodyDiv w:val="1"/>
      <w:marLeft w:val="0"/>
      <w:marRight w:val="0"/>
      <w:marTop w:val="0"/>
      <w:marBottom w:val="0"/>
      <w:divBdr>
        <w:top w:val="none" w:sz="0" w:space="0" w:color="auto"/>
        <w:left w:val="none" w:sz="0" w:space="0" w:color="auto"/>
        <w:bottom w:val="none" w:sz="0" w:space="0" w:color="auto"/>
        <w:right w:val="none" w:sz="0" w:space="0" w:color="auto"/>
      </w:divBdr>
    </w:div>
    <w:div w:id="1247769021">
      <w:bodyDiv w:val="1"/>
      <w:marLeft w:val="0"/>
      <w:marRight w:val="0"/>
      <w:marTop w:val="0"/>
      <w:marBottom w:val="0"/>
      <w:divBdr>
        <w:top w:val="none" w:sz="0" w:space="0" w:color="auto"/>
        <w:left w:val="none" w:sz="0" w:space="0" w:color="auto"/>
        <w:bottom w:val="none" w:sz="0" w:space="0" w:color="auto"/>
        <w:right w:val="none" w:sz="0" w:space="0" w:color="auto"/>
      </w:divBdr>
    </w:div>
    <w:div w:id="1249845691">
      <w:bodyDiv w:val="1"/>
      <w:marLeft w:val="0"/>
      <w:marRight w:val="0"/>
      <w:marTop w:val="0"/>
      <w:marBottom w:val="0"/>
      <w:divBdr>
        <w:top w:val="none" w:sz="0" w:space="0" w:color="auto"/>
        <w:left w:val="none" w:sz="0" w:space="0" w:color="auto"/>
        <w:bottom w:val="none" w:sz="0" w:space="0" w:color="auto"/>
        <w:right w:val="none" w:sz="0" w:space="0" w:color="auto"/>
      </w:divBdr>
    </w:div>
    <w:div w:id="1249920941">
      <w:bodyDiv w:val="1"/>
      <w:marLeft w:val="0"/>
      <w:marRight w:val="0"/>
      <w:marTop w:val="0"/>
      <w:marBottom w:val="0"/>
      <w:divBdr>
        <w:top w:val="none" w:sz="0" w:space="0" w:color="auto"/>
        <w:left w:val="none" w:sz="0" w:space="0" w:color="auto"/>
        <w:bottom w:val="none" w:sz="0" w:space="0" w:color="auto"/>
        <w:right w:val="none" w:sz="0" w:space="0" w:color="auto"/>
      </w:divBdr>
    </w:div>
    <w:div w:id="1252546955">
      <w:bodyDiv w:val="1"/>
      <w:marLeft w:val="0"/>
      <w:marRight w:val="0"/>
      <w:marTop w:val="0"/>
      <w:marBottom w:val="0"/>
      <w:divBdr>
        <w:top w:val="none" w:sz="0" w:space="0" w:color="auto"/>
        <w:left w:val="none" w:sz="0" w:space="0" w:color="auto"/>
        <w:bottom w:val="none" w:sz="0" w:space="0" w:color="auto"/>
        <w:right w:val="none" w:sz="0" w:space="0" w:color="auto"/>
      </w:divBdr>
    </w:div>
    <w:div w:id="1253591759">
      <w:bodyDiv w:val="1"/>
      <w:marLeft w:val="0"/>
      <w:marRight w:val="0"/>
      <w:marTop w:val="0"/>
      <w:marBottom w:val="0"/>
      <w:divBdr>
        <w:top w:val="none" w:sz="0" w:space="0" w:color="auto"/>
        <w:left w:val="none" w:sz="0" w:space="0" w:color="auto"/>
        <w:bottom w:val="none" w:sz="0" w:space="0" w:color="auto"/>
        <w:right w:val="none" w:sz="0" w:space="0" w:color="auto"/>
      </w:divBdr>
    </w:div>
    <w:div w:id="1253733491">
      <w:bodyDiv w:val="1"/>
      <w:marLeft w:val="0"/>
      <w:marRight w:val="0"/>
      <w:marTop w:val="0"/>
      <w:marBottom w:val="0"/>
      <w:divBdr>
        <w:top w:val="none" w:sz="0" w:space="0" w:color="auto"/>
        <w:left w:val="none" w:sz="0" w:space="0" w:color="auto"/>
        <w:bottom w:val="none" w:sz="0" w:space="0" w:color="auto"/>
        <w:right w:val="none" w:sz="0" w:space="0" w:color="auto"/>
      </w:divBdr>
    </w:div>
    <w:div w:id="1255287579">
      <w:bodyDiv w:val="1"/>
      <w:marLeft w:val="0"/>
      <w:marRight w:val="0"/>
      <w:marTop w:val="0"/>
      <w:marBottom w:val="0"/>
      <w:divBdr>
        <w:top w:val="none" w:sz="0" w:space="0" w:color="auto"/>
        <w:left w:val="none" w:sz="0" w:space="0" w:color="auto"/>
        <w:bottom w:val="none" w:sz="0" w:space="0" w:color="auto"/>
        <w:right w:val="none" w:sz="0" w:space="0" w:color="auto"/>
      </w:divBdr>
    </w:div>
    <w:div w:id="1257667935">
      <w:bodyDiv w:val="1"/>
      <w:marLeft w:val="0"/>
      <w:marRight w:val="0"/>
      <w:marTop w:val="0"/>
      <w:marBottom w:val="0"/>
      <w:divBdr>
        <w:top w:val="none" w:sz="0" w:space="0" w:color="auto"/>
        <w:left w:val="none" w:sz="0" w:space="0" w:color="auto"/>
        <w:bottom w:val="none" w:sz="0" w:space="0" w:color="auto"/>
        <w:right w:val="none" w:sz="0" w:space="0" w:color="auto"/>
      </w:divBdr>
    </w:div>
    <w:div w:id="1262299407">
      <w:bodyDiv w:val="1"/>
      <w:marLeft w:val="0"/>
      <w:marRight w:val="0"/>
      <w:marTop w:val="0"/>
      <w:marBottom w:val="0"/>
      <w:divBdr>
        <w:top w:val="none" w:sz="0" w:space="0" w:color="auto"/>
        <w:left w:val="none" w:sz="0" w:space="0" w:color="auto"/>
        <w:bottom w:val="none" w:sz="0" w:space="0" w:color="auto"/>
        <w:right w:val="none" w:sz="0" w:space="0" w:color="auto"/>
      </w:divBdr>
      <w:divsChild>
        <w:div w:id="1715470771">
          <w:marLeft w:val="0"/>
          <w:marRight w:val="0"/>
          <w:marTop w:val="0"/>
          <w:marBottom w:val="0"/>
          <w:divBdr>
            <w:top w:val="none" w:sz="0" w:space="0" w:color="auto"/>
            <w:left w:val="none" w:sz="0" w:space="0" w:color="auto"/>
            <w:bottom w:val="none" w:sz="0" w:space="0" w:color="auto"/>
            <w:right w:val="none" w:sz="0" w:space="0" w:color="auto"/>
          </w:divBdr>
          <w:divsChild>
            <w:div w:id="94234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77718">
      <w:bodyDiv w:val="1"/>
      <w:marLeft w:val="0"/>
      <w:marRight w:val="0"/>
      <w:marTop w:val="0"/>
      <w:marBottom w:val="0"/>
      <w:divBdr>
        <w:top w:val="none" w:sz="0" w:space="0" w:color="auto"/>
        <w:left w:val="none" w:sz="0" w:space="0" w:color="auto"/>
        <w:bottom w:val="none" w:sz="0" w:space="0" w:color="auto"/>
        <w:right w:val="none" w:sz="0" w:space="0" w:color="auto"/>
      </w:divBdr>
    </w:div>
    <w:div w:id="1266884622">
      <w:bodyDiv w:val="1"/>
      <w:marLeft w:val="0"/>
      <w:marRight w:val="0"/>
      <w:marTop w:val="0"/>
      <w:marBottom w:val="0"/>
      <w:divBdr>
        <w:top w:val="none" w:sz="0" w:space="0" w:color="auto"/>
        <w:left w:val="none" w:sz="0" w:space="0" w:color="auto"/>
        <w:bottom w:val="none" w:sz="0" w:space="0" w:color="auto"/>
        <w:right w:val="none" w:sz="0" w:space="0" w:color="auto"/>
      </w:divBdr>
    </w:div>
    <w:div w:id="1267932349">
      <w:bodyDiv w:val="1"/>
      <w:marLeft w:val="0"/>
      <w:marRight w:val="0"/>
      <w:marTop w:val="0"/>
      <w:marBottom w:val="0"/>
      <w:divBdr>
        <w:top w:val="none" w:sz="0" w:space="0" w:color="auto"/>
        <w:left w:val="none" w:sz="0" w:space="0" w:color="auto"/>
        <w:bottom w:val="none" w:sz="0" w:space="0" w:color="auto"/>
        <w:right w:val="none" w:sz="0" w:space="0" w:color="auto"/>
      </w:divBdr>
    </w:div>
    <w:div w:id="1268537192">
      <w:bodyDiv w:val="1"/>
      <w:marLeft w:val="0"/>
      <w:marRight w:val="0"/>
      <w:marTop w:val="0"/>
      <w:marBottom w:val="0"/>
      <w:divBdr>
        <w:top w:val="none" w:sz="0" w:space="0" w:color="auto"/>
        <w:left w:val="none" w:sz="0" w:space="0" w:color="auto"/>
        <w:bottom w:val="none" w:sz="0" w:space="0" w:color="auto"/>
        <w:right w:val="none" w:sz="0" w:space="0" w:color="auto"/>
      </w:divBdr>
    </w:div>
    <w:div w:id="1278636037">
      <w:bodyDiv w:val="1"/>
      <w:marLeft w:val="0"/>
      <w:marRight w:val="0"/>
      <w:marTop w:val="0"/>
      <w:marBottom w:val="0"/>
      <w:divBdr>
        <w:top w:val="none" w:sz="0" w:space="0" w:color="auto"/>
        <w:left w:val="none" w:sz="0" w:space="0" w:color="auto"/>
        <w:bottom w:val="none" w:sz="0" w:space="0" w:color="auto"/>
        <w:right w:val="none" w:sz="0" w:space="0" w:color="auto"/>
      </w:divBdr>
    </w:div>
    <w:div w:id="1288856438">
      <w:bodyDiv w:val="1"/>
      <w:marLeft w:val="0"/>
      <w:marRight w:val="0"/>
      <w:marTop w:val="0"/>
      <w:marBottom w:val="0"/>
      <w:divBdr>
        <w:top w:val="none" w:sz="0" w:space="0" w:color="auto"/>
        <w:left w:val="none" w:sz="0" w:space="0" w:color="auto"/>
        <w:bottom w:val="none" w:sz="0" w:space="0" w:color="auto"/>
        <w:right w:val="none" w:sz="0" w:space="0" w:color="auto"/>
      </w:divBdr>
    </w:div>
    <w:div w:id="1294218040">
      <w:bodyDiv w:val="1"/>
      <w:marLeft w:val="0"/>
      <w:marRight w:val="0"/>
      <w:marTop w:val="0"/>
      <w:marBottom w:val="0"/>
      <w:divBdr>
        <w:top w:val="none" w:sz="0" w:space="0" w:color="auto"/>
        <w:left w:val="none" w:sz="0" w:space="0" w:color="auto"/>
        <w:bottom w:val="none" w:sz="0" w:space="0" w:color="auto"/>
        <w:right w:val="none" w:sz="0" w:space="0" w:color="auto"/>
      </w:divBdr>
    </w:div>
    <w:div w:id="1297418858">
      <w:bodyDiv w:val="1"/>
      <w:marLeft w:val="0"/>
      <w:marRight w:val="0"/>
      <w:marTop w:val="0"/>
      <w:marBottom w:val="0"/>
      <w:divBdr>
        <w:top w:val="none" w:sz="0" w:space="0" w:color="auto"/>
        <w:left w:val="none" w:sz="0" w:space="0" w:color="auto"/>
        <w:bottom w:val="none" w:sz="0" w:space="0" w:color="auto"/>
        <w:right w:val="none" w:sz="0" w:space="0" w:color="auto"/>
      </w:divBdr>
    </w:div>
    <w:div w:id="1299843479">
      <w:bodyDiv w:val="1"/>
      <w:marLeft w:val="0"/>
      <w:marRight w:val="0"/>
      <w:marTop w:val="0"/>
      <w:marBottom w:val="0"/>
      <w:divBdr>
        <w:top w:val="none" w:sz="0" w:space="0" w:color="auto"/>
        <w:left w:val="none" w:sz="0" w:space="0" w:color="auto"/>
        <w:bottom w:val="none" w:sz="0" w:space="0" w:color="auto"/>
        <w:right w:val="none" w:sz="0" w:space="0" w:color="auto"/>
      </w:divBdr>
    </w:div>
    <w:div w:id="1301035605">
      <w:bodyDiv w:val="1"/>
      <w:marLeft w:val="0"/>
      <w:marRight w:val="0"/>
      <w:marTop w:val="0"/>
      <w:marBottom w:val="0"/>
      <w:divBdr>
        <w:top w:val="none" w:sz="0" w:space="0" w:color="auto"/>
        <w:left w:val="none" w:sz="0" w:space="0" w:color="auto"/>
        <w:bottom w:val="none" w:sz="0" w:space="0" w:color="auto"/>
        <w:right w:val="none" w:sz="0" w:space="0" w:color="auto"/>
      </w:divBdr>
    </w:div>
    <w:div w:id="1302537688">
      <w:bodyDiv w:val="1"/>
      <w:marLeft w:val="0"/>
      <w:marRight w:val="0"/>
      <w:marTop w:val="0"/>
      <w:marBottom w:val="0"/>
      <w:divBdr>
        <w:top w:val="none" w:sz="0" w:space="0" w:color="auto"/>
        <w:left w:val="none" w:sz="0" w:space="0" w:color="auto"/>
        <w:bottom w:val="none" w:sz="0" w:space="0" w:color="auto"/>
        <w:right w:val="none" w:sz="0" w:space="0" w:color="auto"/>
      </w:divBdr>
    </w:div>
    <w:div w:id="1303655133">
      <w:bodyDiv w:val="1"/>
      <w:marLeft w:val="0"/>
      <w:marRight w:val="0"/>
      <w:marTop w:val="0"/>
      <w:marBottom w:val="0"/>
      <w:divBdr>
        <w:top w:val="none" w:sz="0" w:space="0" w:color="auto"/>
        <w:left w:val="none" w:sz="0" w:space="0" w:color="auto"/>
        <w:bottom w:val="none" w:sz="0" w:space="0" w:color="auto"/>
        <w:right w:val="none" w:sz="0" w:space="0" w:color="auto"/>
      </w:divBdr>
    </w:div>
    <w:div w:id="1303926383">
      <w:bodyDiv w:val="1"/>
      <w:marLeft w:val="0"/>
      <w:marRight w:val="0"/>
      <w:marTop w:val="0"/>
      <w:marBottom w:val="0"/>
      <w:divBdr>
        <w:top w:val="none" w:sz="0" w:space="0" w:color="auto"/>
        <w:left w:val="none" w:sz="0" w:space="0" w:color="auto"/>
        <w:bottom w:val="none" w:sz="0" w:space="0" w:color="auto"/>
        <w:right w:val="none" w:sz="0" w:space="0" w:color="auto"/>
      </w:divBdr>
    </w:div>
    <w:div w:id="1306230268">
      <w:bodyDiv w:val="1"/>
      <w:marLeft w:val="0"/>
      <w:marRight w:val="0"/>
      <w:marTop w:val="0"/>
      <w:marBottom w:val="0"/>
      <w:divBdr>
        <w:top w:val="none" w:sz="0" w:space="0" w:color="auto"/>
        <w:left w:val="none" w:sz="0" w:space="0" w:color="auto"/>
        <w:bottom w:val="none" w:sz="0" w:space="0" w:color="auto"/>
        <w:right w:val="none" w:sz="0" w:space="0" w:color="auto"/>
      </w:divBdr>
    </w:div>
    <w:div w:id="1309089698">
      <w:bodyDiv w:val="1"/>
      <w:marLeft w:val="0"/>
      <w:marRight w:val="0"/>
      <w:marTop w:val="0"/>
      <w:marBottom w:val="0"/>
      <w:divBdr>
        <w:top w:val="none" w:sz="0" w:space="0" w:color="auto"/>
        <w:left w:val="none" w:sz="0" w:space="0" w:color="auto"/>
        <w:bottom w:val="none" w:sz="0" w:space="0" w:color="auto"/>
        <w:right w:val="none" w:sz="0" w:space="0" w:color="auto"/>
      </w:divBdr>
    </w:div>
    <w:div w:id="1310478107">
      <w:bodyDiv w:val="1"/>
      <w:marLeft w:val="0"/>
      <w:marRight w:val="0"/>
      <w:marTop w:val="0"/>
      <w:marBottom w:val="0"/>
      <w:divBdr>
        <w:top w:val="none" w:sz="0" w:space="0" w:color="auto"/>
        <w:left w:val="none" w:sz="0" w:space="0" w:color="auto"/>
        <w:bottom w:val="none" w:sz="0" w:space="0" w:color="auto"/>
        <w:right w:val="none" w:sz="0" w:space="0" w:color="auto"/>
      </w:divBdr>
    </w:div>
    <w:div w:id="1312519036">
      <w:bodyDiv w:val="1"/>
      <w:marLeft w:val="0"/>
      <w:marRight w:val="0"/>
      <w:marTop w:val="0"/>
      <w:marBottom w:val="0"/>
      <w:divBdr>
        <w:top w:val="none" w:sz="0" w:space="0" w:color="auto"/>
        <w:left w:val="none" w:sz="0" w:space="0" w:color="auto"/>
        <w:bottom w:val="none" w:sz="0" w:space="0" w:color="auto"/>
        <w:right w:val="none" w:sz="0" w:space="0" w:color="auto"/>
      </w:divBdr>
    </w:div>
    <w:div w:id="1313681801">
      <w:bodyDiv w:val="1"/>
      <w:marLeft w:val="0"/>
      <w:marRight w:val="0"/>
      <w:marTop w:val="0"/>
      <w:marBottom w:val="0"/>
      <w:divBdr>
        <w:top w:val="none" w:sz="0" w:space="0" w:color="auto"/>
        <w:left w:val="none" w:sz="0" w:space="0" w:color="auto"/>
        <w:bottom w:val="none" w:sz="0" w:space="0" w:color="auto"/>
        <w:right w:val="none" w:sz="0" w:space="0" w:color="auto"/>
      </w:divBdr>
    </w:div>
    <w:div w:id="1315646802">
      <w:bodyDiv w:val="1"/>
      <w:marLeft w:val="0"/>
      <w:marRight w:val="0"/>
      <w:marTop w:val="0"/>
      <w:marBottom w:val="0"/>
      <w:divBdr>
        <w:top w:val="none" w:sz="0" w:space="0" w:color="auto"/>
        <w:left w:val="none" w:sz="0" w:space="0" w:color="auto"/>
        <w:bottom w:val="none" w:sz="0" w:space="0" w:color="auto"/>
        <w:right w:val="none" w:sz="0" w:space="0" w:color="auto"/>
      </w:divBdr>
    </w:div>
    <w:div w:id="1316446184">
      <w:bodyDiv w:val="1"/>
      <w:marLeft w:val="0"/>
      <w:marRight w:val="0"/>
      <w:marTop w:val="0"/>
      <w:marBottom w:val="0"/>
      <w:divBdr>
        <w:top w:val="none" w:sz="0" w:space="0" w:color="auto"/>
        <w:left w:val="none" w:sz="0" w:space="0" w:color="auto"/>
        <w:bottom w:val="none" w:sz="0" w:space="0" w:color="auto"/>
        <w:right w:val="none" w:sz="0" w:space="0" w:color="auto"/>
      </w:divBdr>
    </w:div>
    <w:div w:id="1317495534">
      <w:bodyDiv w:val="1"/>
      <w:marLeft w:val="0"/>
      <w:marRight w:val="0"/>
      <w:marTop w:val="0"/>
      <w:marBottom w:val="0"/>
      <w:divBdr>
        <w:top w:val="none" w:sz="0" w:space="0" w:color="auto"/>
        <w:left w:val="none" w:sz="0" w:space="0" w:color="auto"/>
        <w:bottom w:val="none" w:sz="0" w:space="0" w:color="auto"/>
        <w:right w:val="none" w:sz="0" w:space="0" w:color="auto"/>
      </w:divBdr>
    </w:div>
    <w:div w:id="1318343255">
      <w:bodyDiv w:val="1"/>
      <w:marLeft w:val="0"/>
      <w:marRight w:val="0"/>
      <w:marTop w:val="0"/>
      <w:marBottom w:val="0"/>
      <w:divBdr>
        <w:top w:val="none" w:sz="0" w:space="0" w:color="auto"/>
        <w:left w:val="none" w:sz="0" w:space="0" w:color="auto"/>
        <w:bottom w:val="none" w:sz="0" w:space="0" w:color="auto"/>
        <w:right w:val="none" w:sz="0" w:space="0" w:color="auto"/>
      </w:divBdr>
    </w:div>
    <w:div w:id="1319043364">
      <w:bodyDiv w:val="1"/>
      <w:marLeft w:val="0"/>
      <w:marRight w:val="0"/>
      <w:marTop w:val="0"/>
      <w:marBottom w:val="0"/>
      <w:divBdr>
        <w:top w:val="none" w:sz="0" w:space="0" w:color="auto"/>
        <w:left w:val="none" w:sz="0" w:space="0" w:color="auto"/>
        <w:bottom w:val="none" w:sz="0" w:space="0" w:color="auto"/>
        <w:right w:val="none" w:sz="0" w:space="0" w:color="auto"/>
      </w:divBdr>
    </w:div>
    <w:div w:id="1319772352">
      <w:bodyDiv w:val="1"/>
      <w:marLeft w:val="0"/>
      <w:marRight w:val="0"/>
      <w:marTop w:val="0"/>
      <w:marBottom w:val="0"/>
      <w:divBdr>
        <w:top w:val="none" w:sz="0" w:space="0" w:color="auto"/>
        <w:left w:val="none" w:sz="0" w:space="0" w:color="auto"/>
        <w:bottom w:val="none" w:sz="0" w:space="0" w:color="auto"/>
        <w:right w:val="none" w:sz="0" w:space="0" w:color="auto"/>
      </w:divBdr>
    </w:div>
    <w:div w:id="1336684986">
      <w:bodyDiv w:val="1"/>
      <w:marLeft w:val="0"/>
      <w:marRight w:val="0"/>
      <w:marTop w:val="0"/>
      <w:marBottom w:val="0"/>
      <w:divBdr>
        <w:top w:val="none" w:sz="0" w:space="0" w:color="auto"/>
        <w:left w:val="none" w:sz="0" w:space="0" w:color="auto"/>
        <w:bottom w:val="none" w:sz="0" w:space="0" w:color="auto"/>
        <w:right w:val="none" w:sz="0" w:space="0" w:color="auto"/>
      </w:divBdr>
    </w:div>
    <w:div w:id="1346639396">
      <w:bodyDiv w:val="1"/>
      <w:marLeft w:val="0"/>
      <w:marRight w:val="0"/>
      <w:marTop w:val="0"/>
      <w:marBottom w:val="0"/>
      <w:divBdr>
        <w:top w:val="none" w:sz="0" w:space="0" w:color="auto"/>
        <w:left w:val="none" w:sz="0" w:space="0" w:color="auto"/>
        <w:bottom w:val="none" w:sz="0" w:space="0" w:color="auto"/>
        <w:right w:val="none" w:sz="0" w:space="0" w:color="auto"/>
      </w:divBdr>
    </w:div>
    <w:div w:id="1349483716">
      <w:bodyDiv w:val="1"/>
      <w:marLeft w:val="0"/>
      <w:marRight w:val="0"/>
      <w:marTop w:val="0"/>
      <w:marBottom w:val="0"/>
      <w:divBdr>
        <w:top w:val="none" w:sz="0" w:space="0" w:color="auto"/>
        <w:left w:val="none" w:sz="0" w:space="0" w:color="auto"/>
        <w:bottom w:val="none" w:sz="0" w:space="0" w:color="auto"/>
        <w:right w:val="none" w:sz="0" w:space="0" w:color="auto"/>
      </w:divBdr>
    </w:div>
    <w:div w:id="1351908627">
      <w:bodyDiv w:val="1"/>
      <w:marLeft w:val="0"/>
      <w:marRight w:val="0"/>
      <w:marTop w:val="0"/>
      <w:marBottom w:val="0"/>
      <w:divBdr>
        <w:top w:val="none" w:sz="0" w:space="0" w:color="auto"/>
        <w:left w:val="none" w:sz="0" w:space="0" w:color="auto"/>
        <w:bottom w:val="none" w:sz="0" w:space="0" w:color="auto"/>
        <w:right w:val="none" w:sz="0" w:space="0" w:color="auto"/>
      </w:divBdr>
    </w:div>
    <w:div w:id="1355040268">
      <w:bodyDiv w:val="1"/>
      <w:marLeft w:val="0"/>
      <w:marRight w:val="0"/>
      <w:marTop w:val="0"/>
      <w:marBottom w:val="0"/>
      <w:divBdr>
        <w:top w:val="none" w:sz="0" w:space="0" w:color="auto"/>
        <w:left w:val="none" w:sz="0" w:space="0" w:color="auto"/>
        <w:bottom w:val="none" w:sz="0" w:space="0" w:color="auto"/>
        <w:right w:val="none" w:sz="0" w:space="0" w:color="auto"/>
      </w:divBdr>
    </w:div>
    <w:div w:id="1357074174">
      <w:bodyDiv w:val="1"/>
      <w:marLeft w:val="0"/>
      <w:marRight w:val="0"/>
      <w:marTop w:val="0"/>
      <w:marBottom w:val="0"/>
      <w:divBdr>
        <w:top w:val="none" w:sz="0" w:space="0" w:color="auto"/>
        <w:left w:val="none" w:sz="0" w:space="0" w:color="auto"/>
        <w:bottom w:val="none" w:sz="0" w:space="0" w:color="auto"/>
        <w:right w:val="none" w:sz="0" w:space="0" w:color="auto"/>
      </w:divBdr>
    </w:div>
    <w:div w:id="1360932378">
      <w:bodyDiv w:val="1"/>
      <w:marLeft w:val="0"/>
      <w:marRight w:val="0"/>
      <w:marTop w:val="0"/>
      <w:marBottom w:val="0"/>
      <w:divBdr>
        <w:top w:val="none" w:sz="0" w:space="0" w:color="auto"/>
        <w:left w:val="none" w:sz="0" w:space="0" w:color="auto"/>
        <w:bottom w:val="none" w:sz="0" w:space="0" w:color="auto"/>
        <w:right w:val="none" w:sz="0" w:space="0" w:color="auto"/>
      </w:divBdr>
    </w:div>
    <w:div w:id="1362586854">
      <w:bodyDiv w:val="1"/>
      <w:marLeft w:val="0"/>
      <w:marRight w:val="0"/>
      <w:marTop w:val="0"/>
      <w:marBottom w:val="0"/>
      <w:divBdr>
        <w:top w:val="none" w:sz="0" w:space="0" w:color="auto"/>
        <w:left w:val="none" w:sz="0" w:space="0" w:color="auto"/>
        <w:bottom w:val="none" w:sz="0" w:space="0" w:color="auto"/>
        <w:right w:val="none" w:sz="0" w:space="0" w:color="auto"/>
      </w:divBdr>
    </w:div>
    <w:div w:id="1367605910">
      <w:bodyDiv w:val="1"/>
      <w:marLeft w:val="0"/>
      <w:marRight w:val="0"/>
      <w:marTop w:val="0"/>
      <w:marBottom w:val="0"/>
      <w:divBdr>
        <w:top w:val="none" w:sz="0" w:space="0" w:color="auto"/>
        <w:left w:val="none" w:sz="0" w:space="0" w:color="auto"/>
        <w:bottom w:val="none" w:sz="0" w:space="0" w:color="auto"/>
        <w:right w:val="none" w:sz="0" w:space="0" w:color="auto"/>
      </w:divBdr>
    </w:div>
    <w:div w:id="1371609154">
      <w:bodyDiv w:val="1"/>
      <w:marLeft w:val="0"/>
      <w:marRight w:val="0"/>
      <w:marTop w:val="0"/>
      <w:marBottom w:val="0"/>
      <w:divBdr>
        <w:top w:val="none" w:sz="0" w:space="0" w:color="auto"/>
        <w:left w:val="none" w:sz="0" w:space="0" w:color="auto"/>
        <w:bottom w:val="none" w:sz="0" w:space="0" w:color="auto"/>
        <w:right w:val="none" w:sz="0" w:space="0" w:color="auto"/>
      </w:divBdr>
    </w:div>
    <w:div w:id="1374387246">
      <w:bodyDiv w:val="1"/>
      <w:marLeft w:val="0"/>
      <w:marRight w:val="0"/>
      <w:marTop w:val="0"/>
      <w:marBottom w:val="0"/>
      <w:divBdr>
        <w:top w:val="none" w:sz="0" w:space="0" w:color="auto"/>
        <w:left w:val="none" w:sz="0" w:space="0" w:color="auto"/>
        <w:bottom w:val="none" w:sz="0" w:space="0" w:color="auto"/>
        <w:right w:val="none" w:sz="0" w:space="0" w:color="auto"/>
      </w:divBdr>
    </w:div>
    <w:div w:id="1375227988">
      <w:bodyDiv w:val="1"/>
      <w:marLeft w:val="0"/>
      <w:marRight w:val="0"/>
      <w:marTop w:val="0"/>
      <w:marBottom w:val="0"/>
      <w:divBdr>
        <w:top w:val="none" w:sz="0" w:space="0" w:color="auto"/>
        <w:left w:val="none" w:sz="0" w:space="0" w:color="auto"/>
        <w:bottom w:val="none" w:sz="0" w:space="0" w:color="auto"/>
        <w:right w:val="none" w:sz="0" w:space="0" w:color="auto"/>
      </w:divBdr>
    </w:div>
    <w:div w:id="1376923998">
      <w:bodyDiv w:val="1"/>
      <w:marLeft w:val="0"/>
      <w:marRight w:val="0"/>
      <w:marTop w:val="0"/>
      <w:marBottom w:val="0"/>
      <w:divBdr>
        <w:top w:val="none" w:sz="0" w:space="0" w:color="auto"/>
        <w:left w:val="none" w:sz="0" w:space="0" w:color="auto"/>
        <w:bottom w:val="none" w:sz="0" w:space="0" w:color="auto"/>
        <w:right w:val="none" w:sz="0" w:space="0" w:color="auto"/>
      </w:divBdr>
    </w:div>
    <w:div w:id="1377851672">
      <w:bodyDiv w:val="1"/>
      <w:marLeft w:val="0"/>
      <w:marRight w:val="0"/>
      <w:marTop w:val="0"/>
      <w:marBottom w:val="0"/>
      <w:divBdr>
        <w:top w:val="none" w:sz="0" w:space="0" w:color="auto"/>
        <w:left w:val="none" w:sz="0" w:space="0" w:color="auto"/>
        <w:bottom w:val="none" w:sz="0" w:space="0" w:color="auto"/>
        <w:right w:val="none" w:sz="0" w:space="0" w:color="auto"/>
      </w:divBdr>
    </w:div>
    <w:div w:id="1379015594">
      <w:bodyDiv w:val="1"/>
      <w:marLeft w:val="0"/>
      <w:marRight w:val="0"/>
      <w:marTop w:val="0"/>
      <w:marBottom w:val="0"/>
      <w:divBdr>
        <w:top w:val="none" w:sz="0" w:space="0" w:color="auto"/>
        <w:left w:val="none" w:sz="0" w:space="0" w:color="auto"/>
        <w:bottom w:val="none" w:sz="0" w:space="0" w:color="auto"/>
        <w:right w:val="none" w:sz="0" w:space="0" w:color="auto"/>
      </w:divBdr>
    </w:div>
    <w:div w:id="1379696523">
      <w:bodyDiv w:val="1"/>
      <w:marLeft w:val="0"/>
      <w:marRight w:val="0"/>
      <w:marTop w:val="0"/>
      <w:marBottom w:val="0"/>
      <w:divBdr>
        <w:top w:val="none" w:sz="0" w:space="0" w:color="auto"/>
        <w:left w:val="none" w:sz="0" w:space="0" w:color="auto"/>
        <w:bottom w:val="none" w:sz="0" w:space="0" w:color="auto"/>
        <w:right w:val="none" w:sz="0" w:space="0" w:color="auto"/>
      </w:divBdr>
    </w:div>
    <w:div w:id="1381786697">
      <w:bodyDiv w:val="1"/>
      <w:marLeft w:val="0"/>
      <w:marRight w:val="0"/>
      <w:marTop w:val="0"/>
      <w:marBottom w:val="0"/>
      <w:divBdr>
        <w:top w:val="none" w:sz="0" w:space="0" w:color="auto"/>
        <w:left w:val="none" w:sz="0" w:space="0" w:color="auto"/>
        <w:bottom w:val="none" w:sz="0" w:space="0" w:color="auto"/>
        <w:right w:val="none" w:sz="0" w:space="0" w:color="auto"/>
      </w:divBdr>
    </w:div>
    <w:div w:id="1384867291">
      <w:bodyDiv w:val="1"/>
      <w:marLeft w:val="0"/>
      <w:marRight w:val="0"/>
      <w:marTop w:val="0"/>
      <w:marBottom w:val="0"/>
      <w:divBdr>
        <w:top w:val="none" w:sz="0" w:space="0" w:color="auto"/>
        <w:left w:val="none" w:sz="0" w:space="0" w:color="auto"/>
        <w:bottom w:val="none" w:sz="0" w:space="0" w:color="auto"/>
        <w:right w:val="none" w:sz="0" w:space="0" w:color="auto"/>
      </w:divBdr>
    </w:div>
    <w:div w:id="1384939237">
      <w:bodyDiv w:val="1"/>
      <w:marLeft w:val="0"/>
      <w:marRight w:val="0"/>
      <w:marTop w:val="0"/>
      <w:marBottom w:val="0"/>
      <w:divBdr>
        <w:top w:val="none" w:sz="0" w:space="0" w:color="auto"/>
        <w:left w:val="none" w:sz="0" w:space="0" w:color="auto"/>
        <w:bottom w:val="none" w:sz="0" w:space="0" w:color="auto"/>
        <w:right w:val="none" w:sz="0" w:space="0" w:color="auto"/>
      </w:divBdr>
    </w:div>
    <w:div w:id="1387534325">
      <w:bodyDiv w:val="1"/>
      <w:marLeft w:val="0"/>
      <w:marRight w:val="0"/>
      <w:marTop w:val="0"/>
      <w:marBottom w:val="0"/>
      <w:divBdr>
        <w:top w:val="none" w:sz="0" w:space="0" w:color="auto"/>
        <w:left w:val="none" w:sz="0" w:space="0" w:color="auto"/>
        <w:bottom w:val="none" w:sz="0" w:space="0" w:color="auto"/>
        <w:right w:val="none" w:sz="0" w:space="0" w:color="auto"/>
      </w:divBdr>
    </w:div>
    <w:div w:id="1389106413">
      <w:bodyDiv w:val="1"/>
      <w:marLeft w:val="0"/>
      <w:marRight w:val="0"/>
      <w:marTop w:val="0"/>
      <w:marBottom w:val="0"/>
      <w:divBdr>
        <w:top w:val="none" w:sz="0" w:space="0" w:color="auto"/>
        <w:left w:val="none" w:sz="0" w:space="0" w:color="auto"/>
        <w:bottom w:val="none" w:sz="0" w:space="0" w:color="auto"/>
        <w:right w:val="none" w:sz="0" w:space="0" w:color="auto"/>
      </w:divBdr>
    </w:div>
    <w:div w:id="1389574489">
      <w:bodyDiv w:val="1"/>
      <w:marLeft w:val="0"/>
      <w:marRight w:val="0"/>
      <w:marTop w:val="0"/>
      <w:marBottom w:val="0"/>
      <w:divBdr>
        <w:top w:val="none" w:sz="0" w:space="0" w:color="auto"/>
        <w:left w:val="none" w:sz="0" w:space="0" w:color="auto"/>
        <w:bottom w:val="none" w:sz="0" w:space="0" w:color="auto"/>
        <w:right w:val="none" w:sz="0" w:space="0" w:color="auto"/>
      </w:divBdr>
    </w:div>
    <w:div w:id="1390037599">
      <w:bodyDiv w:val="1"/>
      <w:marLeft w:val="0"/>
      <w:marRight w:val="0"/>
      <w:marTop w:val="0"/>
      <w:marBottom w:val="0"/>
      <w:divBdr>
        <w:top w:val="none" w:sz="0" w:space="0" w:color="auto"/>
        <w:left w:val="none" w:sz="0" w:space="0" w:color="auto"/>
        <w:bottom w:val="none" w:sz="0" w:space="0" w:color="auto"/>
        <w:right w:val="none" w:sz="0" w:space="0" w:color="auto"/>
      </w:divBdr>
    </w:div>
    <w:div w:id="1400250223">
      <w:bodyDiv w:val="1"/>
      <w:marLeft w:val="0"/>
      <w:marRight w:val="0"/>
      <w:marTop w:val="0"/>
      <w:marBottom w:val="0"/>
      <w:divBdr>
        <w:top w:val="none" w:sz="0" w:space="0" w:color="auto"/>
        <w:left w:val="none" w:sz="0" w:space="0" w:color="auto"/>
        <w:bottom w:val="none" w:sz="0" w:space="0" w:color="auto"/>
        <w:right w:val="none" w:sz="0" w:space="0" w:color="auto"/>
      </w:divBdr>
    </w:div>
    <w:div w:id="1401050785">
      <w:bodyDiv w:val="1"/>
      <w:marLeft w:val="0"/>
      <w:marRight w:val="0"/>
      <w:marTop w:val="0"/>
      <w:marBottom w:val="0"/>
      <w:divBdr>
        <w:top w:val="none" w:sz="0" w:space="0" w:color="auto"/>
        <w:left w:val="none" w:sz="0" w:space="0" w:color="auto"/>
        <w:bottom w:val="none" w:sz="0" w:space="0" w:color="auto"/>
        <w:right w:val="none" w:sz="0" w:space="0" w:color="auto"/>
      </w:divBdr>
    </w:div>
    <w:div w:id="1404838457">
      <w:bodyDiv w:val="1"/>
      <w:marLeft w:val="0"/>
      <w:marRight w:val="0"/>
      <w:marTop w:val="0"/>
      <w:marBottom w:val="0"/>
      <w:divBdr>
        <w:top w:val="none" w:sz="0" w:space="0" w:color="auto"/>
        <w:left w:val="none" w:sz="0" w:space="0" w:color="auto"/>
        <w:bottom w:val="none" w:sz="0" w:space="0" w:color="auto"/>
        <w:right w:val="none" w:sz="0" w:space="0" w:color="auto"/>
      </w:divBdr>
    </w:div>
    <w:div w:id="1407193591">
      <w:bodyDiv w:val="1"/>
      <w:marLeft w:val="0"/>
      <w:marRight w:val="0"/>
      <w:marTop w:val="0"/>
      <w:marBottom w:val="0"/>
      <w:divBdr>
        <w:top w:val="none" w:sz="0" w:space="0" w:color="auto"/>
        <w:left w:val="none" w:sz="0" w:space="0" w:color="auto"/>
        <w:bottom w:val="none" w:sz="0" w:space="0" w:color="auto"/>
        <w:right w:val="none" w:sz="0" w:space="0" w:color="auto"/>
      </w:divBdr>
    </w:div>
    <w:div w:id="1410232101">
      <w:bodyDiv w:val="1"/>
      <w:marLeft w:val="0"/>
      <w:marRight w:val="0"/>
      <w:marTop w:val="0"/>
      <w:marBottom w:val="0"/>
      <w:divBdr>
        <w:top w:val="none" w:sz="0" w:space="0" w:color="auto"/>
        <w:left w:val="none" w:sz="0" w:space="0" w:color="auto"/>
        <w:bottom w:val="none" w:sz="0" w:space="0" w:color="auto"/>
        <w:right w:val="none" w:sz="0" w:space="0" w:color="auto"/>
      </w:divBdr>
    </w:div>
    <w:div w:id="1414858608">
      <w:bodyDiv w:val="1"/>
      <w:marLeft w:val="0"/>
      <w:marRight w:val="0"/>
      <w:marTop w:val="0"/>
      <w:marBottom w:val="0"/>
      <w:divBdr>
        <w:top w:val="none" w:sz="0" w:space="0" w:color="auto"/>
        <w:left w:val="none" w:sz="0" w:space="0" w:color="auto"/>
        <w:bottom w:val="none" w:sz="0" w:space="0" w:color="auto"/>
        <w:right w:val="none" w:sz="0" w:space="0" w:color="auto"/>
      </w:divBdr>
    </w:div>
    <w:div w:id="1434934014">
      <w:bodyDiv w:val="1"/>
      <w:marLeft w:val="0"/>
      <w:marRight w:val="0"/>
      <w:marTop w:val="0"/>
      <w:marBottom w:val="0"/>
      <w:divBdr>
        <w:top w:val="none" w:sz="0" w:space="0" w:color="auto"/>
        <w:left w:val="none" w:sz="0" w:space="0" w:color="auto"/>
        <w:bottom w:val="none" w:sz="0" w:space="0" w:color="auto"/>
        <w:right w:val="none" w:sz="0" w:space="0" w:color="auto"/>
      </w:divBdr>
    </w:div>
    <w:div w:id="1436360269">
      <w:bodyDiv w:val="1"/>
      <w:marLeft w:val="0"/>
      <w:marRight w:val="0"/>
      <w:marTop w:val="0"/>
      <w:marBottom w:val="0"/>
      <w:divBdr>
        <w:top w:val="none" w:sz="0" w:space="0" w:color="auto"/>
        <w:left w:val="none" w:sz="0" w:space="0" w:color="auto"/>
        <w:bottom w:val="none" w:sz="0" w:space="0" w:color="auto"/>
        <w:right w:val="none" w:sz="0" w:space="0" w:color="auto"/>
      </w:divBdr>
    </w:div>
    <w:div w:id="1444619327">
      <w:bodyDiv w:val="1"/>
      <w:marLeft w:val="0"/>
      <w:marRight w:val="0"/>
      <w:marTop w:val="0"/>
      <w:marBottom w:val="0"/>
      <w:divBdr>
        <w:top w:val="none" w:sz="0" w:space="0" w:color="auto"/>
        <w:left w:val="none" w:sz="0" w:space="0" w:color="auto"/>
        <w:bottom w:val="none" w:sz="0" w:space="0" w:color="auto"/>
        <w:right w:val="none" w:sz="0" w:space="0" w:color="auto"/>
      </w:divBdr>
    </w:div>
    <w:div w:id="1455949767">
      <w:bodyDiv w:val="1"/>
      <w:marLeft w:val="0"/>
      <w:marRight w:val="0"/>
      <w:marTop w:val="0"/>
      <w:marBottom w:val="0"/>
      <w:divBdr>
        <w:top w:val="none" w:sz="0" w:space="0" w:color="auto"/>
        <w:left w:val="none" w:sz="0" w:space="0" w:color="auto"/>
        <w:bottom w:val="none" w:sz="0" w:space="0" w:color="auto"/>
        <w:right w:val="none" w:sz="0" w:space="0" w:color="auto"/>
      </w:divBdr>
    </w:div>
    <w:div w:id="1457066549">
      <w:bodyDiv w:val="1"/>
      <w:marLeft w:val="0"/>
      <w:marRight w:val="0"/>
      <w:marTop w:val="0"/>
      <w:marBottom w:val="0"/>
      <w:divBdr>
        <w:top w:val="none" w:sz="0" w:space="0" w:color="auto"/>
        <w:left w:val="none" w:sz="0" w:space="0" w:color="auto"/>
        <w:bottom w:val="none" w:sz="0" w:space="0" w:color="auto"/>
        <w:right w:val="none" w:sz="0" w:space="0" w:color="auto"/>
      </w:divBdr>
    </w:div>
    <w:div w:id="1458185883">
      <w:bodyDiv w:val="1"/>
      <w:marLeft w:val="0"/>
      <w:marRight w:val="0"/>
      <w:marTop w:val="0"/>
      <w:marBottom w:val="0"/>
      <w:divBdr>
        <w:top w:val="none" w:sz="0" w:space="0" w:color="auto"/>
        <w:left w:val="none" w:sz="0" w:space="0" w:color="auto"/>
        <w:bottom w:val="none" w:sz="0" w:space="0" w:color="auto"/>
        <w:right w:val="none" w:sz="0" w:space="0" w:color="auto"/>
      </w:divBdr>
    </w:div>
    <w:div w:id="1459645815">
      <w:bodyDiv w:val="1"/>
      <w:marLeft w:val="0"/>
      <w:marRight w:val="0"/>
      <w:marTop w:val="0"/>
      <w:marBottom w:val="0"/>
      <w:divBdr>
        <w:top w:val="none" w:sz="0" w:space="0" w:color="auto"/>
        <w:left w:val="none" w:sz="0" w:space="0" w:color="auto"/>
        <w:bottom w:val="none" w:sz="0" w:space="0" w:color="auto"/>
        <w:right w:val="none" w:sz="0" w:space="0" w:color="auto"/>
      </w:divBdr>
    </w:div>
    <w:div w:id="1463571394">
      <w:bodyDiv w:val="1"/>
      <w:marLeft w:val="0"/>
      <w:marRight w:val="0"/>
      <w:marTop w:val="0"/>
      <w:marBottom w:val="0"/>
      <w:divBdr>
        <w:top w:val="none" w:sz="0" w:space="0" w:color="auto"/>
        <w:left w:val="none" w:sz="0" w:space="0" w:color="auto"/>
        <w:bottom w:val="none" w:sz="0" w:space="0" w:color="auto"/>
        <w:right w:val="none" w:sz="0" w:space="0" w:color="auto"/>
      </w:divBdr>
    </w:div>
    <w:div w:id="1468939406">
      <w:bodyDiv w:val="1"/>
      <w:marLeft w:val="0"/>
      <w:marRight w:val="0"/>
      <w:marTop w:val="0"/>
      <w:marBottom w:val="0"/>
      <w:divBdr>
        <w:top w:val="none" w:sz="0" w:space="0" w:color="auto"/>
        <w:left w:val="none" w:sz="0" w:space="0" w:color="auto"/>
        <w:bottom w:val="none" w:sz="0" w:space="0" w:color="auto"/>
        <w:right w:val="none" w:sz="0" w:space="0" w:color="auto"/>
      </w:divBdr>
    </w:div>
    <w:div w:id="1473139398">
      <w:bodyDiv w:val="1"/>
      <w:marLeft w:val="0"/>
      <w:marRight w:val="0"/>
      <w:marTop w:val="0"/>
      <w:marBottom w:val="0"/>
      <w:divBdr>
        <w:top w:val="none" w:sz="0" w:space="0" w:color="auto"/>
        <w:left w:val="none" w:sz="0" w:space="0" w:color="auto"/>
        <w:bottom w:val="none" w:sz="0" w:space="0" w:color="auto"/>
        <w:right w:val="none" w:sz="0" w:space="0" w:color="auto"/>
      </w:divBdr>
    </w:div>
    <w:div w:id="1473669755">
      <w:bodyDiv w:val="1"/>
      <w:marLeft w:val="0"/>
      <w:marRight w:val="0"/>
      <w:marTop w:val="0"/>
      <w:marBottom w:val="0"/>
      <w:divBdr>
        <w:top w:val="none" w:sz="0" w:space="0" w:color="auto"/>
        <w:left w:val="none" w:sz="0" w:space="0" w:color="auto"/>
        <w:bottom w:val="none" w:sz="0" w:space="0" w:color="auto"/>
        <w:right w:val="none" w:sz="0" w:space="0" w:color="auto"/>
      </w:divBdr>
    </w:div>
    <w:div w:id="1475563663">
      <w:bodyDiv w:val="1"/>
      <w:marLeft w:val="0"/>
      <w:marRight w:val="0"/>
      <w:marTop w:val="0"/>
      <w:marBottom w:val="0"/>
      <w:divBdr>
        <w:top w:val="none" w:sz="0" w:space="0" w:color="auto"/>
        <w:left w:val="none" w:sz="0" w:space="0" w:color="auto"/>
        <w:bottom w:val="none" w:sz="0" w:space="0" w:color="auto"/>
        <w:right w:val="none" w:sz="0" w:space="0" w:color="auto"/>
      </w:divBdr>
    </w:div>
    <w:div w:id="1475634268">
      <w:bodyDiv w:val="1"/>
      <w:marLeft w:val="0"/>
      <w:marRight w:val="0"/>
      <w:marTop w:val="0"/>
      <w:marBottom w:val="0"/>
      <w:divBdr>
        <w:top w:val="none" w:sz="0" w:space="0" w:color="auto"/>
        <w:left w:val="none" w:sz="0" w:space="0" w:color="auto"/>
        <w:bottom w:val="none" w:sz="0" w:space="0" w:color="auto"/>
        <w:right w:val="none" w:sz="0" w:space="0" w:color="auto"/>
      </w:divBdr>
    </w:div>
    <w:div w:id="1477333379">
      <w:bodyDiv w:val="1"/>
      <w:marLeft w:val="0"/>
      <w:marRight w:val="0"/>
      <w:marTop w:val="0"/>
      <w:marBottom w:val="0"/>
      <w:divBdr>
        <w:top w:val="none" w:sz="0" w:space="0" w:color="auto"/>
        <w:left w:val="none" w:sz="0" w:space="0" w:color="auto"/>
        <w:bottom w:val="none" w:sz="0" w:space="0" w:color="auto"/>
        <w:right w:val="none" w:sz="0" w:space="0" w:color="auto"/>
      </w:divBdr>
    </w:div>
    <w:div w:id="1482229239">
      <w:bodyDiv w:val="1"/>
      <w:marLeft w:val="0"/>
      <w:marRight w:val="0"/>
      <w:marTop w:val="0"/>
      <w:marBottom w:val="0"/>
      <w:divBdr>
        <w:top w:val="none" w:sz="0" w:space="0" w:color="auto"/>
        <w:left w:val="none" w:sz="0" w:space="0" w:color="auto"/>
        <w:bottom w:val="none" w:sz="0" w:space="0" w:color="auto"/>
        <w:right w:val="none" w:sz="0" w:space="0" w:color="auto"/>
      </w:divBdr>
    </w:div>
    <w:div w:id="1483502566">
      <w:bodyDiv w:val="1"/>
      <w:marLeft w:val="0"/>
      <w:marRight w:val="0"/>
      <w:marTop w:val="0"/>
      <w:marBottom w:val="0"/>
      <w:divBdr>
        <w:top w:val="none" w:sz="0" w:space="0" w:color="auto"/>
        <w:left w:val="none" w:sz="0" w:space="0" w:color="auto"/>
        <w:bottom w:val="none" w:sz="0" w:space="0" w:color="auto"/>
        <w:right w:val="none" w:sz="0" w:space="0" w:color="auto"/>
      </w:divBdr>
    </w:div>
    <w:div w:id="1490828664">
      <w:bodyDiv w:val="1"/>
      <w:marLeft w:val="0"/>
      <w:marRight w:val="0"/>
      <w:marTop w:val="0"/>
      <w:marBottom w:val="0"/>
      <w:divBdr>
        <w:top w:val="none" w:sz="0" w:space="0" w:color="auto"/>
        <w:left w:val="none" w:sz="0" w:space="0" w:color="auto"/>
        <w:bottom w:val="none" w:sz="0" w:space="0" w:color="auto"/>
        <w:right w:val="none" w:sz="0" w:space="0" w:color="auto"/>
      </w:divBdr>
    </w:div>
    <w:div w:id="1493788068">
      <w:bodyDiv w:val="1"/>
      <w:marLeft w:val="0"/>
      <w:marRight w:val="0"/>
      <w:marTop w:val="0"/>
      <w:marBottom w:val="0"/>
      <w:divBdr>
        <w:top w:val="none" w:sz="0" w:space="0" w:color="auto"/>
        <w:left w:val="none" w:sz="0" w:space="0" w:color="auto"/>
        <w:bottom w:val="none" w:sz="0" w:space="0" w:color="auto"/>
        <w:right w:val="none" w:sz="0" w:space="0" w:color="auto"/>
      </w:divBdr>
    </w:div>
    <w:div w:id="1500151049">
      <w:bodyDiv w:val="1"/>
      <w:marLeft w:val="0"/>
      <w:marRight w:val="0"/>
      <w:marTop w:val="0"/>
      <w:marBottom w:val="0"/>
      <w:divBdr>
        <w:top w:val="none" w:sz="0" w:space="0" w:color="auto"/>
        <w:left w:val="none" w:sz="0" w:space="0" w:color="auto"/>
        <w:bottom w:val="none" w:sz="0" w:space="0" w:color="auto"/>
        <w:right w:val="none" w:sz="0" w:space="0" w:color="auto"/>
      </w:divBdr>
    </w:div>
    <w:div w:id="1501042607">
      <w:bodyDiv w:val="1"/>
      <w:marLeft w:val="0"/>
      <w:marRight w:val="0"/>
      <w:marTop w:val="0"/>
      <w:marBottom w:val="0"/>
      <w:divBdr>
        <w:top w:val="none" w:sz="0" w:space="0" w:color="auto"/>
        <w:left w:val="none" w:sz="0" w:space="0" w:color="auto"/>
        <w:bottom w:val="none" w:sz="0" w:space="0" w:color="auto"/>
        <w:right w:val="none" w:sz="0" w:space="0" w:color="auto"/>
      </w:divBdr>
    </w:div>
    <w:div w:id="1506555624">
      <w:bodyDiv w:val="1"/>
      <w:marLeft w:val="0"/>
      <w:marRight w:val="0"/>
      <w:marTop w:val="0"/>
      <w:marBottom w:val="0"/>
      <w:divBdr>
        <w:top w:val="none" w:sz="0" w:space="0" w:color="auto"/>
        <w:left w:val="none" w:sz="0" w:space="0" w:color="auto"/>
        <w:bottom w:val="none" w:sz="0" w:space="0" w:color="auto"/>
        <w:right w:val="none" w:sz="0" w:space="0" w:color="auto"/>
      </w:divBdr>
    </w:div>
    <w:div w:id="1506704283">
      <w:bodyDiv w:val="1"/>
      <w:marLeft w:val="0"/>
      <w:marRight w:val="0"/>
      <w:marTop w:val="0"/>
      <w:marBottom w:val="0"/>
      <w:divBdr>
        <w:top w:val="none" w:sz="0" w:space="0" w:color="auto"/>
        <w:left w:val="none" w:sz="0" w:space="0" w:color="auto"/>
        <w:bottom w:val="none" w:sz="0" w:space="0" w:color="auto"/>
        <w:right w:val="none" w:sz="0" w:space="0" w:color="auto"/>
      </w:divBdr>
    </w:div>
    <w:div w:id="1510869181">
      <w:bodyDiv w:val="1"/>
      <w:marLeft w:val="0"/>
      <w:marRight w:val="0"/>
      <w:marTop w:val="0"/>
      <w:marBottom w:val="0"/>
      <w:divBdr>
        <w:top w:val="none" w:sz="0" w:space="0" w:color="auto"/>
        <w:left w:val="none" w:sz="0" w:space="0" w:color="auto"/>
        <w:bottom w:val="none" w:sz="0" w:space="0" w:color="auto"/>
        <w:right w:val="none" w:sz="0" w:space="0" w:color="auto"/>
      </w:divBdr>
    </w:div>
    <w:div w:id="1511408768">
      <w:bodyDiv w:val="1"/>
      <w:marLeft w:val="0"/>
      <w:marRight w:val="0"/>
      <w:marTop w:val="0"/>
      <w:marBottom w:val="0"/>
      <w:divBdr>
        <w:top w:val="none" w:sz="0" w:space="0" w:color="auto"/>
        <w:left w:val="none" w:sz="0" w:space="0" w:color="auto"/>
        <w:bottom w:val="none" w:sz="0" w:space="0" w:color="auto"/>
        <w:right w:val="none" w:sz="0" w:space="0" w:color="auto"/>
      </w:divBdr>
    </w:div>
    <w:div w:id="1520316529">
      <w:bodyDiv w:val="1"/>
      <w:marLeft w:val="0"/>
      <w:marRight w:val="0"/>
      <w:marTop w:val="0"/>
      <w:marBottom w:val="0"/>
      <w:divBdr>
        <w:top w:val="none" w:sz="0" w:space="0" w:color="auto"/>
        <w:left w:val="none" w:sz="0" w:space="0" w:color="auto"/>
        <w:bottom w:val="none" w:sz="0" w:space="0" w:color="auto"/>
        <w:right w:val="none" w:sz="0" w:space="0" w:color="auto"/>
      </w:divBdr>
    </w:div>
    <w:div w:id="1523668943">
      <w:bodyDiv w:val="1"/>
      <w:marLeft w:val="0"/>
      <w:marRight w:val="0"/>
      <w:marTop w:val="0"/>
      <w:marBottom w:val="0"/>
      <w:divBdr>
        <w:top w:val="none" w:sz="0" w:space="0" w:color="auto"/>
        <w:left w:val="none" w:sz="0" w:space="0" w:color="auto"/>
        <w:bottom w:val="none" w:sz="0" w:space="0" w:color="auto"/>
        <w:right w:val="none" w:sz="0" w:space="0" w:color="auto"/>
      </w:divBdr>
    </w:div>
    <w:div w:id="1525632653">
      <w:bodyDiv w:val="1"/>
      <w:marLeft w:val="0"/>
      <w:marRight w:val="0"/>
      <w:marTop w:val="0"/>
      <w:marBottom w:val="0"/>
      <w:divBdr>
        <w:top w:val="none" w:sz="0" w:space="0" w:color="auto"/>
        <w:left w:val="none" w:sz="0" w:space="0" w:color="auto"/>
        <w:bottom w:val="none" w:sz="0" w:space="0" w:color="auto"/>
        <w:right w:val="none" w:sz="0" w:space="0" w:color="auto"/>
      </w:divBdr>
    </w:div>
    <w:div w:id="1527524670">
      <w:bodyDiv w:val="1"/>
      <w:marLeft w:val="0"/>
      <w:marRight w:val="0"/>
      <w:marTop w:val="0"/>
      <w:marBottom w:val="0"/>
      <w:divBdr>
        <w:top w:val="none" w:sz="0" w:space="0" w:color="auto"/>
        <w:left w:val="none" w:sz="0" w:space="0" w:color="auto"/>
        <w:bottom w:val="none" w:sz="0" w:space="0" w:color="auto"/>
        <w:right w:val="none" w:sz="0" w:space="0" w:color="auto"/>
      </w:divBdr>
    </w:div>
    <w:div w:id="1542130623">
      <w:bodyDiv w:val="1"/>
      <w:marLeft w:val="0"/>
      <w:marRight w:val="0"/>
      <w:marTop w:val="0"/>
      <w:marBottom w:val="0"/>
      <w:divBdr>
        <w:top w:val="none" w:sz="0" w:space="0" w:color="auto"/>
        <w:left w:val="none" w:sz="0" w:space="0" w:color="auto"/>
        <w:bottom w:val="none" w:sz="0" w:space="0" w:color="auto"/>
        <w:right w:val="none" w:sz="0" w:space="0" w:color="auto"/>
      </w:divBdr>
    </w:div>
    <w:div w:id="1542282774">
      <w:bodyDiv w:val="1"/>
      <w:marLeft w:val="0"/>
      <w:marRight w:val="0"/>
      <w:marTop w:val="0"/>
      <w:marBottom w:val="0"/>
      <w:divBdr>
        <w:top w:val="none" w:sz="0" w:space="0" w:color="auto"/>
        <w:left w:val="none" w:sz="0" w:space="0" w:color="auto"/>
        <w:bottom w:val="none" w:sz="0" w:space="0" w:color="auto"/>
        <w:right w:val="none" w:sz="0" w:space="0" w:color="auto"/>
      </w:divBdr>
    </w:div>
    <w:div w:id="1542354958">
      <w:bodyDiv w:val="1"/>
      <w:marLeft w:val="0"/>
      <w:marRight w:val="0"/>
      <w:marTop w:val="0"/>
      <w:marBottom w:val="0"/>
      <w:divBdr>
        <w:top w:val="none" w:sz="0" w:space="0" w:color="auto"/>
        <w:left w:val="none" w:sz="0" w:space="0" w:color="auto"/>
        <w:bottom w:val="none" w:sz="0" w:space="0" w:color="auto"/>
        <w:right w:val="none" w:sz="0" w:space="0" w:color="auto"/>
      </w:divBdr>
    </w:div>
    <w:div w:id="1543206359">
      <w:bodyDiv w:val="1"/>
      <w:marLeft w:val="0"/>
      <w:marRight w:val="0"/>
      <w:marTop w:val="0"/>
      <w:marBottom w:val="0"/>
      <w:divBdr>
        <w:top w:val="none" w:sz="0" w:space="0" w:color="auto"/>
        <w:left w:val="none" w:sz="0" w:space="0" w:color="auto"/>
        <w:bottom w:val="none" w:sz="0" w:space="0" w:color="auto"/>
        <w:right w:val="none" w:sz="0" w:space="0" w:color="auto"/>
      </w:divBdr>
    </w:div>
    <w:div w:id="1546795619">
      <w:bodyDiv w:val="1"/>
      <w:marLeft w:val="0"/>
      <w:marRight w:val="0"/>
      <w:marTop w:val="0"/>
      <w:marBottom w:val="0"/>
      <w:divBdr>
        <w:top w:val="none" w:sz="0" w:space="0" w:color="auto"/>
        <w:left w:val="none" w:sz="0" w:space="0" w:color="auto"/>
        <w:bottom w:val="none" w:sz="0" w:space="0" w:color="auto"/>
        <w:right w:val="none" w:sz="0" w:space="0" w:color="auto"/>
      </w:divBdr>
    </w:div>
    <w:div w:id="1549535783">
      <w:bodyDiv w:val="1"/>
      <w:marLeft w:val="0"/>
      <w:marRight w:val="0"/>
      <w:marTop w:val="0"/>
      <w:marBottom w:val="0"/>
      <w:divBdr>
        <w:top w:val="none" w:sz="0" w:space="0" w:color="auto"/>
        <w:left w:val="none" w:sz="0" w:space="0" w:color="auto"/>
        <w:bottom w:val="none" w:sz="0" w:space="0" w:color="auto"/>
        <w:right w:val="none" w:sz="0" w:space="0" w:color="auto"/>
      </w:divBdr>
    </w:div>
    <w:div w:id="1550335590">
      <w:bodyDiv w:val="1"/>
      <w:marLeft w:val="0"/>
      <w:marRight w:val="0"/>
      <w:marTop w:val="0"/>
      <w:marBottom w:val="0"/>
      <w:divBdr>
        <w:top w:val="none" w:sz="0" w:space="0" w:color="auto"/>
        <w:left w:val="none" w:sz="0" w:space="0" w:color="auto"/>
        <w:bottom w:val="none" w:sz="0" w:space="0" w:color="auto"/>
        <w:right w:val="none" w:sz="0" w:space="0" w:color="auto"/>
      </w:divBdr>
    </w:div>
    <w:div w:id="1550875865">
      <w:bodyDiv w:val="1"/>
      <w:marLeft w:val="0"/>
      <w:marRight w:val="0"/>
      <w:marTop w:val="0"/>
      <w:marBottom w:val="0"/>
      <w:divBdr>
        <w:top w:val="none" w:sz="0" w:space="0" w:color="auto"/>
        <w:left w:val="none" w:sz="0" w:space="0" w:color="auto"/>
        <w:bottom w:val="none" w:sz="0" w:space="0" w:color="auto"/>
        <w:right w:val="none" w:sz="0" w:space="0" w:color="auto"/>
      </w:divBdr>
    </w:div>
    <w:div w:id="1555316411">
      <w:bodyDiv w:val="1"/>
      <w:marLeft w:val="0"/>
      <w:marRight w:val="0"/>
      <w:marTop w:val="0"/>
      <w:marBottom w:val="0"/>
      <w:divBdr>
        <w:top w:val="none" w:sz="0" w:space="0" w:color="auto"/>
        <w:left w:val="none" w:sz="0" w:space="0" w:color="auto"/>
        <w:bottom w:val="none" w:sz="0" w:space="0" w:color="auto"/>
        <w:right w:val="none" w:sz="0" w:space="0" w:color="auto"/>
      </w:divBdr>
    </w:div>
    <w:div w:id="1558971543">
      <w:bodyDiv w:val="1"/>
      <w:marLeft w:val="0"/>
      <w:marRight w:val="0"/>
      <w:marTop w:val="0"/>
      <w:marBottom w:val="0"/>
      <w:divBdr>
        <w:top w:val="none" w:sz="0" w:space="0" w:color="auto"/>
        <w:left w:val="none" w:sz="0" w:space="0" w:color="auto"/>
        <w:bottom w:val="none" w:sz="0" w:space="0" w:color="auto"/>
        <w:right w:val="none" w:sz="0" w:space="0" w:color="auto"/>
      </w:divBdr>
    </w:div>
    <w:div w:id="1560630210">
      <w:bodyDiv w:val="1"/>
      <w:marLeft w:val="0"/>
      <w:marRight w:val="0"/>
      <w:marTop w:val="0"/>
      <w:marBottom w:val="0"/>
      <w:divBdr>
        <w:top w:val="none" w:sz="0" w:space="0" w:color="auto"/>
        <w:left w:val="none" w:sz="0" w:space="0" w:color="auto"/>
        <w:bottom w:val="none" w:sz="0" w:space="0" w:color="auto"/>
        <w:right w:val="none" w:sz="0" w:space="0" w:color="auto"/>
      </w:divBdr>
    </w:div>
    <w:div w:id="1560825168">
      <w:bodyDiv w:val="1"/>
      <w:marLeft w:val="0"/>
      <w:marRight w:val="0"/>
      <w:marTop w:val="0"/>
      <w:marBottom w:val="0"/>
      <w:divBdr>
        <w:top w:val="none" w:sz="0" w:space="0" w:color="auto"/>
        <w:left w:val="none" w:sz="0" w:space="0" w:color="auto"/>
        <w:bottom w:val="none" w:sz="0" w:space="0" w:color="auto"/>
        <w:right w:val="none" w:sz="0" w:space="0" w:color="auto"/>
      </w:divBdr>
    </w:div>
    <w:div w:id="1560895642">
      <w:bodyDiv w:val="1"/>
      <w:marLeft w:val="0"/>
      <w:marRight w:val="0"/>
      <w:marTop w:val="0"/>
      <w:marBottom w:val="0"/>
      <w:divBdr>
        <w:top w:val="none" w:sz="0" w:space="0" w:color="auto"/>
        <w:left w:val="none" w:sz="0" w:space="0" w:color="auto"/>
        <w:bottom w:val="none" w:sz="0" w:space="0" w:color="auto"/>
        <w:right w:val="none" w:sz="0" w:space="0" w:color="auto"/>
      </w:divBdr>
    </w:div>
    <w:div w:id="1562787035">
      <w:bodyDiv w:val="1"/>
      <w:marLeft w:val="0"/>
      <w:marRight w:val="0"/>
      <w:marTop w:val="0"/>
      <w:marBottom w:val="0"/>
      <w:divBdr>
        <w:top w:val="none" w:sz="0" w:space="0" w:color="auto"/>
        <w:left w:val="none" w:sz="0" w:space="0" w:color="auto"/>
        <w:bottom w:val="none" w:sz="0" w:space="0" w:color="auto"/>
        <w:right w:val="none" w:sz="0" w:space="0" w:color="auto"/>
      </w:divBdr>
    </w:div>
    <w:div w:id="1563253228">
      <w:bodyDiv w:val="1"/>
      <w:marLeft w:val="0"/>
      <w:marRight w:val="0"/>
      <w:marTop w:val="0"/>
      <w:marBottom w:val="0"/>
      <w:divBdr>
        <w:top w:val="none" w:sz="0" w:space="0" w:color="auto"/>
        <w:left w:val="none" w:sz="0" w:space="0" w:color="auto"/>
        <w:bottom w:val="none" w:sz="0" w:space="0" w:color="auto"/>
        <w:right w:val="none" w:sz="0" w:space="0" w:color="auto"/>
      </w:divBdr>
    </w:div>
    <w:div w:id="1564103487">
      <w:bodyDiv w:val="1"/>
      <w:marLeft w:val="0"/>
      <w:marRight w:val="0"/>
      <w:marTop w:val="0"/>
      <w:marBottom w:val="0"/>
      <w:divBdr>
        <w:top w:val="none" w:sz="0" w:space="0" w:color="auto"/>
        <w:left w:val="none" w:sz="0" w:space="0" w:color="auto"/>
        <w:bottom w:val="none" w:sz="0" w:space="0" w:color="auto"/>
        <w:right w:val="none" w:sz="0" w:space="0" w:color="auto"/>
      </w:divBdr>
    </w:div>
    <w:div w:id="1567304121">
      <w:bodyDiv w:val="1"/>
      <w:marLeft w:val="0"/>
      <w:marRight w:val="0"/>
      <w:marTop w:val="0"/>
      <w:marBottom w:val="0"/>
      <w:divBdr>
        <w:top w:val="none" w:sz="0" w:space="0" w:color="auto"/>
        <w:left w:val="none" w:sz="0" w:space="0" w:color="auto"/>
        <w:bottom w:val="none" w:sz="0" w:space="0" w:color="auto"/>
        <w:right w:val="none" w:sz="0" w:space="0" w:color="auto"/>
      </w:divBdr>
    </w:div>
    <w:div w:id="1569456514">
      <w:bodyDiv w:val="1"/>
      <w:marLeft w:val="0"/>
      <w:marRight w:val="0"/>
      <w:marTop w:val="0"/>
      <w:marBottom w:val="0"/>
      <w:divBdr>
        <w:top w:val="none" w:sz="0" w:space="0" w:color="auto"/>
        <w:left w:val="none" w:sz="0" w:space="0" w:color="auto"/>
        <w:bottom w:val="none" w:sz="0" w:space="0" w:color="auto"/>
        <w:right w:val="none" w:sz="0" w:space="0" w:color="auto"/>
      </w:divBdr>
    </w:div>
    <w:div w:id="1570579592">
      <w:bodyDiv w:val="1"/>
      <w:marLeft w:val="0"/>
      <w:marRight w:val="0"/>
      <w:marTop w:val="0"/>
      <w:marBottom w:val="0"/>
      <w:divBdr>
        <w:top w:val="none" w:sz="0" w:space="0" w:color="auto"/>
        <w:left w:val="none" w:sz="0" w:space="0" w:color="auto"/>
        <w:bottom w:val="none" w:sz="0" w:space="0" w:color="auto"/>
        <w:right w:val="none" w:sz="0" w:space="0" w:color="auto"/>
      </w:divBdr>
    </w:div>
    <w:div w:id="1572696243">
      <w:bodyDiv w:val="1"/>
      <w:marLeft w:val="0"/>
      <w:marRight w:val="0"/>
      <w:marTop w:val="0"/>
      <w:marBottom w:val="0"/>
      <w:divBdr>
        <w:top w:val="none" w:sz="0" w:space="0" w:color="auto"/>
        <w:left w:val="none" w:sz="0" w:space="0" w:color="auto"/>
        <w:bottom w:val="none" w:sz="0" w:space="0" w:color="auto"/>
        <w:right w:val="none" w:sz="0" w:space="0" w:color="auto"/>
      </w:divBdr>
    </w:div>
    <w:div w:id="1573850734">
      <w:bodyDiv w:val="1"/>
      <w:marLeft w:val="0"/>
      <w:marRight w:val="0"/>
      <w:marTop w:val="0"/>
      <w:marBottom w:val="0"/>
      <w:divBdr>
        <w:top w:val="none" w:sz="0" w:space="0" w:color="auto"/>
        <w:left w:val="none" w:sz="0" w:space="0" w:color="auto"/>
        <w:bottom w:val="none" w:sz="0" w:space="0" w:color="auto"/>
        <w:right w:val="none" w:sz="0" w:space="0" w:color="auto"/>
      </w:divBdr>
    </w:div>
    <w:div w:id="1574044154">
      <w:bodyDiv w:val="1"/>
      <w:marLeft w:val="0"/>
      <w:marRight w:val="0"/>
      <w:marTop w:val="0"/>
      <w:marBottom w:val="0"/>
      <w:divBdr>
        <w:top w:val="none" w:sz="0" w:space="0" w:color="auto"/>
        <w:left w:val="none" w:sz="0" w:space="0" w:color="auto"/>
        <w:bottom w:val="none" w:sz="0" w:space="0" w:color="auto"/>
        <w:right w:val="none" w:sz="0" w:space="0" w:color="auto"/>
      </w:divBdr>
    </w:div>
    <w:div w:id="1574198999">
      <w:bodyDiv w:val="1"/>
      <w:marLeft w:val="0"/>
      <w:marRight w:val="0"/>
      <w:marTop w:val="0"/>
      <w:marBottom w:val="0"/>
      <w:divBdr>
        <w:top w:val="none" w:sz="0" w:space="0" w:color="auto"/>
        <w:left w:val="none" w:sz="0" w:space="0" w:color="auto"/>
        <w:bottom w:val="none" w:sz="0" w:space="0" w:color="auto"/>
        <w:right w:val="none" w:sz="0" w:space="0" w:color="auto"/>
      </w:divBdr>
    </w:div>
    <w:div w:id="1577280885">
      <w:bodyDiv w:val="1"/>
      <w:marLeft w:val="0"/>
      <w:marRight w:val="0"/>
      <w:marTop w:val="0"/>
      <w:marBottom w:val="0"/>
      <w:divBdr>
        <w:top w:val="none" w:sz="0" w:space="0" w:color="auto"/>
        <w:left w:val="none" w:sz="0" w:space="0" w:color="auto"/>
        <w:bottom w:val="none" w:sz="0" w:space="0" w:color="auto"/>
        <w:right w:val="none" w:sz="0" w:space="0" w:color="auto"/>
      </w:divBdr>
    </w:div>
    <w:div w:id="1580015060">
      <w:bodyDiv w:val="1"/>
      <w:marLeft w:val="0"/>
      <w:marRight w:val="0"/>
      <w:marTop w:val="0"/>
      <w:marBottom w:val="0"/>
      <w:divBdr>
        <w:top w:val="none" w:sz="0" w:space="0" w:color="auto"/>
        <w:left w:val="none" w:sz="0" w:space="0" w:color="auto"/>
        <w:bottom w:val="none" w:sz="0" w:space="0" w:color="auto"/>
        <w:right w:val="none" w:sz="0" w:space="0" w:color="auto"/>
      </w:divBdr>
    </w:div>
    <w:div w:id="1588727535">
      <w:bodyDiv w:val="1"/>
      <w:marLeft w:val="0"/>
      <w:marRight w:val="0"/>
      <w:marTop w:val="0"/>
      <w:marBottom w:val="0"/>
      <w:divBdr>
        <w:top w:val="none" w:sz="0" w:space="0" w:color="auto"/>
        <w:left w:val="none" w:sz="0" w:space="0" w:color="auto"/>
        <w:bottom w:val="none" w:sz="0" w:space="0" w:color="auto"/>
        <w:right w:val="none" w:sz="0" w:space="0" w:color="auto"/>
      </w:divBdr>
    </w:div>
    <w:div w:id="1590964985">
      <w:bodyDiv w:val="1"/>
      <w:marLeft w:val="0"/>
      <w:marRight w:val="0"/>
      <w:marTop w:val="0"/>
      <w:marBottom w:val="0"/>
      <w:divBdr>
        <w:top w:val="none" w:sz="0" w:space="0" w:color="auto"/>
        <w:left w:val="none" w:sz="0" w:space="0" w:color="auto"/>
        <w:bottom w:val="none" w:sz="0" w:space="0" w:color="auto"/>
        <w:right w:val="none" w:sz="0" w:space="0" w:color="auto"/>
      </w:divBdr>
    </w:div>
    <w:div w:id="1593664251">
      <w:bodyDiv w:val="1"/>
      <w:marLeft w:val="0"/>
      <w:marRight w:val="0"/>
      <w:marTop w:val="0"/>
      <w:marBottom w:val="0"/>
      <w:divBdr>
        <w:top w:val="none" w:sz="0" w:space="0" w:color="auto"/>
        <w:left w:val="none" w:sz="0" w:space="0" w:color="auto"/>
        <w:bottom w:val="none" w:sz="0" w:space="0" w:color="auto"/>
        <w:right w:val="none" w:sz="0" w:space="0" w:color="auto"/>
      </w:divBdr>
    </w:div>
    <w:div w:id="1596787236">
      <w:bodyDiv w:val="1"/>
      <w:marLeft w:val="0"/>
      <w:marRight w:val="0"/>
      <w:marTop w:val="0"/>
      <w:marBottom w:val="0"/>
      <w:divBdr>
        <w:top w:val="none" w:sz="0" w:space="0" w:color="auto"/>
        <w:left w:val="none" w:sz="0" w:space="0" w:color="auto"/>
        <w:bottom w:val="none" w:sz="0" w:space="0" w:color="auto"/>
        <w:right w:val="none" w:sz="0" w:space="0" w:color="auto"/>
      </w:divBdr>
    </w:div>
    <w:div w:id="1607083354">
      <w:bodyDiv w:val="1"/>
      <w:marLeft w:val="0"/>
      <w:marRight w:val="0"/>
      <w:marTop w:val="0"/>
      <w:marBottom w:val="0"/>
      <w:divBdr>
        <w:top w:val="none" w:sz="0" w:space="0" w:color="auto"/>
        <w:left w:val="none" w:sz="0" w:space="0" w:color="auto"/>
        <w:bottom w:val="none" w:sz="0" w:space="0" w:color="auto"/>
        <w:right w:val="none" w:sz="0" w:space="0" w:color="auto"/>
      </w:divBdr>
    </w:div>
    <w:div w:id="1609193155">
      <w:bodyDiv w:val="1"/>
      <w:marLeft w:val="0"/>
      <w:marRight w:val="0"/>
      <w:marTop w:val="0"/>
      <w:marBottom w:val="0"/>
      <w:divBdr>
        <w:top w:val="none" w:sz="0" w:space="0" w:color="auto"/>
        <w:left w:val="none" w:sz="0" w:space="0" w:color="auto"/>
        <w:bottom w:val="none" w:sz="0" w:space="0" w:color="auto"/>
        <w:right w:val="none" w:sz="0" w:space="0" w:color="auto"/>
      </w:divBdr>
    </w:div>
    <w:div w:id="1617909551">
      <w:bodyDiv w:val="1"/>
      <w:marLeft w:val="0"/>
      <w:marRight w:val="0"/>
      <w:marTop w:val="0"/>
      <w:marBottom w:val="0"/>
      <w:divBdr>
        <w:top w:val="none" w:sz="0" w:space="0" w:color="auto"/>
        <w:left w:val="none" w:sz="0" w:space="0" w:color="auto"/>
        <w:bottom w:val="none" w:sz="0" w:space="0" w:color="auto"/>
        <w:right w:val="none" w:sz="0" w:space="0" w:color="auto"/>
      </w:divBdr>
    </w:div>
    <w:div w:id="1618871628">
      <w:bodyDiv w:val="1"/>
      <w:marLeft w:val="0"/>
      <w:marRight w:val="0"/>
      <w:marTop w:val="0"/>
      <w:marBottom w:val="0"/>
      <w:divBdr>
        <w:top w:val="none" w:sz="0" w:space="0" w:color="auto"/>
        <w:left w:val="none" w:sz="0" w:space="0" w:color="auto"/>
        <w:bottom w:val="none" w:sz="0" w:space="0" w:color="auto"/>
        <w:right w:val="none" w:sz="0" w:space="0" w:color="auto"/>
      </w:divBdr>
    </w:div>
    <w:div w:id="1622494815">
      <w:bodyDiv w:val="1"/>
      <w:marLeft w:val="0"/>
      <w:marRight w:val="0"/>
      <w:marTop w:val="0"/>
      <w:marBottom w:val="0"/>
      <w:divBdr>
        <w:top w:val="none" w:sz="0" w:space="0" w:color="auto"/>
        <w:left w:val="none" w:sz="0" w:space="0" w:color="auto"/>
        <w:bottom w:val="none" w:sz="0" w:space="0" w:color="auto"/>
        <w:right w:val="none" w:sz="0" w:space="0" w:color="auto"/>
      </w:divBdr>
    </w:div>
    <w:div w:id="1624968930">
      <w:bodyDiv w:val="1"/>
      <w:marLeft w:val="0"/>
      <w:marRight w:val="0"/>
      <w:marTop w:val="0"/>
      <w:marBottom w:val="0"/>
      <w:divBdr>
        <w:top w:val="none" w:sz="0" w:space="0" w:color="auto"/>
        <w:left w:val="none" w:sz="0" w:space="0" w:color="auto"/>
        <w:bottom w:val="none" w:sz="0" w:space="0" w:color="auto"/>
        <w:right w:val="none" w:sz="0" w:space="0" w:color="auto"/>
      </w:divBdr>
    </w:div>
    <w:div w:id="1625848925">
      <w:bodyDiv w:val="1"/>
      <w:marLeft w:val="0"/>
      <w:marRight w:val="0"/>
      <w:marTop w:val="0"/>
      <w:marBottom w:val="0"/>
      <w:divBdr>
        <w:top w:val="none" w:sz="0" w:space="0" w:color="auto"/>
        <w:left w:val="none" w:sz="0" w:space="0" w:color="auto"/>
        <w:bottom w:val="none" w:sz="0" w:space="0" w:color="auto"/>
        <w:right w:val="none" w:sz="0" w:space="0" w:color="auto"/>
      </w:divBdr>
    </w:div>
    <w:div w:id="1626500086">
      <w:bodyDiv w:val="1"/>
      <w:marLeft w:val="0"/>
      <w:marRight w:val="0"/>
      <w:marTop w:val="0"/>
      <w:marBottom w:val="0"/>
      <w:divBdr>
        <w:top w:val="none" w:sz="0" w:space="0" w:color="auto"/>
        <w:left w:val="none" w:sz="0" w:space="0" w:color="auto"/>
        <w:bottom w:val="none" w:sz="0" w:space="0" w:color="auto"/>
        <w:right w:val="none" w:sz="0" w:space="0" w:color="auto"/>
      </w:divBdr>
    </w:div>
    <w:div w:id="1627421088">
      <w:bodyDiv w:val="1"/>
      <w:marLeft w:val="0"/>
      <w:marRight w:val="0"/>
      <w:marTop w:val="0"/>
      <w:marBottom w:val="0"/>
      <w:divBdr>
        <w:top w:val="none" w:sz="0" w:space="0" w:color="auto"/>
        <w:left w:val="none" w:sz="0" w:space="0" w:color="auto"/>
        <w:bottom w:val="none" w:sz="0" w:space="0" w:color="auto"/>
        <w:right w:val="none" w:sz="0" w:space="0" w:color="auto"/>
      </w:divBdr>
    </w:div>
    <w:div w:id="1629509761">
      <w:bodyDiv w:val="1"/>
      <w:marLeft w:val="0"/>
      <w:marRight w:val="0"/>
      <w:marTop w:val="0"/>
      <w:marBottom w:val="0"/>
      <w:divBdr>
        <w:top w:val="none" w:sz="0" w:space="0" w:color="auto"/>
        <w:left w:val="none" w:sz="0" w:space="0" w:color="auto"/>
        <w:bottom w:val="none" w:sz="0" w:space="0" w:color="auto"/>
        <w:right w:val="none" w:sz="0" w:space="0" w:color="auto"/>
      </w:divBdr>
    </w:div>
    <w:div w:id="1630551191">
      <w:bodyDiv w:val="1"/>
      <w:marLeft w:val="0"/>
      <w:marRight w:val="0"/>
      <w:marTop w:val="0"/>
      <w:marBottom w:val="0"/>
      <w:divBdr>
        <w:top w:val="none" w:sz="0" w:space="0" w:color="auto"/>
        <w:left w:val="none" w:sz="0" w:space="0" w:color="auto"/>
        <w:bottom w:val="none" w:sz="0" w:space="0" w:color="auto"/>
        <w:right w:val="none" w:sz="0" w:space="0" w:color="auto"/>
      </w:divBdr>
    </w:div>
    <w:div w:id="1631015465">
      <w:bodyDiv w:val="1"/>
      <w:marLeft w:val="0"/>
      <w:marRight w:val="0"/>
      <w:marTop w:val="0"/>
      <w:marBottom w:val="0"/>
      <w:divBdr>
        <w:top w:val="none" w:sz="0" w:space="0" w:color="auto"/>
        <w:left w:val="none" w:sz="0" w:space="0" w:color="auto"/>
        <w:bottom w:val="none" w:sz="0" w:space="0" w:color="auto"/>
        <w:right w:val="none" w:sz="0" w:space="0" w:color="auto"/>
      </w:divBdr>
    </w:div>
    <w:div w:id="1631856558">
      <w:bodyDiv w:val="1"/>
      <w:marLeft w:val="0"/>
      <w:marRight w:val="0"/>
      <w:marTop w:val="0"/>
      <w:marBottom w:val="0"/>
      <w:divBdr>
        <w:top w:val="none" w:sz="0" w:space="0" w:color="auto"/>
        <w:left w:val="none" w:sz="0" w:space="0" w:color="auto"/>
        <w:bottom w:val="none" w:sz="0" w:space="0" w:color="auto"/>
        <w:right w:val="none" w:sz="0" w:space="0" w:color="auto"/>
      </w:divBdr>
    </w:div>
    <w:div w:id="1632394721">
      <w:bodyDiv w:val="1"/>
      <w:marLeft w:val="0"/>
      <w:marRight w:val="0"/>
      <w:marTop w:val="0"/>
      <w:marBottom w:val="0"/>
      <w:divBdr>
        <w:top w:val="none" w:sz="0" w:space="0" w:color="auto"/>
        <w:left w:val="none" w:sz="0" w:space="0" w:color="auto"/>
        <w:bottom w:val="none" w:sz="0" w:space="0" w:color="auto"/>
        <w:right w:val="none" w:sz="0" w:space="0" w:color="auto"/>
      </w:divBdr>
    </w:div>
    <w:div w:id="1634749753">
      <w:bodyDiv w:val="1"/>
      <w:marLeft w:val="0"/>
      <w:marRight w:val="0"/>
      <w:marTop w:val="0"/>
      <w:marBottom w:val="0"/>
      <w:divBdr>
        <w:top w:val="none" w:sz="0" w:space="0" w:color="auto"/>
        <w:left w:val="none" w:sz="0" w:space="0" w:color="auto"/>
        <w:bottom w:val="none" w:sz="0" w:space="0" w:color="auto"/>
        <w:right w:val="none" w:sz="0" w:space="0" w:color="auto"/>
      </w:divBdr>
    </w:div>
    <w:div w:id="1635138239">
      <w:bodyDiv w:val="1"/>
      <w:marLeft w:val="0"/>
      <w:marRight w:val="0"/>
      <w:marTop w:val="0"/>
      <w:marBottom w:val="0"/>
      <w:divBdr>
        <w:top w:val="none" w:sz="0" w:space="0" w:color="auto"/>
        <w:left w:val="none" w:sz="0" w:space="0" w:color="auto"/>
        <w:bottom w:val="none" w:sz="0" w:space="0" w:color="auto"/>
        <w:right w:val="none" w:sz="0" w:space="0" w:color="auto"/>
      </w:divBdr>
    </w:div>
    <w:div w:id="1641034422">
      <w:bodyDiv w:val="1"/>
      <w:marLeft w:val="0"/>
      <w:marRight w:val="0"/>
      <w:marTop w:val="0"/>
      <w:marBottom w:val="0"/>
      <w:divBdr>
        <w:top w:val="none" w:sz="0" w:space="0" w:color="auto"/>
        <w:left w:val="none" w:sz="0" w:space="0" w:color="auto"/>
        <w:bottom w:val="none" w:sz="0" w:space="0" w:color="auto"/>
        <w:right w:val="none" w:sz="0" w:space="0" w:color="auto"/>
      </w:divBdr>
    </w:div>
    <w:div w:id="1641037818">
      <w:bodyDiv w:val="1"/>
      <w:marLeft w:val="0"/>
      <w:marRight w:val="0"/>
      <w:marTop w:val="0"/>
      <w:marBottom w:val="0"/>
      <w:divBdr>
        <w:top w:val="none" w:sz="0" w:space="0" w:color="auto"/>
        <w:left w:val="none" w:sz="0" w:space="0" w:color="auto"/>
        <w:bottom w:val="none" w:sz="0" w:space="0" w:color="auto"/>
        <w:right w:val="none" w:sz="0" w:space="0" w:color="auto"/>
      </w:divBdr>
    </w:div>
    <w:div w:id="1642736053">
      <w:bodyDiv w:val="1"/>
      <w:marLeft w:val="0"/>
      <w:marRight w:val="0"/>
      <w:marTop w:val="0"/>
      <w:marBottom w:val="0"/>
      <w:divBdr>
        <w:top w:val="none" w:sz="0" w:space="0" w:color="auto"/>
        <w:left w:val="none" w:sz="0" w:space="0" w:color="auto"/>
        <w:bottom w:val="none" w:sz="0" w:space="0" w:color="auto"/>
        <w:right w:val="none" w:sz="0" w:space="0" w:color="auto"/>
      </w:divBdr>
    </w:div>
    <w:div w:id="1644046975">
      <w:bodyDiv w:val="1"/>
      <w:marLeft w:val="0"/>
      <w:marRight w:val="0"/>
      <w:marTop w:val="0"/>
      <w:marBottom w:val="0"/>
      <w:divBdr>
        <w:top w:val="none" w:sz="0" w:space="0" w:color="auto"/>
        <w:left w:val="none" w:sz="0" w:space="0" w:color="auto"/>
        <w:bottom w:val="none" w:sz="0" w:space="0" w:color="auto"/>
        <w:right w:val="none" w:sz="0" w:space="0" w:color="auto"/>
      </w:divBdr>
    </w:div>
    <w:div w:id="1645164369">
      <w:bodyDiv w:val="1"/>
      <w:marLeft w:val="0"/>
      <w:marRight w:val="0"/>
      <w:marTop w:val="0"/>
      <w:marBottom w:val="0"/>
      <w:divBdr>
        <w:top w:val="none" w:sz="0" w:space="0" w:color="auto"/>
        <w:left w:val="none" w:sz="0" w:space="0" w:color="auto"/>
        <w:bottom w:val="none" w:sz="0" w:space="0" w:color="auto"/>
        <w:right w:val="none" w:sz="0" w:space="0" w:color="auto"/>
      </w:divBdr>
    </w:div>
    <w:div w:id="1645889886">
      <w:bodyDiv w:val="1"/>
      <w:marLeft w:val="0"/>
      <w:marRight w:val="0"/>
      <w:marTop w:val="0"/>
      <w:marBottom w:val="0"/>
      <w:divBdr>
        <w:top w:val="none" w:sz="0" w:space="0" w:color="auto"/>
        <w:left w:val="none" w:sz="0" w:space="0" w:color="auto"/>
        <w:bottom w:val="none" w:sz="0" w:space="0" w:color="auto"/>
        <w:right w:val="none" w:sz="0" w:space="0" w:color="auto"/>
      </w:divBdr>
    </w:div>
    <w:div w:id="1646005754">
      <w:bodyDiv w:val="1"/>
      <w:marLeft w:val="0"/>
      <w:marRight w:val="0"/>
      <w:marTop w:val="0"/>
      <w:marBottom w:val="0"/>
      <w:divBdr>
        <w:top w:val="none" w:sz="0" w:space="0" w:color="auto"/>
        <w:left w:val="none" w:sz="0" w:space="0" w:color="auto"/>
        <w:bottom w:val="none" w:sz="0" w:space="0" w:color="auto"/>
        <w:right w:val="none" w:sz="0" w:space="0" w:color="auto"/>
      </w:divBdr>
    </w:div>
    <w:div w:id="1647317594">
      <w:bodyDiv w:val="1"/>
      <w:marLeft w:val="0"/>
      <w:marRight w:val="0"/>
      <w:marTop w:val="0"/>
      <w:marBottom w:val="0"/>
      <w:divBdr>
        <w:top w:val="none" w:sz="0" w:space="0" w:color="auto"/>
        <w:left w:val="none" w:sz="0" w:space="0" w:color="auto"/>
        <w:bottom w:val="none" w:sz="0" w:space="0" w:color="auto"/>
        <w:right w:val="none" w:sz="0" w:space="0" w:color="auto"/>
      </w:divBdr>
    </w:div>
    <w:div w:id="1647709358">
      <w:bodyDiv w:val="1"/>
      <w:marLeft w:val="0"/>
      <w:marRight w:val="0"/>
      <w:marTop w:val="0"/>
      <w:marBottom w:val="0"/>
      <w:divBdr>
        <w:top w:val="none" w:sz="0" w:space="0" w:color="auto"/>
        <w:left w:val="none" w:sz="0" w:space="0" w:color="auto"/>
        <w:bottom w:val="none" w:sz="0" w:space="0" w:color="auto"/>
        <w:right w:val="none" w:sz="0" w:space="0" w:color="auto"/>
      </w:divBdr>
    </w:div>
    <w:div w:id="1653101768">
      <w:bodyDiv w:val="1"/>
      <w:marLeft w:val="0"/>
      <w:marRight w:val="0"/>
      <w:marTop w:val="0"/>
      <w:marBottom w:val="0"/>
      <w:divBdr>
        <w:top w:val="none" w:sz="0" w:space="0" w:color="auto"/>
        <w:left w:val="none" w:sz="0" w:space="0" w:color="auto"/>
        <w:bottom w:val="none" w:sz="0" w:space="0" w:color="auto"/>
        <w:right w:val="none" w:sz="0" w:space="0" w:color="auto"/>
      </w:divBdr>
    </w:div>
    <w:div w:id="1654527908">
      <w:bodyDiv w:val="1"/>
      <w:marLeft w:val="0"/>
      <w:marRight w:val="0"/>
      <w:marTop w:val="0"/>
      <w:marBottom w:val="0"/>
      <w:divBdr>
        <w:top w:val="none" w:sz="0" w:space="0" w:color="auto"/>
        <w:left w:val="none" w:sz="0" w:space="0" w:color="auto"/>
        <w:bottom w:val="none" w:sz="0" w:space="0" w:color="auto"/>
        <w:right w:val="none" w:sz="0" w:space="0" w:color="auto"/>
      </w:divBdr>
    </w:div>
    <w:div w:id="1661500133">
      <w:bodyDiv w:val="1"/>
      <w:marLeft w:val="0"/>
      <w:marRight w:val="0"/>
      <w:marTop w:val="0"/>
      <w:marBottom w:val="0"/>
      <w:divBdr>
        <w:top w:val="none" w:sz="0" w:space="0" w:color="auto"/>
        <w:left w:val="none" w:sz="0" w:space="0" w:color="auto"/>
        <w:bottom w:val="none" w:sz="0" w:space="0" w:color="auto"/>
        <w:right w:val="none" w:sz="0" w:space="0" w:color="auto"/>
      </w:divBdr>
    </w:div>
    <w:div w:id="1662196634">
      <w:bodyDiv w:val="1"/>
      <w:marLeft w:val="0"/>
      <w:marRight w:val="0"/>
      <w:marTop w:val="0"/>
      <w:marBottom w:val="0"/>
      <w:divBdr>
        <w:top w:val="none" w:sz="0" w:space="0" w:color="auto"/>
        <w:left w:val="none" w:sz="0" w:space="0" w:color="auto"/>
        <w:bottom w:val="none" w:sz="0" w:space="0" w:color="auto"/>
        <w:right w:val="none" w:sz="0" w:space="0" w:color="auto"/>
      </w:divBdr>
    </w:div>
    <w:div w:id="1665206841">
      <w:bodyDiv w:val="1"/>
      <w:marLeft w:val="0"/>
      <w:marRight w:val="0"/>
      <w:marTop w:val="0"/>
      <w:marBottom w:val="0"/>
      <w:divBdr>
        <w:top w:val="none" w:sz="0" w:space="0" w:color="auto"/>
        <w:left w:val="none" w:sz="0" w:space="0" w:color="auto"/>
        <w:bottom w:val="none" w:sz="0" w:space="0" w:color="auto"/>
        <w:right w:val="none" w:sz="0" w:space="0" w:color="auto"/>
      </w:divBdr>
    </w:div>
    <w:div w:id="1668053140">
      <w:bodyDiv w:val="1"/>
      <w:marLeft w:val="0"/>
      <w:marRight w:val="0"/>
      <w:marTop w:val="0"/>
      <w:marBottom w:val="0"/>
      <w:divBdr>
        <w:top w:val="none" w:sz="0" w:space="0" w:color="auto"/>
        <w:left w:val="none" w:sz="0" w:space="0" w:color="auto"/>
        <w:bottom w:val="none" w:sz="0" w:space="0" w:color="auto"/>
        <w:right w:val="none" w:sz="0" w:space="0" w:color="auto"/>
      </w:divBdr>
    </w:div>
    <w:div w:id="1671907216">
      <w:bodyDiv w:val="1"/>
      <w:marLeft w:val="0"/>
      <w:marRight w:val="0"/>
      <w:marTop w:val="0"/>
      <w:marBottom w:val="0"/>
      <w:divBdr>
        <w:top w:val="none" w:sz="0" w:space="0" w:color="auto"/>
        <w:left w:val="none" w:sz="0" w:space="0" w:color="auto"/>
        <w:bottom w:val="none" w:sz="0" w:space="0" w:color="auto"/>
        <w:right w:val="none" w:sz="0" w:space="0" w:color="auto"/>
      </w:divBdr>
    </w:div>
    <w:div w:id="1671980002">
      <w:bodyDiv w:val="1"/>
      <w:marLeft w:val="0"/>
      <w:marRight w:val="0"/>
      <w:marTop w:val="0"/>
      <w:marBottom w:val="0"/>
      <w:divBdr>
        <w:top w:val="none" w:sz="0" w:space="0" w:color="auto"/>
        <w:left w:val="none" w:sz="0" w:space="0" w:color="auto"/>
        <w:bottom w:val="none" w:sz="0" w:space="0" w:color="auto"/>
        <w:right w:val="none" w:sz="0" w:space="0" w:color="auto"/>
      </w:divBdr>
    </w:div>
    <w:div w:id="1675301569">
      <w:bodyDiv w:val="1"/>
      <w:marLeft w:val="0"/>
      <w:marRight w:val="0"/>
      <w:marTop w:val="0"/>
      <w:marBottom w:val="0"/>
      <w:divBdr>
        <w:top w:val="none" w:sz="0" w:space="0" w:color="auto"/>
        <w:left w:val="none" w:sz="0" w:space="0" w:color="auto"/>
        <w:bottom w:val="none" w:sz="0" w:space="0" w:color="auto"/>
        <w:right w:val="none" w:sz="0" w:space="0" w:color="auto"/>
      </w:divBdr>
    </w:div>
    <w:div w:id="1675763693">
      <w:bodyDiv w:val="1"/>
      <w:marLeft w:val="0"/>
      <w:marRight w:val="0"/>
      <w:marTop w:val="0"/>
      <w:marBottom w:val="0"/>
      <w:divBdr>
        <w:top w:val="none" w:sz="0" w:space="0" w:color="auto"/>
        <w:left w:val="none" w:sz="0" w:space="0" w:color="auto"/>
        <w:bottom w:val="none" w:sz="0" w:space="0" w:color="auto"/>
        <w:right w:val="none" w:sz="0" w:space="0" w:color="auto"/>
      </w:divBdr>
    </w:div>
    <w:div w:id="1679580472">
      <w:bodyDiv w:val="1"/>
      <w:marLeft w:val="0"/>
      <w:marRight w:val="0"/>
      <w:marTop w:val="0"/>
      <w:marBottom w:val="0"/>
      <w:divBdr>
        <w:top w:val="none" w:sz="0" w:space="0" w:color="auto"/>
        <w:left w:val="none" w:sz="0" w:space="0" w:color="auto"/>
        <w:bottom w:val="none" w:sz="0" w:space="0" w:color="auto"/>
        <w:right w:val="none" w:sz="0" w:space="0" w:color="auto"/>
      </w:divBdr>
    </w:div>
    <w:div w:id="1680817692">
      <w:bodyDiv w:val="1"/>
      <w:marLeft w:val="0"/>
      <w:marRight w:val="0"/>
      <w:marTop w:val="0"/>
      <w:marBottom w:val="0"/>
      <w:divBdr>
        <w:top w:val="none" w:sz="0" w:space="0" w:color="auto"/>
        <w:left w:val="none" w:sz="0" w:space="0" w:color="auto"/>
        <w:bottom w:val="none" w:sz="0" w:space="0" w:color="auto"/>
        <w:right w:val="none" w:sz="0" w:space="0" w:color="auto"/>
      </w:divBdr>
    </w:div>
    <w:div w:id="1682926798">
      <w:bodyDiv w:val="1"/>
      <w:marLeft w:val="0"/>
      <w:marRight w:val="0"/>
      <w:marTop w:val="0"/>
      <w:marBottom w:val="0"/>
      <w:divBdr>
        <w:top w:val="none" w:sz="0" w:space="0" w:color="auto"/>
        <w:left w:val="none" w:sz="0" w:space="0" w:color="auto"/>
        <w:bottom w:val="none" w:sz="0" w:space="0" w:color="auto"/>
        <w:right w:val="none" w:sz="0" w:space="0" w:color="auto"/>
      </w:divBdr>
    </w:div>
    <w:div w:id="1693605151">
      <w:bodyDiv w:val="1"/>
      <w:marLeft w:val="0"/>
      <w:marRight w:val="0"/>
      <w:marTop w:val="0"/>
      <w:marBottom w:val="0"/>
      <w:divBdr>
        <w:top w:val="none" w:sz="0" w:space="0" w:color="auto"/>
        <w:left w:val="none" w:sz="0" w:space="0" w:color="auto"/>
        <w:bottom w:val="none" w:sz="0" w:space="0" w:color="auto"/>
        <w:right w:val="none" w:sz="0" w:space="0" w:color="auto"/>
      </w:divBdr>
    </w:div>
    <w:div w:id="1693873459">
      <w:bodyDiv w:val="1"/>
      <w:marLeft w:val="0"/>
      <w:marRight w:val="0"/>
      <w:marTop w:val="0"/>
      <w:marBottom w:val="0"/>
      <w:divBdr>
        <w:top w:val="none" w:sz="0" w:space="0" w:color="auto"/>
        <w:left w:val="none" w:sz="0" w:space="0" w:color="auto"/>
        <w:bottom w:val="none" w:sz="0" w:space="0" w:color="auto"/>
        <w:right w:val="none" w:sz="0" w:space="0" w:color="auto"/>
      </w:divBdr>
    </w:div>
    <w:div w:id="1696076327">
      <w:bodyDiv w:val="1"/>
      <w:marLeft w:val="0"/>
      <w:marRight w:val="0"/>
      <w:marTop w:val="0"/>
      <w:marBottom w:val="0"/>
      <w:divBdr>
        <w:top w:val="none" w:sz="0" w:space="0" w:color="auto"/>
        <w:left w:val="none" w:sz="0" w:space="0" w:color="auto"/>
        <w:bottom w:val="none" w:sz="0" w:space="0" w:color="auto"/>
        <w:right w:val="none" w:sz="0" w:space="0" w:color="auto"/>
      </w:divBdr>
    </w:div>
    <w:div w:id="1697345752">
      <w:bodyDiv w:val="1"/>
      <w:marLeft w:val="0"/>
      <w:marRight w:val="0"/>
      <w:marTop w:val="0"/>
      <w:marBottom w:val="0"/>
      <w:divBdr>
        <w:top w:val="none" w:sz="0" w:space="0" w:color="auto"/>
        <w:left w:val="none" w:sz="0" w:space="0" w:color="auto"/>
        <w:bottom w:val="none" w:sz="0" w:space="0" w:color="auto"/>
        <w:right w:val="none" w:sz="0" w:space="0" w:color="auto"/>
      </w:divBdr>
    </w:div>
    <w:div w:id="1705011126">
      <w:bodyDiv w:val="1"/>
      <w:marLeft w:val="0"/>
      <w:marRight w:val="0"/>
      <w:marTop w:val="0"/>
      <w:marBottom w:val="0"/>
      <w:divBdr>
        <w:top w:val="none" w:sz="0" w:space="0" w:color="auto"/>
        <w:left w:val="none" w:sz="0" w:space="0" w:color="auto"/>
        <w:bottom w:val="none" w:sz="0" w:space="0" w:color="auto"/>
        <w:right w:val="none" w:sz="0" w:space="0" w:color="auto"/>
      </w:divBdr>
    </w:div>
    <w:div w:id="1705976977">
      <w:bodyDiv w:val="1"/>
      <w:marLeft w:val="0"/>
      <w:marRight w:val="0"/>
      <w:marTop w:val="0"/>
      <w:marBottom w:val="0"/>
      <w:divBdr>
        <w:top w:val="none" w:sz="0" w:space="0" w:color="auto"/>
        <w:left w:val="none" w:sz="0" w:space="0" w:color="auto"/>
        <w:bottom w:val="none" w:sz="0" w:space="0" w:color="auto"/>
        <w:right w:val="none" w:sz="0" w:space="0" w:color="auto"/>
      </w:divBdr>
    </w:div>
    <w:div w:id="1709376037">
      <w:bodyDiv w:val="1"/>
      <w:marLeft w:val="0"/>
      <w:marRight w:val="0"/>
      <w:marTop w:val="0"/>
      <w:marBottom w:val="0"/>
      <w:divBdr>
        <w:top w:val="none" w:sz="0" w:space="0" w:color="auto"/>
        <w:left w:val="none" w:sz="0" w:space="0" w:color="auto"/>
        <w:bottom w:val="none" w:sz="0" w:space="0" w:color="auto"/>
        <w:right w:val="none" w:sz="0" w:space="0" w:color="auto"/>
      </w:divBdr>
    </w:div>
    <w:div w:id="1711681755">
      <w:bodyDiv w:val="1"/>
      <w:marLeft w:val="0"/>
      <w:marRight w:val="0"/>
      <w:marTop w:val="0"/>
      <w:marBottom w:val="0"/>
      <w:divBdr>
        <w:top w:val="none" w:sz="0" w:space="0" w:color="auto"/>
        <w:left w:val="none" w:sz="0" w:space="0" w:color="auto"/>
        <w:bottom w:val="none" w:sz="0" w:space="0" w:color="auto"/>
        <w:right w:val="none" w:sz="0" w:space="0" w:color="auto"/>
      </w:divBdr>
    </w:div>
    <w:div w:id="1713461919">
      <w:bodyDiv w:val="1"/>
      <w:marLeft w:val="0"/>
      <w:marRight w:val="0"/>
      <w:marTop w:val="0"/>
      <w:marBottom w:val="0"/>
      <w:divBdr>
        <w:top w:val="none" w:sz="0" w:space="0" w:color="auto"/>
        <w:left w:val="none" w:sz="0" w:space="0" w:color="auto"/>
        <w:bottom w:val="none" w:sz="0" w:space="0" w:color="auto"/>
        <w:right w:val="none" w:sz="0" w:space="0" w:color="auto"/>
      </w:divBdr>
    </w:div>
    <w:div w:id="1715615725">
      <w:bodyDiv w:val="1"/>
      <w:marLeft w:val="0"/>
      <w:marRight w:val="0"/>
      <w:marTop w:val="0"/>
      <w:marBottom w:val="0"/>
      <w:divBdr>
        <w:top w:val="none" w:sz="0" w:space="0" w:color="auto"/>
        <w:left w:val="none" w:sz="0" w:space="0" w:color="auto"/>
        <w:bottom w:val="none" w:sz="0" w:space="0" w:color="auto"/>
        <w:right w:val="none" w:sz="0" w:space="0" w:color="auto"/>
      </w:divBdr>
    </w:div>
    <w:div w:id="1726561072">
      <w:bodyDiv w:val="1"/>
      <w:marLeft w:val="0"/>
      <w:marRight w:val="0"/>
      <w:marTop w:val="0"/>
      <w:marBottom w:val="0"/>
      <w:divBdr>
        <w:top w:val="none" w:sz="0" w:space="0" w:color="auto"/>
        <w:left w:val="none" w:sz="0" w:space="0" w:color="auto"/>
        <w:bottom w:val="none" w:sz="0" w:space="0" w:color="auto"/>
        <w:right w:val="none" w:sz="0" w:space="0" w:color="auto"/>
      </w:divBdr>
    </w:div>
    <w:div w:id="1727558685">
      <w:bodyDiv w:val="1"/>
      <w:marLeft w:val="0"/>
      <w:marRight w:val="0"/>
      <w:marTop w:val="0"/>
      <w:marBottom w:val="0"/>
      <w:divBdr>
        <w:top w:val="none" w:sz="0" w:space="0" w:color="auto"/>
        <w:left w:val="none" w:sz="0" w:space="0" w:color="auto"/>
        <w:bottom w:val="none" w:sz="0" w:space="0" w:color="auto"/>
        <w:right w:val="none" w:sz="0" w:space="0" w:color="auto"/>
      </w:divBdr>
    </w:div>
    <w:div w:id="1729962555">
      <w:bodyDiv w:val="1"/>
      <w:marLeft w:val="0"/>
      <w:marRight w:val="0"/>
      <w:marTop w:val="0"/>
      <w:marBottom w:val="0"/>
      <w:divBdr>
        <w:top w:val="none" w:sz="0" w:space="0" w:color="auto"/>
        <w:left w:val="none" w:sz="0" w:space="0" w:color="auto"/>
        <w:bottom w:val="none" w:sz="0" w:space="0" w:color="auto"/>
        <w:right w:val="none" w:sz="0" w:space="0" w:color="auto"/>
      </w:divBdr>
    </w:div>
    <w:div w:id="1734811518">
      <w:bodyDiv w:val="1"/>
      <w:marLeft w:val="0"/>
      <w:marRight w:val="0"/>
      <w:marTop w:val="0"/>
      <w:marBottom w:val="0"/>
      <w:divBdr>
        <w:top w:val="none" w:sz="0" w:space="0" w:color="auto"/>
        <w:left w:val="none" w:sz="0" w:space="0" w:color="auto"/>
        <w:bottom w:val="none" w:sz="0" w:space="0" w:color="auto"/>
        <w:right w:val="none" w:sz="0" w:space="0" w:color="auto"/>
      </w:divBdr>
    </w:div>
    <w:div w:id="1734961113">
      <w:bodyDiv w:val="1"/>
      <w:marLeft w:val="0"/>
      <w:marRight w:val="0"/>
      <w:marTop w:val="0"/>
      <w:marBottom w:val="0"/>
      <w:divBdr>
        <w:top w:val="none" w:sz="0" w:space="0" w:color="auto"/>
        <w:left w:val="none" w:sz="0" w:space="0" w:color="auto"/>
        <w:bottom w:val="none" w:sz="0" w:space="0" w:color="auto"/>
        <w:right w:val="none" w:sz="0" w:space="0" w:color="auto"/>
      </w:divBdr>
    </w:div>
    <w:div w:id="1735618721">
      <w:bodyDiv w:val="1"/>
      <w:marLeft w:val="0"/>
      <w:marRight w:val="0"/>
      <w:marTop w:val="0"/>
      <w:marBottom w:val="0"/>
      <w:divBdr>
        <w:top w:val="none" w:sz="0" w:space="0" w:color="auto"/>
        <w:left w:val="none" w:sz="0" w:space="0" w:color="auto"/>
        <w:bottom w:val="none" w:sz="0" w:space="0" w:color="auto"/>
        <w:right w:val="none" w:sz="0" w:space="0" w:color="auto"/>
      </w:divBdr>
    </w:div>
    <w:div w:id="1737164361">
      <w:bodyDiv w:val="1"/>
      <w:marLeft w:val="0"/>
      <w:marRight w:val="0"/>
      <w:marTop w:val="0"/>
      <w:marBottom w:val="0"/>
      <w:divBdr>
        <w:top w:val="none" w:sz="0" w:space="0" w:color="auto"/>
        <w:left w:val="none" w:sz="0" w:space="0" w:color="auto"/>
        <w:bottom w:val="none" w:sz="0" w:space="0" w:color="auto"/>
        <w:right w:val="none" w:sz="0" w:space="0" w:color="auto"/>
      </w:divBdr>
    </w:div>
    <w:div w:id="1739282229">
      <w:bodyDiv w:val="1"/>
      <w:marLeft w:val="0"/>
      <w:marRight w:val="0"/>
      <w:marTop w:val="0"/>
      <w:marBottom w:val="0"/>
      <w:divBdr>
        <w:top w:val="none" w:sz="0" w:space="0" w:color="auto"/>
        <w:left w:val="none" w:sz="0" w:space="0" w:color="auto"/>
        <w:bottom w:val="none" w:sz="0" w:space="0" w:color="auto"/>
        <w:right w:val="none" w:sz="0" w:space="0" w:color="auto"/>
      </w:divBdr>
    </w:div>
    <w:div w:id="1741561586">
      <w:bodyDiv w:val="1"/>
      <w:marLeft w:val="0"/>
      <w:marRight w:val="0"/>
      <w:marTop w:val="0"/>
      <w:marBottom w:val="0"/>
      <w:divBdr>
        <w:top w:val="none" w:sz="0" w:space="0" w:color="auto"/>
        <w:left w:val="none" w:sz="0" w:space="0" w:color="auto"/>
        <w:bottom w:val="none" w:sz="0" w:space="0" w:color="auto"/>
        <w:right w:val="none" w:sz="0" w:space="0" w:color="auto"/>
      </w:divBdr>
    </w:div>
    <w:div w:id="1742602931">
      <w:bodyDiv w:val="1"/>
      <w:marLeft w:val="0"/>
      <w:marRight w:val="0"/>
      <w:marTop w:val="0"/>
      <w:marBottom w:val="0"/>
      <w:divBdr>
        <w:top w:val="none" w:sz="0" w:space="0" w:color="auto"/>
        <w:left w:val="none" w:sz="0" w:space="0" w:color="auto"/>
        <w:bottom w:val="none" w:sz="0" w:space="0" w:color="auto"/>
        <w:right w:val="none" w:sz="0" w:space="0" w:color="auto"/>
      </w:divBdr>
    </w:div>
    <w:div w:id="1743790341">
      <w:bodyDiv w:val="1"/>
      <w:marLeft w:val="0"/>
      <w:marRight w:val="0"/>
      <w:marTop w:val="0"/>
      <w:marBottom w:val="0"/>
      <w:divBdr>
        <w:top w:val="none" w:sz="0" w:space="0" w:color="auto"/>
        <w:left w:val="none" w:sz="0" w:space="0" w:color="auto"/>
        <w:bottom w:val="none" w:sz="0" w:space="0" w:color="auto"/>
        <w:right w:val="none" w:sz="0" w:space="0" w:color="auto"/>
      </w:divBdr>
    </w:div>
    <w:div w:id="1745640023">
      <w:bodyDiv w:val="1"/>
      <w:marLeft w:val="0"/>
      <w:marRight w:val="0"/>
      <w:marTop w:val="0"/>
      <w:marBottom w:val="0"/>
      <w:divBdr>
        <w:top w:val="none" w:sz="0" w:space="0" w:color="auto"/>
        <w:left w:val="none" w:sz="0" w:space="0" w:color="auto"/>
        <w:bottom w:val="none" w:sz="0" w:space="0" w:color="auto"/>
        <w:right w:val="none" w:sz="0" w:space="0" w:color="auto"/>
      </w:divBdr>
    </w:div>
    <w:div w:id="1751387487">
      <w:bodyDiv w:val="1"/>
      <w:marLeft w:val="0"/>
      <w:marRight w:val="0"/>
      <w:marTop w:val="0"/>
      <w:marBottom w:val="0"/>
      <w:divBdr>
        <w:top w:val="none" w:sz="0" w:space="0" w:color="auto"/>
        <w:left w:val="none" w:sz="0" w:space="0" w:color="auto"/>
        <w:bottom w:val="none" w:sz="0" w:space="0" w:color="auto"/>
        <w:right w:val="none" w:sz="0" w:space="0" w:color="auto"/>
      </w:divBdr>
    </w:div>
    <w:div w:id="1752307893">
      <w:bodyDiv w:val="1"/>
      <w:marLeft w:val="0"/>
      <w:marRight w:val="0"/>
      <w:marTop w:val="0"/>
      <w:marBottom w:val="0"/>
      <w:divBdr>
        <w:top w:val="none" w:sz="0" w:space="0" w:color="auto"/>
        <w:left w:val="none" w:sz="0" w:space="0" w:color="auto"/>
        <w:bottom w:val="none" w:sz="0" w:space="0" w:color="auto"/>
        <w:right w:val="none" w:sz="0" w:space="0" w:color="auto"/>
      </w:divBdr>
    </w:div>
    <w:div w:id="1753047620">
      <w:bodyDiv w:val="1"/>
      <w:marLeft w:val="0"/>
      <w:marRight w:val="0"/>
      <w:marTop w:val="0"/>
      <w:marBottom w:val="0"/>
      <w:divBdr>
        <w:top w:val="none" w:sz="0" w:space="0" w:color="auto"/>
        <w:left w:val="none" w:sz="0" w:space="0" w:color="auto"/>
        <w:bottom w:val="none" w:sz="0" w:space="0" w:color="auto"/>
        <w:right w:val="none" w:sz="0" w:space="0" w:color="auto"/>
      </w:divBdr>
    </w:div>
    <w:div w:id="1754206460">
      <w:bodyDiv w:val="1"/>
      <w:marLeft w:val="0"/>
      <w:marRight w:val="0"/>
      <w:marTop w:val="0"/>
      <w:marBottom w:val="0"/>
      <w:divBdr>
        <w:top w:val="none" w:sz="0" w:space="0" w:color="auto"/>
        <w:left w:val="none" w:sz="0" w:space="0" w:color="auto"/>
        <w:bottom w:val="none" w:sz="0" w:space="0" w:color="auto"/>
        <w:right w:val="none" w:sz="0" w:space="0" w:color="auto"/>
      </w:divBdr>
    </w:div>
    <w:div w:id="1757746713">
      <w:bodyDiv w:val="1"/>
      <w:marLeft w:val="0"/>
      <w:marRight w:val="0"/>
      <w:marTop w:val="0"/>
      <w:marBottom w:val="0"/>
      <w:divBdr>
        <w:top w:val="none" w:sz="0" w:space="0" w:color="auto"/>
        <w:left w:val="none" w:sz="0" w:space="0" w:color="auto"/>
        <w:bottom w:val="none" w:sz="0" w:space="0" w:color="auto"/>
        <w:right w:val="none" w:sz="0" w:space="0" w:color="auto"/>
      </w:divBdr>
    </w:div>
    <w:div w:id="1759476639">
      <w:bodyDiv w:val="1"/>
      <w:marLeft w:val="0"/>
      <w:marRight w:val="0"/>
      <w:marTop w:val="0"/>
      <w:marBottom w:val="0"/>
      <w:divBdr>
        <w:top w:val="none" w:sz="0" w:space="0" w:color="auto"/>
        <w:left w:val="none" w:sz="0" w:space="0" w:color="auto"/>
        <w:bottom w:val="none" w:sz="0" w:space="0" w:color="auto"/>
        <w:right w:val="none" w:sz="0" w:space="0" w:color="auto"/>
      </w:divBdr>
    </w:div>
    <w:div w:id="1761564869">
      <w:bodyDiv w:val="1"/>
      <w:marLeft w:val="0"/>
      <w:marRight w:val="0"/>
      <w:marTop w:val="0"/>
      <w:marBottom w:val="0"/>
      <w:divBdr>
        <w:top w:val="none" w:sz="0" w:space="0" w:color="auto"/>
        <w:left w:val="none" w:sz="0" w:space="0" w:color="auto"/>
        <w:bottom w:val="none" w:sz="0" w:space="0" w:color="auto"/>
        <w:right w:val="none" w:sz="0" w:space="0" w:color="auto"/>
      </w:divBdr>
    </w:div>
    <w:div w:id="1766654504">
      <w:bodyDiv w:val="1"/>
      <w:marLeft w:val="0"/>
      <w:marRight w:val="0"/>
      <w:marTop w:val="0"/>
      <w:marBottom w:val="0"/>
      <w:divBdr>
        <w:top w:val="none" w:sz="0" w:space="0" w:color="auto"/>
        <w:left w:val="none" w:sz="0" w:space="0" w:color="auto"/>
        <w:bottom w:val="none" w:sz="0" w:space="0" w:color="auto"/>
        <w:right w:val="none" w:sz="0" w:space="0" w:color="auto"/>
      </w:divBdr>
    </w:div>
    <w:div w:id="1766996820">
      <w:bodyDiv w:val="1"/>
      <w:marLeft w:val="0"/>
      <w:marRight w:val="0"/>
      <w:marTop w:val="0"/>
      <w:marBottom w:val="0"/>
      <w:divBdr>
        <w:top w:val="none" w:sz="0" w:space="0" w:color="auto"/>
        <w:left w:val="none" w:sz="0" w:space="0" w:color="auto"/>
        <w:bottom w:val="none" w:sz="0" w:space="0" w:color="auto"/>
        <w:right w:val="none" w:sz="0" w:space="0" w:color="auto"/>
      </w:divBdr>
    </w:div>
    <w:div w:id="1773208096">
      <w:bodyDiv w:val="1"/>
      <w:marLeft w:val="0"/>
      <w:marRight w:val="0"/>
      <w:marTop w:val="0"/>
      <w:marBottom w:val="0"/>
      <w:divBdr>
        <w:top w:val="none" w:sz="0" w:space="0" w:color="auto"/>
        <w:left w:val="none" w:sz="0" w:space="0" w:color="auto"/>
        <w:bottom w:val="none" w:sz="0" w:space="0" w:color="auto"/>
        <w:right w:val="none" w:sz="0" w:space="0" w:color="auto"/>
      </w:divBdr>
    </w:div>
    <w:div w:id="1774594590">
      <w:bodyDiv w:val="1"/>
      <w:marLeft w:val="0"/>
      <w:marRight w:val="0"/>
      <w:marTop w:val="0"/>
      <w:marBottom w:val="0"/>
      <w:divBdr>
        <w:top w:val="none" w:sz="0" w:space="0" w:color="auto"/>
        <w:left w:val="none" w:sz="0" w:space="0" w:color="auto"/>
        <w:bottom w:val="none" w:sz="0" w:space="0" w:color="auto"/>
        <w:right w:val="none" w:sz="0" w:space="0" w:color="auto"/>
      </w:divBdr>
    </w:div>
    <w:div w:id="1777827525">
      <w:bodyDiv w:val="1"/>
      <w:marLeft w:val="0"/>
      <w:marRight w:val="0"/>
      <w:marTop w:val="0"/>
      <w:marBottom w:val="0"/>
      <w:divBdr>
        <w:top w:val="none" w:sz="0" w:space="0" w:color="auto"/>
        <w:left w:val="none" w:sz="0" w:space="0" w:color="auto"/>
        <w:bottom w:val="none" w:sz="0" w:space="0" w:color="auto"/>
        <w:right w:val="none" w:sz="0" w:space="0" w:color="auto"/>
      </w:divBdr>
    </w:div>
    <w:div w:id="1779325542">
      <w:bodyDiv w:val="1"/>
      <w:marLeft w:val="0"/>
      <w:marRight w:val="0"/>
      <w:marTop w:val="0"/>
      <w:marBottom w:val="0"/>
      <w:divBdr>
        <w:top w:val="none" w:sz="0" w:space="0" w:color="auto"/>
        <w:left w:val="none" w:sz="0" w:space="0" w:color="auto"/>
        <w:bottom w:val="none" w:sz="0" w:space="0" w:color="auto"/>
        <w:right w:val="none" w:sz="0" w:space="0" w:color="auto"/>
      </w:divBdr>
    </w:div>
    <w:div w:id="1786390968">
      <w:bodyDiv w:val="1"/>
      <w:marLeft w:val="0"/>
      <w:marRight w:val="0"/>
      <w:marTop w:val="0"/>
      <w:marBottom w:val="0"/>
      <w:divBdr>
        <w:top w:val="none" w:sz="0" w:space="0" w:color="auto"/>
        <w:left w:val="none" w:sz="0" w:space="0" w:color="auto"/>
        <w:bottom w:val="none" w:sz="0" w:space="0" w:color="auto"/>
        <w:right w:val="none" w:sz="0" w:space="0" w:color="auto"/>
      </w:divBdr>
    </w:div>
    <w:div w:id="1791167040">
      <w:bodyDiv w:val="1"/>
      <w:marLeft w:val="0"/>
      <w:marRight w:val="0"/>
      <w:marTop w:val="0"/>
      <w:marBottom w:val="0"/>
      <w:divBdr>
        <w:top w:val="none" w:sz="0" w:space="0" w:color="auto"/>
        <w:left w:val="none" w:sz="0" w:space="0" w:color="auto"/>
        <w:bottom w:val="none" w:sz="0" w:space="0" w:color="auto"/>
        <w:right w:val="none" w:sz="0" w:space="0" w:color="auto"/>
      </w:divBdr>
    </w:div>
    <w:div w:id="1791625216">
      <w:bodyDiv w:val="1"/>
      <w:marLeft w:val="0"/>
      <w:marRight w:val="0"/>
      <w:marTop w:val="0"/>
      <w:marBottom w:val="0"/>
      <w:divBdr>
        <w:top w:val="none" w:sz="0" w:space="0" w:color="auto"/>
        <w:left w:val="none" w:sz="0" w:space="0" w:color="auto"/>
        <w:bottom w:val="none" w:sz="0" w:space="0" w:color="auto"/>
        <w:right w:val="none" w:sz="0" w:space="0" w:color="auto"/>
      </w:divBdr>
    </w:div>
    <w:div w:id="1792239165">
      <w:bodyDiv w:val="1"/>
      <w:marLeft w:val="0"/>
      <w:marRight w:val="0"/>
      <w:marTop w:val="0"/>
      <w:marBottom w:val="0"/>
      <w:divBdr>
        <w:top w:val="none" w:sz="0" w:space="0" w:color="auto"/>
        <w:left w:val="none" w:sz="0" w:space="0" w:color="auto"/>
        <w:bottom w:val="none" w:sz="0" w:space="0" w:color="auto"/>
        <w:right w:val="none" w:sz="0" w:space="0" w:color="auto"/>
      </w:divBdr>
    </w:div>
    <w:div w:id="1795521427">
      <w:bodyDiv w:val="1"/>
      <w:marLeft w:val="0"/>
      <w:marRight w:val="0"/>
      <w:marTop w:val="0"/>
      <w:marBottom w:val="0"/>
      <w:divBdr>
        <w:top w:val="none" w:sz="0" w:space="0" w:color="auto"/>
        <w:left w:val="none" w:sz="0" w:space="0" w:color="auto"/>
        <w:bottom w:val="none" w:sz="0" w:space="0" w:color="auto"/>
        <w:right w:val="none" w:sz="0" w:space="0" w:color="auto"/>
      </w:divBdr>
    </w:div>
    <w:div w:id="1797917227">
      <w:bodyDiv w:val="1"/>
      <w:marLeft w:val="0"/>
      <w:marRight w:val="0"/>
      <w:marTop w:val="0"/>
      <w:marBottom w:val="0"/>
      <w:divBdr>
        <w:top w:val="none" w:sz="0" w:space="0" w:color="auto"/>
        <w:left w:val="none" w:sz="0" w:space="0" w:color="auto"/>
        <w:bottom w:val="none" w:sz="0" w:space="0" w:color="auto"/>
        <w:right w:val="none" w:sz="0" w:space="0" w:color="auto"/>
      </w:divBdr>
    </w:div>
    <w:div w:id="1799687680">
      <w:bodyDiv w:val="1"/>
      <w:marLeft w:val="0"/>
      <w:marRight w:val="0"/>
      <w:marTop w:val="0"/>
      <w:marBottom w:val="0"/>
      <w:divBdr>
        <w:top w:val="none" w:sz="0" w:space="0" w:color="auto"/>
        <w:left w:val="none" w:sz="0" w:space="0" w:color="auto"/>
        <w:bottom w:val="none" w:sz="0" w:space="0" w:color="auto"/>
        <w:right w:val="none" w:sz="0" w:space="0" w:color="auto"/>
      </w:divBdr>
    </w:div>
    <w:div w:id="1803231873">
      <w:bodyDiv w:val="1"/>
      <w:marLeft w:val="0"/>
      <w:marRight w:val="0"/>
      <w:marTop w:val="0"/>
      <w:marBottom w:val="0"/>
      <w:divBdr>
        <w:top w:val="none" w:sz="0" w:space="0" w:color="auto"/>
        <w:left w:val="none" w:sz="0" w:space="0" w:color="auto"/>
        <w:bottom w:val="none" w:sz="0" w:space="0" w:color="auto"/>
        <w:right w:val="none" w:sz="0" w:space="0" w:color="auto"/>
      </w:divBdr>
    </w:div>
    <w:div w:id="1805811583">
      <w:bodyDiv w:val="1"/>
      <w:marLeft w:val="0"/>
      <w:marRight w:val="0"/>
      <w:marTop w:val="0"/>
      <w:marBottom w:val="0"/>
      <w:divBdr>
        <w:top w:val="none" w:sz="0" w:space="0" w:color="auto"/>
        <w:left w:val="none" w:sz="0" w:space="0" w:color="auto"/>
        <w:bottom w:val="none" w:sz="0" w:space="0" w:color="auto"/>
        <w:right w:val="none" w:sz="0" w:space="0" w:color="auto"/>
      </w:divBdr>
      <w:divsChild>
        <w:div w:id="98452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305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309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019752">
      <w:bodyDiv w:val="1"/>
      <w:marLeft w:val="0"/>
      <w:marRight w:val="0"/>
      <w:marTop w:val="0"/>
      <w:marBottom w:val="0"/>
      <w:divBdr>
        <w:top w:val="none" w:sz="0" w:space="0" w:color="auto"/>
        <w:left w:val="none" w:sz="0" w:space="0" w:color="auto"/>
        <w:bottom w:val="none" w:sz="0" w:space="0" w:color="auto"/>
        <w:right w:val="none" w:sz="0" w:space="0" w:color="auto"/>
      </w:divBdr>
    </w:div>
    <w:div w:id="1820153380">
      <w:bodyDiv w:val="1"/>
      <w:marLeft w:val="0"/>
      <w:marRight w:val="0"/>
      <w:marTop w:val="0"/>
      <w:marBottom w:val="0"/>
      <w:divBdr>
        <w:top w:val="none" w:sz="0" w:space="0" w:color="auto"/>
        <w:left w:val="none" w:sz="0" w:space="0" w:color="auto"/>
        <w:bottom w:val="none" w:sz="0" w:space="0" w:color="auto"/>
        <w:right w:val="none" w:sz="0" w:space="0" w:color="auto"/>
      </w:divBdr>
    </w:div>
    <w:div w:id="1821732990">
      <w:bodyDiv w:val="1"/>
      <w:marLeft w:val="0"/>
      <w:marRight w:val="0"/>
      <w:marTop w:val="0"/>
      <w:marBottom w:val="0"/>
      <w:divBdr>
        <w:top w:val="none" w:sz="0" w:space="0" w:color="auto"/>
        <w:left w:val="none" w:sz="0" w:space="0" w:color="auto"/>
        <w:bottom w:val="none" w:sz="0" w:space="0" w:color="auto"/>
        <w:right w:val="none" w:sz="0" w:space="0" w:color="auto"/>
      </w:divBdr>
    </w:div>
    <w:div w:id="1826311405">
      <w:bodyDiv w:val="1"/>
      <w:marLeft w:val="0"/>
      <w:marRight w:val="0"/>
      <w:marTop w:val="0"/>
      <w:marBottom w:val="0"/>
      <w:divBdr>
        <w:top w:val="none" w:sz="0" w:space="0" w:color="auto"/>
        <w:left w:val="none" w:sz="0" w:space="0" w:color="auto"/>
        <w:bottom w:val="none" w:sz="0" w:space="0" w:color="auto"/>
        <w:right w:val="none" w:sz="0" w:space="0" w:color="auto"/>
      </w:divBdr>
    </w:div>
    <w:div w:id="1826313615">
      <w:bodyDiv w:val="1"/>
      <w:marLeft w:val="0"/>
      <w:marRight w:val="0"/>
      <w:marTop w:val="0"/>
      <w:marBottom w:val="0"/>
      <w:divBdr>
        <w:top w:val="none" w:sz="0" w:space="0" w:color="auto"/>
        <w:left w:val="none" w:sz="0" w:space="0" w:color="auto"/>
        <w:bottom w:val="none" w:sz="0" w:space="0" w:color="auto"/>
        <w:right w:val="none" w:sz="0" w:space="0" w:color="auto"/>
      </w:divBdr>
    </w:div>
    <w:div w:id="1827939236">
      <w:bodyDiv w:val="1"/>
      <w:marLeft w:val="0"/>
      <w:marRight w:val="0"/>
      <w:marTop w:val="0"/>
      <w:marBottom w:val="0"/>
      <w:divBdr>
        <w:top w:val="none" w:sz="0" w:space="0" w:color="auto"/>
        <w:left w:val="none" w:sz="0" w:space="0" w:color="auto"/>
        <w:bottom w:val="none" w:sz="0" w:space="0" w:color="auto"/>
        <w:right w:val="none" w:sz="0" w:space="0" w:color="auto"/>
      </w:divBdr>
    </w:div>
    <w:div w:id="1828596975">
      <w:bodyDiv w:val="1"/>
      <w:marLeft w:val="0"/>
      <w:marRight w:val="0"/>
      <w:marTop w:val="0"/>
      <w:marBottom w:val="0"/>
      <w:divBdr>
        <w:top w:val="none" w:sz="0" w:space="0" w:color="auto"/>
        <w:left w:val="none" w:sz="0" w:space="0" w:color="auto"/>
        <w:bottom w:val="none" w:sz="0" w:space="0" w:color="auto"/>
        <w:right w:val="none" w:sz="0" w:space="0" w:color="auto"/>
      </w:divBdr>
      <w:divsChild>
        <w:div w:id="1338187593">
          <w:marLeft w:val="0"/>
          <w:marRight w:val="0"/>
          <w:marTop w:val="0"/>
          <w:marBottom w:val="0"/>
          <w:divBdr>
            <w:top w:val="none" w:sz="0" w:space="0" w:color="auto"/>
            <w:left w:val="none" w:sz="0" w:space="0" w:color="auto"/>
            <w:bottom w:val="none" w:sz="0" w:space="0" w:color="auto"/>
            <w:right w:val="none" w:sz="0" w:space="0" w:color="auto"/>
          </w:divBdr>
          <w:divsChild>
            <w:div w:id="97339243">
              <w:marLeft w:val="0"/>
              <w:marRight w:val="0"/>
              <w:marTop w:val="0"/>
              <w:marBottom w:val="0"/>
              <w:divBdr>
                <w:top w:val="none" w:sz="0" w:space="0" w:color="auto"/>
                <w:left w:val="none" w:sz="0" w:space="0" w:color="auto"/>
                <w:bottom w:val="none" w:sz="0" w:space="0" w:color="auto"/>
                <w:right w:val="none" w:sz="0" w:space="0" w:color="auto"/>
              </w:divBdr>
            </w:div>
            <w:div w:id="2093158630">
              <w:marLeft w:val="0"/>
              <w:marRight w:val="0"/>
              <w:marTop w:val="0"/>
              <w:marBottom w:val="0"/>
              <w:divBdr>
                <w:top w:val="none" w:sz="0" w:space="0" w:color="auto"/>
                <w:left w:val="none" w:sz="0" w:space="0" w:color="auto"/>
                <w:bottom w:val="none" w:sz="0" w:space="0" w:color="auto"/>
                <w:right w:val="none" w:sz="0" w:space="0" w:color="auto"/>
              </w:divBdr>
              <w:divsChild>
                <w:div w:id="1709256340">
                  <w:marLeft w:val="0"/>
                  <w:marRight w:val="0"/>
                  <w:marTop w:val="0"/>
                  <w:marBottom w:val="0"/>
                  <w:divBdr>
                    <w:top w:val="none" w:sz="0" w:space="0" w:color="auto"/>
                    <w:left w:val="none" w:sz="0" w:space="0" w:color="auto"/>
                    <w:bottom w:val="none" w:sz="0" w:space="0" w:color="auto"/>
                    <w:right w:val="none" w:sz="0" w:space="0" w:color="auto"/>
                  </w:divBdr>
                  <w:divsChild>
                    <w:div w:id="197853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99923">
              <w:marLeft w:val="0"/>
              <w:marRight w:val="0"/>
              <w:marTop w:val="0"/>
              <w:marBottom w:val="0"/>
              <w:divBdr>
                <w:top w:val="none" w:sz="0" w:space="0" w:color="auto"/>
                <w:left w:val="none" w:sz="0" w:space="0" w:color="auto"/>
                <w:bottom w:val="none" w:sz="0" w:space="0" w:color="auto"/>
                <w:right w:val="none" w:sz="0" w:space="0" w:color="auto"/>
              </w:divBdr>
            </w:div>
          </w:divsChild>
        </w:div>
        <w:div w:id="844169566">
          <w:marLeft w:val="0"/>
          <w:marRight w:val="0"/>
          <w:marTop w:val="0"/>
          <w:marBottom w:val="0"/>
          <w:divBdr>
            <w:top w:val="none" w:sz="0" w:space="0" w:color="auto"/>
            <w:left w:val="none" w:sz="0" w:space="0" w:color="auto"/>
            <w:bottom w:val="none" w:sz="0" w:space="0" w:color="auto"/>
            <w:right w:val="none" w:sz="0" w:space="0" w:color="auto"/>
          </w:divBdr>
          <w:divsChild>
            <w:div w:id="1321617569">
              <w:marLeft w:val="0"/>
              <w:marRight w:val="0"/>
              <w:marTop w:val="0"/>
              <w:marBottom w:val="0"/>
              <w:divBdr>
                <w:top w:val="none" w:sz="0" w:space="0" w:color="auto"/>
                <w:left w:val="none" w:sz="0" w:space="0" w:color="auto"/>
                <w:bottom w:val="none" w:sz="0" w:space="0" w:color="auto"/>
                <w:right w:val="none" w:sz="0" w:space="0" w:color="auto"/>
              </w:divBdr>
            </w:div>
            <w:div w:id="587466461">
              <w:marLeft w:val="0"/>
              <w:marRight w:val="0"/>
              <w:marTop w:val="0"/>
              <w:marBottom w:val="0"/>
              <w:divBdr>
                <w:top w:val="none" w:sz="0" w:space="0" w:color="auto"/>
                <w:left w:val="none" w:sz="0" w:space="0" w:color="auto"/>
                <w:bottom w:val="none" w:sz="0" w:space="0" w:color="auto"/>
                <w:right w:val="none" w:sz="0" w:space="0" w:color="auto"/>
              </w:divBdr>
              <w:divsChild>
                <w:div w:id="473453284">
                  <w:marLeft w:val="0"/>
                  <w:marRight w:val="0"/>
                  <w:marTop w:val="0"/>
                  <w:marBottom w:val="0"/>
                  <w:divBdr>
                    <w:top w:val="none" w:sz="0" w:space="0" w:color="auto"/>
                    <w:left w:val="none" w:sz="0" w:space="0" w:color="auto"/>
                    <w:bottom w:val="none" w:sz="0" w:space="0" w:color="auto"/>
                    <w:right w:val="none" w:sz="0" w:space="0" w:color="auto"/>
                  </w:divBdr>
                  <w:divsChild>
                    <w:div w:id="192560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78652">
      <w:bodyDiv w:val="1"/>
      <w:marLeft w:val="0"/>
      <w:marRight w:val="0"/>
      <w:marTop w:val="0"/>
      <w:marBottom w:val="0"/>
      <w:divBdr>
        <w:top w:val="none" w:sz="0" w:space="0" w:color="auto"/>
        <w:left w:val="none" w:sz="0" w:space="0" w:color="auto"/>
        <w:bottom w:val="none" w:sz="0" w:space="0" w:color="auto"/>
        <w:right w:val="none" w:sz="0" w:space="0" w:color="auto"/>
      </w:divBdr>
    </w:div>
    <w:div w:id="1847163980">
      <w:bodyDiv w:val="1"/>
      <w:marLeft w:val="0"/>
      <w:marRight w:val="0"/>
      <w:marTop w:val="0"/>
      <w:marBottom w:val="0"/>
      <w:divBdr>
        <w:top w:val="none" w:sz="0" w:space="0" w:color="auto"/>
        <w:left w:val="none" w:sz="0" w:space="0" w:color="auto"/>
        <w:bottom w:val="none" w:sz="0" w:space="0" w:color="auto"/>
        <w:right w:val="none" w:sz="0" w:space="0" w:color="auto"/>
      </w:divBdr>
    </w:div>
    <w:div w:id="1849439575">
      <w:bodyDiv w:val="1"/>
      <w:marLeft w:val="0"/>
      <w:marRight w:val="0"/>
      <w:marTop w:val="0"/>
      <w:marBottom w:val="0"/>
      <w:divBdr>
        <w:top w:val="none" w:sz="0" w:space="0" w:color="auto"/>
        <w:left w:val="none" w:sz="0" w:space="0" w:color="auto"/>
        <w:bottom w:val="none" w:sz="0" w:space="0" w:color="auto"/>
        <w:right w:val="none" w:sz="0" w:space="0" w:color="auto"/>
      </w:divBdr>
    </w:div>
    <w:div w:id="1849712695">
      <w:bodyDiv w:val="1"/>
      <w:marLeft w:val="0"/>
      <w:marRight w:val="0"/>
      <w:marTop w:val="0"/>
      <w:marBottom w:val="0"/>
      <w:divBdr>
        <w:top w:val="none" w:sz="0" w:space="0" w:color="auto"/>
        <w:left w:val="none" w:sz="0" w:space="0" w:color="auto"/>
        <w:bottom w:val="none" w:sz="0" w:space="0" w:color="auto"/>
        <w:right w:val="none" w:sz="0" w:space="0" w:color="auto"/>
      </w:divBdr>
    </w:div>
    <w:div w:id="1850560711">
      <w:bodyDiv w:val="1"/>
      <w:marLeft w:val="0"/>
      <w:marRight w:val="0"/>
      <w:marTop w:val="0"/>
      <w:marBottom w:val="0"/>
      <w:divBdr>
        <w:top w:val="none" w:sz="0" w:space="0" w:color="auto"/>
        <w:left w:val="none" w:sz="0" w:space="0" w:color="auto"/>
        <w:bottom w:val="none" w:sz="0" w:space="0" w:color="auto"/>
        <w:right w:val="none" w:sz="0" w:space="0" w:color="auto"/>
      </w:divBdr>
    </w:div>
    <w:div w:id="1851137761">
      <w:bodyDiv w:val="1"/>
      <w:marLeft w:val="0"/>
      <w:marRight w:val="0"/>
      <w:marTop w:val="0"/>
      <w:marBottom w:val="0"/>
      <w:divBdr>
        <w:top w:val="none" w:sz="0" w:space="0" w:color="auto"/>
        <w:left w:val="none" w:sz="0" w:space="0" w:color="auto"/>
        <w:bottom w:val="none" w:sz="0" w:space="0" w:color="auto"/>
        <w:right w:val="none" w:sz="0" w:space="0" w:color="auto"/>
      </w:divBdr>
    </w:div>
    <w:div w:id="1851985361">
      <w:bodyDiv w:val="1"/>
      <w:marLeft w:val="0"/>
      <w:marRight w:val="0"/>
      <w:marTop w:val="0"/>
      <w:marBottom w:val="0"/>
      <w:divBdr>
        <w:top w:val="none" w:sz="0" w:space="0" w:color="auto"/>
        <w:left w:val="none" w:sz="0" w:space="0" w:color="auto"/>
        <w:bottom w:val="none" w:sz="0" w:space="0" w:color="auto"/>
        <w:right w:val="none" w:sz="0" w:space="0" w:color="auto"/>
      </w:divBdr>
    </w:div>
    <w:div w:id="1852865450">
      <w:bodyDiv w:val="1"/>
      <w:marLeft w:val="0"/>
      <w:marRight w:val="0"/>
      <w:marTop w:val="0"/>
      <w:marBottom w:val="0"/>
      <w:divBdr>
        <w:top w:val="none" w:sz="0" w:space="0" w:color="auto"/>
        <w:left w:val="none" w:sz="0" w:space="0" w:color="auto"/>
        <w:bottom w:val="none" w:sz="0" w:space="0" w:color="auto"/>
        <w:right w:val="none" w:sz="0" w:space="0" w:color="auto"/>
      </w:divBdr>
    </w:div>
    <w:div w:id="1856771194">
      <w:bodyDiv w:val="1"/>
      <w:marLeft w:val="0"/>
      <w:marRight w:val="0"/>
      <w:marTop w:val="0"/>
      <w:marBottom w:val="0"/>
      <w:divBdr>
        <w:top w:val="none" w:sz="0" w:space="0" w:color="auto"/>
        <w:left w:val="none" w:sz="0" w:space="0" w:color="auto"/>
        <w:bottom w:val="none" w:sz="0" w:space="0" w:color="auto"/>
        <w:right w:val="none" w:sz="0" w:space="0" w:color="auto"/>
      </w:divBdr>
    </w:div>
    <w:div w:id="1858152674">
      <w:bodyDiv w:val="1"/>
      <w:marLeft w:val="0"/>
      <w:marRight w:val="0"/>
      <w:marTop w:val="0"/>
      <w:marBottom w:val="0"/>
      <w:divBdr>
        <w:top w:val="none" w:sz="0" w:space="0" w:color="auto"/>
        <w:left w:val="none" w:sz="0" w:space="0" w:color="auto"/>
        <w:bottom w:val="none" w:sz="0" w:space="0" w:color="auto"/>
        <w:right w:val="none" w:sz="0" w:space="0" w:color="auto"/>
      </w:divBdr>
    </w:div>
    <w:div w:id="1864903023">
      <w:bodyDiv w:val="1"/>
      <w:marLeft w:val="0"/>
      <w:marRight w:val="0"/>
      <w:marTop w:val="0"/>
      <w:marBottom w:val="0"/>
      <w:divBdr>
        <w:top w:val="none" w:sz="0" w:space="0" w:color="auto"/>
        <w:left w:val="none" w:sz="0" w:space="0" w:color="auto"/>
        <w:bottom w:val="none" w:sz="0" w:space="0" w:color="auto"/>
        <w:right w:val="none" w:sz="0" w:space="0" w:color="auto"/>
      </w:divBdr>
    </w:div>
    <w:div w:id="1873764334">
      <w:bodyDiv w:val="1"/>
      <w:marLeft w:val="0"/>
      <w:marRight w:val="0"/>
      <w:marTop w:val="0"/>
      <w:marBottom w:val="0"/>
      <w:divBdr>
        <w:top w:val="none" w:sz="0" w:space="0" w:color="auto"/>
        <w:left w:val="none" w:sz="0" w:space="0" w:color="auto"/>
        <w:bottom w:val="none" w:sz="0" w:space="0" w:color="auto"/>
        <w:right w:val="none" w:sz="0" w:space="0" w:color="auto"/>
      </w:divBdr>
    </w:div>
    <w:div w:id="1873805607">
      <w:bodyDiv w:val="1"/>
      <w:marLeft w:val="0"/>
      <w:marRight w:val="0"/>
      <w:marTop w:val="0"/>
      <w:marBottom w:val="0"/>
      <w:divBdr>
        <w:top w:val="none" w:sz="0" w:space="0" w:color="auto"/>
        <w:left w:val="none" w:sz="0" w:space="0" w:color="auto"/>
        <w:bottom w:val="none" w:sz="0" w:space="0" w:color="auto"/>
        <w:right w:val="none" w:sz="0" w:space="0" w:color="auto"/>
      </w:divBdr>
    </w:div>
    <w:div w:id="1878276053">
      <w:bodyDiv w:val="1"/>
      <w:marLeft w:val="0"/>
      <w:marRight w:val="0"/>
      <w:marTop w:val="0"/>
      <w:marBottom w:val="0"/>
      <w:divBdr>
        <w:top w:val="none" w:sz="0" w:space="0" w:color="auto"/>
        <w:left w:val="none" w:sz="0" w:space="0" w:color="auto"/>
        <w:bottom w:val="none" w:sz="0" w:space="0" w:color="auto"/>
        <w:right w:val="none" w:sz="0" w:space="0" w:color="auto"/>
      </w:divBdr>
    </w:div>
    <w:div w:id="1881550513">
      <w:bodyDiv w:val="1"/>
      <w:marLeft w:val="0"/>
      <w:marRight w:val="0"/>
      <w:marTop w:val="0"/>
      <w:marBottom w:val="0"/>
      <w:divBdr>
        <w:top w:val="none" w:sz="0" w:space="0" w:color="auto"/>
        <w:left w:val="none" w:sz="0" w:space="0" w:color="auto"/>
        <w:bottom w:val="none" w:sz="0" w:space="0" w:color="auto"/>
        <w:right w:val="none" w:sz="0" w:space="0" w:color="auto"/>
      </w:divBdr>
    </w:div>
    <w:div w:id="1886478896">
      <w:bodyDiv w:val="1"/>
      <w:marLeft w:val="0"/>
      <w:marRight w:val="0"/>
      <w:marTop w:val="0"/>
      <w:marBottom w:val="0"/>
      <w:divBdr>
        <w:top w:val="none" w:sz="0" w:space="0" w:color="auto"/>
        <w:left w:val="none" w:sz="0" w:space="0" w:color="auto"/>
        <w:bottom w:val="none" w:sz="0" w:space="0" w:color="auto"/>
        <w:right w:val="none" w:sz="0" w:space="0" w:color="auto"/>
      </w:divBdr>
    </w:div>
    <w:div w:id="1892306877">
      <w:bodyDiv w:val="1"/>
      <w:marLeft w:val="0"/>
      <w:marRight w:val="0"/>
      <w:marTop w:val="0"/>
      <w:marBottom w:val="0"/>
      <w:divBdr>
        <w:top w:val="none" w:sz="0" w:space="0" w:color="auto"/>
        <w:left w:val="none" w:sz="0" w:space="0" w:color="auto"/>
        <w:bottom w:val="none" w:sz="0" w:space="0" w:color="auto"/>
        <w:right w:val="none" w:sz="0" w:space="0" w:color="auto"/>
      </w:divBdr>
    </w:div>
    <w:div w:id="1892646669">
      <w:bodyDiv w:val="1"/>
      <w:marLeft w:val="0"/>
      <w:marRight w:val="0"/>
      <w:marTop w:val="0"/>
      <w:marBottom w:val="0"/>
      <w:divBdr>
        <w:top w:val="none" w:sz="0" w:space="0" w:color="auto"/>
        <w:left w:val="none" w:sz="0" w:space="0" w:color="auto"/>
        <w:bottom w:val="none" w:sz="0" w:space="0" w:color="auto"/>
        <w:right w:val="none" w:sz="0" w:space="0" w:color="auto"/>
      </w:divBdr>
    </w:div>
    <w:div w:id="1893075325">
      <w:bodyDiv w:val="1"/>
      <w:marLeft w:val="0"/>
      <w:marRight w:val="0"/>
      <w:marTop w:val="0"/>
      <w:marBottom w:val="0"/>
      <w:divBdr>
        <w:top w:val="none" w:sz="0" w:space="0" w:color="auto"/>
        <w:left w:val="none" w:sz="0" w:space="0" w:color="auto"/>
        <w:bottom w:val="none" w:sz="0" w:space="0" w:color="auto"/>
        <w:right w:val="none" w:sz="0" w:space="0" w:color="auto"/>
      </w:divBdr>
    </w:div>
    <w:div w:id="1893736411">
      <w:bodyDiv w:val="1"/>
      <w:marLeft w:val="0"/>
      <w:marRight w:val="0"/>
      <w:marTop w:val="0"/>
      <w:marBottom w:val="0"/>
      <w:divBdr>
        <w:top w:val="none" w:sz="0" w:space="0" w:color="auto"/>
        <w:left w:val="none" w:sz="0" w:space="0" w:color="auto"/>
        <w:bottom w:val="none" w:sz="0" w:space="0" w:color="auto"/>
        <w:right w:val="none" w:sz="0" w:space="0" w:color="auto"/>
      </w:divBdr>
    </w:div>
    <w:div w:id="1895965303">
      <w:bodyDiv w:val="1"/>
      <w:marLeft w:val="0"/>
      <w:marRight w:val="0"/>
      <w:marTop w:val="0"/>
      <w:marBottom w:val="0"/>
      <w:divBdr>
        <w:top w:val="none" w:sz="0" w:space="0" w:color="auto"/>
        <w:left w:val="none" w:sz="0" w:space="0" w:color="auto"/>
        <w:bottom w:val="none" w:sz="0" w:space="0" w:color="auto"/>
        <w:right w:val="none" w:sz="0" w:space="0" w:color="auto"/>
      </w:divBdr>
    </w:div>
    <w:div w:id="1899779932">
      <w:bodyDiv w:val="1"/>
      <w:marLeft w:val="0"/>
      <w:marRight w:val="0"/>
      <w:marTop w:val="0"/>
      <w:marBottom w:val="0"/>
      <w:divBdr>
        <w:top w:val="none" w:sz="0" w:space="0" w:color="auto"/>
        <w:left w:val="none" w:sz="0" w:space="0" w:color="auto"/>
        <w:bottom w:val="none" w:sz="0" w:space="0" w:color="auto"/>
        <w:right w:val="none" w:sz="0" w:space="0" w:color="auto"/>
      </w:divBdr>
    </w:div>
    <w:div w:id="1900169991">
      <w:bodyDiv w:val="1"/>
      <w:marLeft w:val="0"/>
      <w:marRight w:val="0"/>
      <w:marTop w:val="0"/>
      <w:marBottom w:val="0"/>
      <w:divBdr>
        <w:top w:val="none" w:sz="0" w:space="0" w:color="auto"/>
        <w:left w:val="none" w:sz="0" w:space="0" w:color="auto"/>
        <w:bottom w:val="none" w:sz="0" w:space="0" w:color="auto"/>
        <w:right w:val="none" w:sz="0" w:space="0" w:color="auto"/>
      </w:divBdr>
    </w:div>
    <w:div w:id="1904221105">
      <w:bodyDiv w:val="1"/>
      <w:marLeft w:val="0"/>
      <w:marRight w:val="0"/>
      <w:marTop w:val="0"/>
      <w:marBottom w:val="0"/>
      <w:divBdr>
        <w:top w:val="none" w:sz="0" w:space="0" w:color="auto"/>
        <w:left w:val="none" w:sz="0" w:space="0" w:color="auto"/>
        <w:bottom w:val="none" w:sz="0" w:space="0" w:color="auto"/>
        <w:right w:val="none" w:sz="0" w:space="0" w:color="auto"/>
      </w:divBdr>
    </w:div>
    <w:div w:id="1910649874">
      <w:bodyDiv w:val="1"/>
      <w:marLeft w:val="0"/>
      <w:marRight w:val="0"/>
      <w:marTop w:val="0"/>
      <w:marBottom w:val="0"/>
      <w:divBdr>
        <w:top w:val="none" w:sz="0" w:space="0" w:color="auto"/>
        <w:left w:val="none" w:sz="0" w:space="0" w:color="auto"/>
        <w:bottom w:val="none" w:sz="0" w:space="0" w:color="auto"/>
        <w:right w:val="none" w:sz="0" w:space="0" w:color="auto"/>
      </w:divBdr>
    </w:div>
    <w:div w:id="1911844077">
      <w:bodyDiv w:val="1"/>
      <w:marLeft w:val="0"/>
      <w:marRight w:val="0"/>
      <w:marTop w:val="0"/>
      <w:marBottom w:val="0"/>
      <w:divBdr>
        <w:top w:val="none" w:sz="0" w:space="0" w:color="auto"/>
        <w:left w:val="none" w:sz="0" w:space="0" w:color="auto"/>
        <w:bottom w:val="none" w:sz="0" w:space="0" w:color="auto"/>
        <w:right w:val="none" w:sz="0" w:space="0" w:color="auto"/>
      </w:divBdr>
    </w:div>
    <w:div w:id="1914928609">
      <w:bodyDiv w:val="1"/>
      <w:marLeft w:val="0"/>
      <w:marRight w:val="0"/>
      <w:marTop w:val="0"/>
      <w:marBottom w:val="0"/>
      <w:divBdr>
        <w:top w:val="none" w:sz="0" w:space="0" w:color="auto"/>
        <w:left w:val="none" w:sz="0" w:space="0" w:color="auto"/>
        <w:bottom w:val="none" w:sz="0" w:space="0" w:color="auto"/>
        <w:right w:val="none" w:sz="0" w:space="0" w:color="auto"/>
      </w:divBdr>
    </w:div>
    <w:div w:id="1925607099">
      <w:bodyDiv w:val="1"/>
      <w:marLeft w:val="0"/>
      <w:marRight w:val="0"/>
      <w:marTop w:val="0"/>
      <w:marBottom w:val="0"/>
      <w:divBdr>
        <w:top w:val="none" w:sz="0" w:space="0" w:color="auto"/>
        <w:left w:val="none" w:sz="0" w:space="0" w:color="auto"/>
        <w:bottom w:val="none" w:sz="0" w:space="0" w:color="auto"/>
        <w:right w:val="none" w:sz="0" w:space="0" w:color="auto"/>
      </w:divBdr>
    </w:div>
    <w:div w:id="1931234421">
      <w:bodyDiv w:val="1"/>
      <w:marLeft w:val="0"/>
      <w:marRight w:val="0"/>
      <w:marTop w:val="0"/>
      <w:marBottom w:val="0"/>
      <w:divBdr>
        <w:top w:val="none" w:sz="0" w:space="0" w:color="auto"/>
        <w:left w:val="none" w:sz="0" w:space="0" w:color="auto"/>
        <w:bottom w:val="none" w:sz="0" w:space="0" w:color="auto"/>
        <w:right w:val="none" w:sz="0" w:space="0" w:color="auto"/>
      </w:divBdr>
    </w:div>
    <w:div w:id="1944921538">
      <w:bodyDiv w:val="1"/>
      <w:marLeft w:val="0"/>
      <w:marRight w:val="0"/>
      <w:marTop w:val="0"/>
      <w:marBottom w:val="0"/>
      <w:divBdr>
        <w:top w:val="none" w:sz="0" w:space="0" w:color="auto"/>
        <w:left w:val="none" w:sz="0" w:space="0" w:color="auto"/>
        <w:bottom w:val="none" w:sz="0" w:space="0" w:color="auto"/>
        <w:right w:val="none" w:sz="0" w:space="0" w:color="auto"/>
      </w:divBdr>
    </w:div>
    <w:div w:id="1946115762">
      <w:bodyDiv w:val="1"/>
      <w:marLeft w:val="0"/>
      <w:marRight w:val="0"/>
      <w:marTop w:val="0"/>
      <w:marBottom w:val="0"/>
      <w:divBdr>
        <w:top w:val="none" w:sz="0" w:space="0" w:color="auto"/>
        <w:left w:val="none" w:sz="0" w:space="0" w:color="auto"/>
        <w:bottom w:val="none" w:sz="0" w:space="0" w:color="auto"/>
        <w:right w:val="none" w:sz="0" w:space="0" w:color="auto"/>
      </w:divBdr>
    </w:div>
    <w:div w:id="1946838682">
      <w:bodyDiv w:val="1"/>
      <w:marLeft w:val="0"/>
      <w:marRight w:val="0"/>
      <w:marTop w:val="0"/>
      <w:marBottom w:val="0"/>
      <w:divBdr>
        <w:top w:val="none" w:sz="0" w:space="0" w:color="auto"/>
        <w:left w:val="none" w:sz="0" w:space="0" w:color="auto"/>
        <w:bottom w:val="none" w:sz="0" w:space="0" w:color="auto"/>
        <w:right w:val="none" w:sz="0" w:space="0" w:color="auto"/>
      </w:divBdr>
    </w:div>
    <w:div w:id="1947998533">
      <w:bodyDiv w:val="1"/>
      <w:marLeft w:val="0"/>
      <w:marRight w:val="0"/>
      <w:marTop w:val="0"/>
      <w:marBottom w:val="0"/>
      <w:divBdr>
        <w:top w:val="none" w:sz="0" w:space="0" w:color="auto"/>
        <w:left w:val="none" w:sz="0" w:space="0" w:color="auto"/>
        <w:bottom w:val="none" w:sz="0" w:space="0" w:color="auto"/>
        <w:right w:val="none" w:sz="0" w:space="0" w:color="auto"/>
      </w:divBdr>
    </w:div>
    <w:div w:id="1948804563">
      <w:bodyDiv w:val="1"/>
      <w:marLeft w:val="0"/>
      <w:marRight w:val="0"/>
      <w:marTop w:val="0"/>
      <w:marBottom w:val="0"/>
      <w:divBdr>
        <w:top w:val="none" w:sz="0" w:space="0" w:color="auto"/>
        <w:left w:val="none" w:sz="0" w:space="0" w:color="auto"/>
        <w:bottom w:val="none" w:sz="0" w:space="0" w:color="auto"/>
        <w:right w:val="none" w:sz="0" w:space="0" w:color="auto"/>
      </w:divBdr>
    </w:div>
    <w:div w:id="1949845912">
      <w:bodyDiv w:val="1"/>
      <w:marLeft w:val="0"/>
      <w:marRight w:val="0"/>
      <w:marTop w:val="0"/>
      <w:marBottom w:val="0"/>
      <w:divBdr>
        <w:top w:val="none" w:sz="0" w:space="0" w:color="auto"/>
        <w:left w:val="none" w:sz="0" w:space="0" w:color="auto"/>
        <w:bottom w:val="none" w:sz="0" w:space="0" w:color="auto"/>
        <w:right w:val="none" w:sz="0" w:space="0" w:color="auto"/>
      </w:divBdr>
    </w:div>
    <w:div w:id="1952199827">
      <w:bodyDiv w:val="1"/>
      <w:marLeft w:val="0"/>
      <w:marRight w:val="0"/>
      <w:marTop w:val="0"/>
      <w:marBottom w:val="0"/>
      <w:divBdr>
        <w:top w:val="none" w:sz="0" w:space="0" w:color="auto"/>
        <w:left w:val="none" w:sz="0" w:space="0" w:color="auto"/>
        <w:bottom w:val="none" w:sz="0" w:space="0" w:color="auto"/>
        <w:right w:val="none" w:sz="0" w:space="0" w:color="auto"/>
      </w:divBdr>
    </w:div>
    <w:div w:id="1952740617">
      <w:bodyDiv w:val="1"/>
      <w:marLeft w:val="0"/>
      <w:marRight w:val="0"/>
      <w:marTop w:val="0"/>
      <w:marBottom w:val="0"/>
      <w:divBdr>
        <w:top w:val="none" w:sz="0" w:space="0" w:color="auto"/>
        <w:left w:val="none" w:sz="0" w:space="0" w:color="auto"/>
        <w:bottom w:val="none" w:sz="0" w:space="0" w:color="auto"/>
        <w:right w:val="none" w:sz="0" w:space="0" w:color="auto"/>
      </w:divBdr>
    </w:div>
    <w:div w:id="1954053715">
      <w:bodyDiv w:val="1"/>
      <w:marLeft w:val="0"/>
      <w:marRight w:val="0"/>
      <w:marTop w:val="0"/>
      <w:marBottom w:val="0"/>
      <w:divBdr>
        <w:top w:val="none" w:sz="0" w:space="0" w:color="auto"/>
        <w:left w:val="none" w:sz="0" w:space="0" w:color="auto"/>
        <w:bottom w:val="none" w:sz="0" w:space="0" w:color="auto"/>
        <w:right w:val="none" w:sz="0" w:space="0" w:color="auto"/>
      </w:divBdr>
    </w:div>
    <w:div w:id="1958297134">
      <w:bodyDiv w:val="1"/>
      <w:marLeft w:val="0"/>
      <w:marRight w:val="0"/>
      <w:marTop w:val="0"/>
      <w:marBottom w:val="0"/>
      <w:divBdr>
        <w:top w:val="none" w:sz="0" w:space="0" w:color="auto"/>
        <w:left w:val="none" w:sz="0" w:space="0" w:color="auto"/>
        <w:bottom w:val="none" w:sz="0" w:space="0" w:color="auto"/>
        <w:right w:val="none" w:sz="0" w:space="0" w:color="auto"/>
      </w:divBdr>
    </w:div>
    <w:div w:id="1960408717">
      <w:bodyDiv w:val="1"/>
      <w:marLeft w:val="0"/>
      <w:marRight w:val="0"/>
      <w:marTop w:val="0"/>
      <w:marBottom w:val="0"/>
      <w:divBdr>
        <w:top w:val="none" w:sz="0" w:space="0" w:color="auto"/>
        <w:left w:val="none" w:sz="0" w:space="0" w:color="auto"/>
        <w:bottom w:val="none" w:sz="0" w:space="0" w:color="auto"/>
        <w:right w:val="none" w:sz="0" w:space="0" w:color="auto"/>
      </w:divBdr>
    </w:div>
    <w:div w:id="1960838581">
      <w:bodyDiv w:val="1"/>
      <w:marLeft w:val="0"/>
      <w:marRight w:val="0"/>
      <w:marTop w:val="0"/>
      <w:marBottom w:val="0"/>
      <w:divBdr>
        <w:top w:val="none" w:sz="0" w:space="0" w:color="auto"/>
        <w:left w:val="none" w:sz="0" w:space="0" w:color="auto"/>
        <w:bottom w:val="none" w:sz="0" w:space="0" w:color="auto"/>
        <w:right w:val="none" w:sz="0" w:space="0" w:color="auto"/>
      </w:divBdr>
    </w:div>
    <w:div w:id="1964800795">
      <w:bodyDiv w:val="1"/>
      <w:marLeft w:val="0"/>
      <w:marRight w:val="0"/>
      <w:marTop w:val="0"/>
      <w:marBottom w:val="0"/>
      <w:divBdr>
        <w:top w:val="none" w:sz="0" w:space="0" w:color="auto"/>
        <w:left w:val="none" w:sz="0" w:space="0" w:color="auto"/>
        <w:bottom w:val="none" w:sz="0" w:space="0" w:color="auto"/>
        <w:right w:val="none" w:sz="0" w:space="0" w:color="auto"/>
      </w:divBdr>
    </w:div>
    <w:div w:id="1966807305">
      <w:bodyDiv w:val="1"/>
      <w:marLeft w:val="0"/>
      <w:marRight w:val="0"/>
      <w:marTop w:val="0"/>
      <w:marBottom w:val="0"/>
      <w:divBdr>
        <w:top w:val="none" w:sz="0" w:space="0" w:color="auto"/>
        <w:left w:val="none" w:sz="0" w:space="0" w:color="auto"/>
        <w:bottom w:val="none" w:sz="0" w:space="0" w:color="auto"/>
        <w:right w:val="none" w:sz="0" w:space="0" w:color="auto"/>
      </w:divBdr>
    </w:div>
    <w:div w:id="1972322508">
      <w:bodyDiv w:val="1"/>
      <w:marLeft w:val="0"/>
      <w:marRight w:val="0"/>
      <w:marTop w:val="0"/>
      <w:marBottom w:val="0"/>
      <w:divBdr>
        <w:top w:val="none" w:sz="0" w:space="0" w:color="auto"/>
        <w:left w:val="none" w:sz="0" w:space="0" w:color="auto"/>
        <w:bottom w:val="none" w:sz="0" w:space="0" w:color="auto"/>
        <w:right w:val="none" w:sz="0" w:space="0" w:color="auto"/>
      </w:divBdr>
    </w:div>
    <w:div w:id="1975408921">
      <w:bodyDiv w:val="1"/>
      <w:marLeft w:val="0"/>
      <w:marRight w:val="0"/>
      <w:marTop w:val="0"/>
      <w:marBottom w:val="0"/>
      <w:divBdr>
        <w:top w:val="none" w:sz="0" w:space="0" w:color="auto"/>
        <w:left w:val="none" w:sz="0" w:space="0" w:color="auto"/>
        <w:bottom w:val="none" w:sz="0" w:space="0" w:color="auto"/>
        <w:right w:val="none" w:sz="0" w:space="0" w:color="auto"/>
      </w:divBdr>
    </w:div>
    <w:div w:id="1976522061">
      <w:bodyDiv w:val="1"/>
      <w:marLeft w:val="0"/>
      <w:marRight w:val="0"/>
      <w:marTop w:val="0"/>
      <w:marBottom w:val="0"/>
      <w:divBdr>
        <w:top w:val="none" w:sz="0" w:space="0" w:color="auto"/>
        <w:left w:val="none" w:sz="0" w:space="0" w:color="auto"/>
        <w:bottom w:val="none" w:sz="0" w:space="0" w:color="auto"/>
        <w:right w:val="none" w:sz="0" w:space="0" w:color="auto"/>
      </w:divBdr>
    </w:div>
    <w:div w:id="1977447335">
      <w:bodyDiv w:val="1"/>
      <w:marLeft w:val="0"/>
      <w:marRight w:val="0"/>
      <w:marTop w:val="0"/>
      <w:marBottom w:val="0"/>
      <w:divBdr>
        <w:top w:val="none" w:sz="0" w:space="0" w:color="auto"/>
        <w:left w:val="none" w:sz="0" w:space="0" w:color="auto"/>
        <w:bottom w:val="none" w:sz="0" w:space="0" w:color="auto"/>
        <w:right w:val="none" w:sz="0" w:space="0" w:color="auto"/>
      </w:divBdr>
    </w:div>
    <w:div w:id="1980071159">
      <w:bodyDiv w:val="1"/>
      <w:marLeft w:val="0"/>
      <w:marRight w:val="0"/>
      <w:marTop w:val="0"/>
      <w:marBottom w:val="0"/>
      <w:divBdr>
        <w:top w:val="none" w:sz="0" w:space="0" w:color="auto"/>
        <w:left w:val="none" w:sz="0" w:space="0" w:color="auto"/>
        <w:bottom w:val="none" w:sz="0" w:space="0" w:color="auto"/>
        <w:right w:val="none" w:sz="0" w:space="0" w:color="auto"/>
      </w:divBdr>
    </w:div>
    <w:div w:id="1980767913">
      <w:bodyDiv w:val="1"/>
      <w:marLeft w:val="0"/>
      <w:marRight w:val="0"/>
      <w:marTop w:val="0"/>
      <w:marBottom w:val="0"/>
      <w:divBdr>
        <w:top w:val="none" w:sz="0" w:space="0" w:color="auto"/>
        <w:left w:val="none" w:sz="0" w:space="0" w:color="auto"/>
        <w:bottom w:val="none" w:sz="0" w:space="0" w:color="auto"/>
        <w:right w:val="none" w:sz="0" w:space="0" w:color="auto"/>
      </w:divBdr>
    </w:div>
    <w:div w:id="1982998135">
      <w:bodyDiv w:val="1"/>
      <w:marLeft w:val="0"/>
      <w:marRight w:val="0"/>
      <w:marTop w:val="0"/>
      <w:marBottom w:val="0"/>
      <w:divBdr>
        <w:top w:val="none" w:sz="0" w:space="0" w:color="auto"/>
        <w:left w:val="none" w:sz="0" w:space="0" w:color="auto"/>
        <w:bottom w:val="none" w:sz="0" w:space="0" w:color="auto"/>
        <w:right w:val="none" w:sz="0" w:space="0" w:color="auto"/>
      </w:divBdr>
    </w:div>
    <w:div w:id="1983850398">
      <w:bodyDiv w:val="1"/>
      <w:marLeft w:val="0"/>
      <w:marRight w:val="0"/>
      <w:marTop w:val="0"/>
      <w:marBottom w:val="0"/>
      <w:divBdr>
        <w:top w:val="none" w:sz="0" w:space="0" w:color="auto"/>
        <w:left w:val="none" w:sz="0" w:space="0" w:color="auto"/>
        <w:bottom w:val="none" w:sz="0" w:space="0" w:color="auto"/>
        <w:right w:val="none" w:sz="0" w:space="0" w:color="auto"/>
      </w:divBdr>
    </w:div>
    <w:div w:id="1987737541">
      <w:bodyDiv w:val="1"/>
      <w:marLeft w:val="0"/>
      <w:marRight w:val="0"/>
      <w:marTop w:val="0"/>
      <w:marBottom w:val="0"/>
      <w:divBdr>
        <w:top w:val="none" w:sz="0" w:space="0" w:color="auto"/>
        <w:left w:val="none" w:sz="0" w:space="0" w:color="auto"/>
        <w:bottom w:val="none" w:sz="0" w:space="0" w:color="auto"/>
        <w:right w:val="none" w:sz="0" w:space="0" w:color="auto"/>
      </w:divBdr>
    </w:div>
    <w:div w:id="1989674596">
      <w:bodyDiv w:val="1"/>
      <w:marLeft w:val="0"/>
      <w:marRight w:val="0"/>
      <w:marTop w:val="0"/>
      <w:marBottom w:val="0"/>
      <w:divBdr>
        <w:top w:val="none" w:sz="0" w:space="0" w:color="auto"/>
        <w:left w:val="none" w:sz="0" w:space="0" w:color="auto"/>
        <w:bottom w:val="none" w:sz="0" w:space="0" w:color="auto"/>
        <w:right w:val="none" w:sz="0" w:space="0" w:color="auto"/>
      </w:divBdr>
    </w:div>
    <w:div w:id="1991206175">
      <w:bodyDiv w:val="1"/>
      <w:marLeft w:val="0"/>
      <w:marRight w:val="0"/>
      <w:marTop w:val="0"/>
      <w:marBottom w:val="0"/>
      <w:divBdr>
        <w:top w:val="none" w:sz="0" w:space="0" w:color="auto"/>
        <w:left w:val="none" w:sz="0" w:space="0" w:color="auto"/>
        <w:bottom w:val="none" w:sz="0" w:space="0" w:color="auto"/>
        <w:right w:val="none" w:sz="0" w:space="0" w:color="auto"/>
      </w:divBdr>
    </w:div>
    <w:div w:id="1991472628">
      <w:bodyDiv w:val="1"/>
      <w:marLeft w:val="0"/>
      <w:marRight w:val="0"/>
      <w:marTop w:val="0"/>
      <w:marBottom w:val="0"/>
      <w:divBdr>
        <w:top w:val="none" w:sz="0" w:space="0" w:color="auto"/>
        <w:left w:val="none" w:sz="0" w:space="0" w:color="auto"/>
        <w:bottom w:val="none" w:sz="0" w:space="0" w:color="auto"/>
        <w:right w:val="none" w:sz="0" w:space="0" w:color="auto"/>
      </w:divBdr>
    </w:div>
    <w:div w:id="1997881564">
      <w:bodyDiv w:val="1"/>
      <w:marLeft w:val="0"/>
      <w:marRight w:val="0"/>
      <w:marTop w:val="0"/>
      <w:marBottom w:val="0"/>
      <w:divBdr>
        <w:top w:val="none" w:sz="0" w:space="0" w:color="auto"/>
        <w:left w:val="none" w:sz="0" w:space="0" w:color="auto"/>
        <w:bottom w:val="none" w:sz="0" w:space="0" w:color="auto"/>
        <w:right w:val="none" w:sz="0" w:space="0" w:color="auto"/>
      </w:divBdr>
    </w:div>
    <w:div w:id="1998414100">
      <w:bodyDiv w:val="1"/>
      <w:marLeft w:val="0"/>
      <w:marRight w:val="0"/>
      <w:marTop w:val="0"/>
      <w:marBottom w:val="0"/>
      <w:divBdr>
        <w:top w:val="none" w:sz="0" w:space="0" w:color="auto"/>
        <w:left w:val="none" w:sz="0" w:space="0" w:color="auto"/>
        <w:bottom w:val="none" w:sz="0" w:space="0" w:color="auto"/>
        <w:right w:val="none" w:sz="0" w:space="0" w:color="auto"/>
      </w:divBdr>
    </w:div>
    <w:div w:id="2007972582">
      <w:bodyDiv w:val="1"/>
      <w:marLeft w:val="0"/>
      <w:marRight w:val="0"/>
      <w:marTop w:val="0"/>
      <w:marBottom w:val="0"/>
      <w:divBdr>
        <w:top w:val="none" w:sz="0" w:space="0" w:color="auto"/>
        <w:left w:val="none" w:sz="0" w:space="0" w:color="auto"/>
        <w:bottom w:val="none" w:sz="0" w:space="0" w:color="auto"/>
        <w:right w:val="none" w:sz="0" w:space="0" w:color="auto"/>
      </w:divBdr>
    </w:div>
    <w:div w:id="2008166928">
      <w:bodyDiv w:val="1"/>
      <w:marLeft w:val="0"/>
      <w:marRight w:val="0"/>
      <w:marTop w:val="0"/>
      <w:marBottom w:val="0"/>
      <w:divBdr>
        <w:top w:val="none" w:sz="0" w:space="0" w:color="auto"/>
        <w:left w:val="none" w:sz="0" w:space="0" w:color="auto"/>
        <w:bottom w:val="none" w:sz="0" w:space="0" w:color="auto"/>
        <w:right w:val="none" w:sz="0" w:space="0" w:color="auto"/>
      </w:divBdr>
    </w:div>
    <w:div w:id="2008242815">
      <w:bodyDiv w:val="1"/>
      <w:marLeft w:val="0"/>
      <w:marRight w:val="0"/>
      <w:marTop w:val="0"/>
      <w:marBottom w:val="0"/>
      <w:divBdr>
        <w:top w:val="none" w:sz="0" w:space="0" w:color="auto"/>
        <w:left w:val="none" w:sz="0" w:space="0" w:color="auto"/>
        <w:bottom w:val="none" w:sz="0" w:space="0" w:color="auto"/>
        <w:right w:val="none" w:sz="0" w:space="0" w:color="auto"/>
      </w:divBdr>
    </w:div>
    <w:div w:id="2009366191">
      <w:bodyDiv w:val="1"/>
      <w:marLeft w:val="0"/>
      <w:marRight w:val="0"/>
      <w:marTop w:val="0"/>
      <w:marBottom w:val="0"/>
      <w:divBdr>
        <w:top w:val="none" w:sz="0" w:space="0" w:color="auto"/>
        <w:left w:val="none" w:sz="0" w:space="0" w:color="auto"/>
        <w:bottom w:val="none" w:sz="0" w:space="0" w:color="auto"/>
        <w:right w:val="none" w:sz="0" w:space="0" w:color="auto"/>
      </w:divBdr>
    </w:div>
    <w:div w:id="2012952293">
      <w:bodyDiv w:val="1"/>
      <w:marLeft w:val="0"/>
      <w:marRight w:val="0"/>
      <w:marTop w:val="0"/>
      <w:marBottom w:val="0"/>
      <w:divBdr>
        <w:top w:val="none" w:sz="0" w:space="0" w:color="auto"/>
        <w:left w:val="none" w:sz="0" w:space="0" w:color="auto"/>
        <w:bottom w:val="none" w:sz="0" w:space="0" w:color="auto"/>
        <w:right w:val="none" w:sz="0" w:space="0" w:color="auto"/>
      </w:divBdr>
    </w:div>
    <w:div w:id="2018145398">
      <w:bodyDiv w:val="1"/>
      <w:marLeft w:val="0"/>
      <w:marRight w:val="0"/>
      <w:marTop w:val="0"/>
      <w:marBottom w:val="0"/>
      <w:divBdr>
        <w:top w:val="none" w:sz="0" w:space="0" w:color="auto"/>
        <w:left w:val="none" w:sz="0" w:space="0" w:color="auto"/>
        <w:bottom w:val="none" w:sz="0" w:space="0" w:color="auto"/>
        <w:right w:val="none" w:sz="0" w:space="0" w:color="auto"/>
      </w:divBdr>
    </w:div>
    <w:div w:id="2027947086">
      <w:bodyDiv w:val="1"/>
      <w:marLeft w:val="0"/>
      <w:marRight w:val="0"/>
      <w:marTop w:val="0"/>
      <w:marBottom w:val="0"/>
      <w:divBdr>
        <w:top w:val="none" w:sz="0" w:space="0" w:color="auto"/>
        <w:left w:val="none" w:sz="0" w:space="0" w:color="auto"/>
        <w:bottom w:val="none" w:sz="0" w:space="0" w:color="auto"/>
        <w:right w:val="none" w:sz="0" w:space="0" w:color="auto"/>
      </w:divBdr>
    </w:div>
    <w:div w:id="2038506314">
      <w:bodyDiv w:val="1"/>
      <w:marLeft w:val="0"/>
      <w:marRight w:val="0"/>
      <w:marTop w:val="0"/>
      <w:marBottom w:val="0"/>
      <w:divBdr>
        <w:top w:val="none" w:sz="0" w:space="0" w:color="auto"/>
        <w:left w:val="none" w:sz="0" w:space="0" w:color="auto"/>
        <w:bottom w:val="none" w:sz="0" w:space="0" w:color="auto"/>
        <w:right w:val="none" w:sz="0" w:space="0" w:color="auto"/>
      </w:divBdr>
    </w:div>
    <w:div w:id="2044281001">
      <w:bodyDiv w:val="1"/>
      <w:marLeft w:val="0"/>
      <w:marRight w:val="0"/>
      <w:marTop w:val="0"/>
      <w:marBottom w:val="0"/>
      <w:divBdr>
        <w:top w:val="none" w:sz="0" w:space="0" w:color="auto"/>
        <w:left w:val="none" w:sz="0" w:space="0" w:color="auto"/>
        <w:bottom w:val="none" w:sz="0" w:space="0" w:color="auto"/>
        <w:right w:val="none" w:sz="0" w:space="0" w:color="auto"/>
      </w:divBdr>
    </w:div>
    <w:div w:id="2050493156">
      <w:bodyDiv w:val="1"/>
      <w:marLeft w:val="0"/>
      <w:marRight w:val="0"/>
      <w:marTop w:val="0"/>
      <w:marBottom w:val="0"/>
      <w:divBdr>
        <w:top w:val="none" w:sz="0" w:space="0" w:color="auto"/>
        <w:left w:val="none" w:sz="0" w:space="0" w:color="auto"/>
        <w:bottom w:val="none" w:sz="0" w:space="0" w:color="auto"/>
        <w:right w:val="none" w:sz="0" w:space="0" w:color="auto"/>
      </w:divBdr>
    </w:div>
    <w:div w:id="2052417109">
      <w:bodyDiv w:val="1"/>
      <w:marLeft w:val="0"/>
      <w:marRight w:val="0"/>
      <w:marTop w:val="0"/>
      <w:marBottom w:val="0"/>
      <w:divBdr>
        <w:top w:val="none" w:sz="0" w:space="0" w:color="auto"/>
        <w:left w:val="none" w:sz="0" w:space="0" w:color="auto"/>
        <w:bottom w:val="none" w:sz="0" w:space="0" w:color="auto"/>
        <w:right w:val="none" w:sz="0" w:space="0" w:color="auto"/>
      </w:divBdr>
    </w:div>
    <w:div w:id="2053379867">
      <w:bodyDiv w:val="1"/>
      <w:marLeft w:val="0"/>
      <w:marRight w:val="0"/>
      <w:marTop w:val="0"/>
      <w:marBottom w:val="0"/>
      <w:divBdr>
        <w:top w:val="none" w:sz="0" w:space="0" w:color="auto"/>
        <w:left w:val="none" w:sz="0" w:space="0" w:color="auto"/>
        <w:bottom w:val="none" w:sz="0" w:space="0" w:color="auto"/>
        <w:right w:val="none" w:sz="0" w:space="0" w:color="auto"/>
      </w:divBdr>
    </w:div>
    <w:div w:id="2054697373">
      <w:bodyDiv w:val="1"/>
      <w:marLeft w:val="0"/>
      <w:marRight w:val="0"/>
      <w:marTop w:val="0"/>
      <w:marBottom w:val="0"/>
      <w:divBdr>
        <w:top w:val="none" w:sz="0" w:space="0" w:color="auto"/>
        <w:left w:val="none" w:sz="0" w:space="0" w:color="auto"/>
        <w:bottom w:val="none" w:sz="0" w:space="0" w:color="auto"/>
        <w:right w:val="none" w:sz="0" w:space="0" w:color="auto"/>
      </w:divBdr>
    </w:div>
    <w:div w:id="2059207470">
      <w:bodyDiv w:val="1"/>
      <w:marLeft w:val="0"/>
      <w:marRight w:val="0"/>
      <w:marTop w:val="0"/>
      <w:marBottom w:val="0"/>
      <w:divBdr>
        <w:top w:val="none" w:sz="0" w:space="0" w:color="auto"/>
        <w:left w:val="none" w:sz="0" w:space="0" w:color="auto"/>
        <w:bottom w:val="none" w:sz="0" w:space="0" w:color="auto"/>
        <w:right w:val="none" w:sz="0" w:space="0" w:color="auto"/>
      </w:divBdr>
    </w:div>
    <w:div w:id="2061322184">
      <w:bodyDiv w:val="1"/>
      <w:marLeft w:val="0"/>
      <w:marRight w:val="0"/>
      <w:marTop w:val="0"/>
      <w:marBottom w:val="0"/>
      <w:divBdr>
        <w:top w:val="none" w:sz="0" w:space="0" w:color="auto"/>
        <w:left w:val="none" w:sz="0" w:space="0" w:color="auto"/>
        <w:bottom w:val="none" w:sz="0" w:space="0" w:color="auto"/>
        <w:right w:val="none" w:sz="0" w:space="0" w:color="auto"/>
      </w:divBdr>
    </w:div>
    <w:div w:id="2065323325">
      <w:bodyDiv w:val="1"/>
      <w:marLeft w:val="0"/>
      <w:marRight w:val="0"/>
      <w:marTop w:val="0"/>
      <w:marBottom w:val="0"/>
      <w:divBdr>
        <w:top w:val="none" w:sz="0" w:space="0" w:color="auto"/>
        <w:left w:val="none" w:sz="0" w:space="0" w:color="auto"/>
        <w:bottom w:val="none" w:sz="0" w:space="0" w:color="auto"/>
        <w:right w:val="none" w:sz="0" w:space="0" w:color="auto"/>
      </w:divBdr>
    </w:div>
    <w:div w:id="2065568289">
      <w:bodyDiv w:val="1"/>
      <w:marLeft w:val="0"/>
      <w:marRight w:val="0"/>
      <w:marTop w:val="0"/>
      <w:marBottom w:val="0"/>
      <w:divBdr>
        <w:top w:val="none" w:sz="0" w:space="0" w:color="auto"/>
        <w:left w:val="none" w:sz="0" w:space="0" w:color="auto"/>
        <w:bottom w:val="none" w:sz="0" w:space="0" w:color="auto"/>
        <w:right w:val="none" w:sz="0" w:space="0" w:color="auto"/>
      </w:divBdr>
    </w:div>
    <w:div w:id="2067793676">
      <w:bodyDiv w:val="1"/>
      <w:marLeft w:val="0"/>
      <w:marRight w:val="0"/>
      <w:marTop w:val="0"/>
      <w:marBottom w:val="0"/>
      <w:divBdr>
        <w:top w:val="none" w:sz="0" w:space="0" w:color="auto"/>
        <w:left w:val="none" w:sz="0" w:space="0" w:color="auto"/>
        <w:bottom w:val="none" w:sz="0" w:space="0" w:color="auto"/>
        <w:right w:val="none" w:sz="0" w:space="0" w:color="auto"/>
      </w:divBdr>
    </w:div>
    <w:div w:id="2071422922">
      <w:bodyDiv w:val="1"/>
      <w:marLeft w:val="0"/>
      <w:marRight w:val="0"/>
      <w:marTop w:val="0"/>
      <w:marBottom w:val="0"/>
      <w:divBdr>
        <w:top w:val="none" w:sz="0" w:space="0" w:color="auto"/>
        <w:left w:val="none" w:sz="0" w:space="0" w:color="auto"/>
        <w:bottom w:val="none" w:sz="0" w:space="0" w:color="auto"/>
        <w:right w:val="none" w:sz="0" w:space="0" w:color="auto"/>
      </w:divBdr>
    </w:div>
    <w:div w:id="2071885393">
      <w:bodyDiv w:val="1"/>
      <w:marLeft w:val="0"/>
      <w:marRight w:val="0"/>
      <w:marTop w:val="0"/>
      <w:marBottom w:val="0"/>
      <w:divBdr>
        <w:top w:val="none" w:sz="0" w:space="0" w:color="auto"/>
        <w:left w:val="none" w:sz="0" w:space="0" w:color="auto"/>
        <w:bottom w:val="none" w:sz="0" w:space="0" w:color="auto"/>
        <w:right w:val="none" w:sz="0" w:space="0" w:color="auto"/>
      </w:divBdr>
    </w:div>
    <w:div w:id="2072774774">
      <w:bodyDiv w:val="1"/>
      <w:marLeft w:val="0"/>
      <w:marRight w:val="0"/>
      <w:marTop w:val="0"/>
      <w:marBottom w:val="0"/>
      <w:divBdr>
        <w:top w:val="none" w:sz="0" w:space="0" w:color="auto"/>
        <w:left w:val="none" w:sz="0" w:space="0" w:color="auto"/>
        <w:bottom w:val="none" w:sz="0" w:space="0" w:color="auto"/>
        <w:right w:val="none" w:sz="0" w:space="0" w:color="auto"/>
      </w:divBdr>
    </w:div>
    <w:div w:id="2081441064">
      <w:bodyDiv w:val="1"/>
      <w:marLeft w:val="0"/>
      <w:marRight w:val="0"/>
      <w:marTop w:val="0"/>
      <w:marBottom w:val="0"/>
      <w:divBdr>
        <w:top w:val="none" w:sz="0" w:space="0" w:color="auto"/>
        <w:left w:val="none" w:sz="0" w:space="0" w:color="auto"/>
        <w:bottom w:val="none" w:sz="0" w:space="0" w:color="auto"/>
        <w:right w:val="none" w:sz="0" w:space="0" w:color="auto"/>
      </w:divBdr>
    </w:div>
    <w:div w:id="2082213906">
      <w:bodyDiv w:val="1"/>
      <w:marLeft w:val="0"/>
      <w:marRight w:val="0"/>
      <w:marTop w:val="0"/>
      <w:marBottom w:val="0"/>
      <w:divBdr>
        <w:top w:val="none" w:sz="0" w:space="0" w:color="auto"/>
        <w:left w:val="none" w:sz="0" w:space="0" w:color="auto"/>
        <w:bottom w:val="none" w:sz="0" w:space="0" w:color="auto"/>
        <w:right w:val="none" w:sz="0" w:space="0" w:color="auto"/>
      </w:divBdr>
    </w:div>
    <w:div w:id="2086686684">
      <w:bodyDiv w:val="1"/>
      <w:marLeft w:val="0"/>
      <w:marRight w:val="0"/>
      <w:marTop w:val="0"/>
      <w:marBottom w:val="0"/>
      <w:divBdr>
        <w:top w:val="none" w:sz="0" w:space="0" w:color="auto"/>
        <w:left w:val="none" w:sz="0" w:space="0" w:color="auto"/>
        <w:bottom w:val="none" w:sz="0" w:space="0" w:color="auto"/>
        <w:right w:val="none" w:sz="0" w:space="0" w:color="auto"/>
      </w:divBdr>
    </w:div>
    <w:div w:id="2087191296">
      <w:bodyDiv w:val="1"/>
      <w:marLeft w:val="0"/>
      <w:marRight w:val="0"/>
      <w:marTop w:val="0"/>
      <w:marBottom w:val="0"/>
      <w:divBdr>
        <w:top w:val="none" w:sz="0" w:space="0" w:color="auto"/>
        <w:left w:val="none" w:sz="0" w:space="0" w:color="auto"/>
        <w:bottom w:val="none" w:sz="0" w:space="0" w:color="auto"/>
        <w:right w:val="none" w:sz="0" w:space="0" w:color="auto"/>
      </w:divBdr>
    </w:div>
    <w:div w:id="2088651648">
      <w:bodyDiv w:val="1"/>
      <w:marLeft w:val="0"/>
      <w:marRight w:val="0"/>
      <w:marTop w:val="0"/>
      <w:marBottom w:val="0"/>
      <w:divBdr>
        <w:top w:val="none" w:sz="0" w:space="0" w:color="auto"/>
        <w:left w:val="none" w:sz="0" w:space="0" w:color="auto"/>
        <w:bottom w:val="none" w:sz="0" w:space="0" w:color="auto"/>
        <w:right w:val="none" w:sz="0" w:space="0" w:color="auto"/>
      </w:divBdr>
    </w:div>
    <w:div w:id="2092461969">
      <w:bodyDiv w:val="1"/>
      <w:marLeft w:val="0"/>
      <w:marRight w:val="0"/>
      <w:marTop w:val="0"/>
      <w:marBottom w:val="0"/>
      <w:divBdr>
        <w:top w:val="none" w:sz="0" w:space="0" w:color="auto"/>
        <w:left w:val="none" w:sz="0" w:space="0" w:color="auto"/>
        <w:bottom w:val="none" w:sz="0" w:space="0" w:color="auto"/>
        <w:right w:val="none" w:sz="0" w:space="0" w:color="auto"/>
      </w:divBdr>
    </w:div>
    <w:div w:id="2092771053">
      <w:bodyDiv w:val="1"/>
      <w:marLeft w:val="0"/>
      <w:marRight w:val="0"/>
      <w:marTop w:val="0"/>
      <w:marBottom w:val="0"/>
      <w:divBdr>
        <w:top w:val="none" w:sz="0" w:space="0" w:color="auto"/>
        <w:left w:val="none" w:sz="0" w:space="0" w:color="auto"/>
        <w:bottom w:val="none" w:sz="0" w:space="0" w:color="auto"/>
        <w:right w:val="none" w:sz="0" w:space="0" w:color="auto"/>
      </w:divBdr>
    </w:div>
    <w:div w:id="2092971794">
      <w:bodyDiv w:val="1"/>
      <w:marLeft w:val="0"/>
      <w:marRight w:val="0"/>
      <w:marTop w:val="0"/>
      <w:marBottom w:val="0"/>
      <w:divBdr>
        <w:top w:val="none" w:sz="0" w:space="0" w:color="auto"/>
        <w:left w:val="none" w:sz="0" w:space="0" w:color="auto"/>
        <w:bottom w:val="none" w:sz="0" w:space="0" w:color="auto"/>
        <w:right w:val="none" w:sz="0" w:space="0" w:color="auto"/>
      </w:divBdr>
    </w:div>
    <w:div w:id="2093046967">
      <w:bodyDiv w:val="1"/>
      <w:marLeft w:val="0"/>
      <w:marRight w:val="0"/>
      <w:marTop w:val="0"/>
      <w:marBottom w:val="0"/>
      <w:divBdr>
        <w:top w:val="none" w:sz="0" w:space="0" w:color="auto"/>
        <w:left w:val="none" w:sz="0" w:space="0" w:color="auto"/>
        <w:bottom w:val="none" w:sz="0" w:space="0" w:color="auto"/>
        <w:right w:val="none" w:sz="0" w:space="0" w:color="auto"/>
      </w:divBdr>
    </w:div>
    <w:div w:id="2102334832">
      <w:bodyDiv w:val="1"/>
      <w:marLeft w:val="0"/>
      <w:marRight w:val="0"/>
      <w:marTop w:val="0"/>
      <w:marBottom w:val="0"/>
      <w:divBdr>
        <w:top w:val="none" w:sz="0" w:space="0" w:color="auto"/>
        <w:left w:val="none" w:sz="0" w:space="0" w:color="auto"/>
        <w:bottom w:val="none" w:sz="0" w:space="0" w:color="auto"/>
        <w:right w:val="none" w:sz="0" w:space="0" w:color="auto"/>
      </w:divBdr>
    </w:div>
    <w:div w:id="2104718176">
      <w:bodyDiv w:val="1"/>
      <w:marLeft w:val="0"/>
      <w:marRight w:val="0"/>
      <w:marTop w:val="0"/>
      <w:marBottom w:val="0"/>
      <w:divBdr>
        <w:top w:val="none" w:sz="0" w:space="0" w:color="auto"/>
        <w:left w:val="none" w:sz="0" w:space="0" w:color="auto"/>
        <w:bottom w:val="none" w:sz="0" w:space="0" w:color="auto"/>
        <w:right w:val="none" w:sz="0" w:space="0" w:color="auto"/>
      </w:divBdr>
    </w:div>
    <w:div w:id="2108186921">
      <w:bodyDiv w:val="1"/>
      <w:marLeft w:val="0"/>
      <w:marRight w:val="0"/>
      <w:marTop w:val="0"/>
      <w:marBottom w:val="0"/>
      <w:divBdr>
        <w:top w:val="none" w:sz="0" w:space="0" w:color="auto"/>
        <w:left w:val="none" w:sz="0" w:space="0" w:color="auto"/>
        <w:bottom w:val="none" w:sz="0" w:space="0" w:color="auto"/>
        <w:right w:val="none" w:sz="0" w:space="0" w:color="auto"/>
      </w:divBdr>
    </w:div>
    <w:div w:id="2109693030">
      <w:bodyDiv w:val="1"/>
      <w:marLeft w:val="0"/>
      <w:marRight w:val="0"/>
      <w:marTop w:val="0"/>
      <w:marBottom w:val="0"/>
      <w:divBdr>
        <w:top w:val="none" w:sz="0" w:space="0" w:color="auto"/>
        <w:left w:val="none" w:sz="0" w:space="0" w:color="auto"/>
        <w:bottom w:val="none" w:sz="0" w:space="0" w:color="auto"/>
        <w:right w:val="none" w:sz="0" w:space="0" w:color="auto"/>
      </w:divBdr>
    </w:div>
    <w:div w:id="2110273150">
      <w:bodyDiv w:val="1"/>
      <w:marLeft w:val="0"/>
      <w:marRight w:val="0"/>
      <w:marTop w:val="0"/>
      <w:marBottom w:val="0"/>
      <w:divBdr>
        <w:top w:val="none" w:sz="0" w:space="0" w:color="auto"/>
        <w:left w:val="none" w:sz="0" w:space="0" w:color="auto"/>
        <w:bottom w:val="none" w:sz="0" w:space="0" w:color="auto"/>
        <w:right w:val="none" w:sz="0" w:space="0" w:color="auto"/>
      </w:divBdr>
    </w:div>
    <w:div w:id="2110813393">
      <w:bodyDiv w:val="1"/>
      <w:marLeft w:val="0"/>
      <w:marRight w:val="0"/>
      <w:marTop w:val="0"/>
      <w:marBottom w:val="0"/>
      <w:divBdr>
        <w:top w:val="none" w:sz="0" w:space="0" w:color="auto"/>
        <w:left w:val="none" w:sz="0" w:space="0" w:color="auto"/>
        <w:bottom w:val="none" w:sz="0" w:space="0" w:color="auto"/>
        <w:right w:val="none" w:sz="0" w:space="0" w:color="auto"/>
      </w:divBdr>
    </w:div>
    <w:div w:id="2111005467">
      <w:bodyDiv w:val="1"/>
      <w:marLeft w:val="0"/>
      <w:marRight w:val="0"/>
      <w:marTop w:val="0"/>
      <w:marBottom w:val="0"/>
      <w:divBdr>
        <w:top w:val="none" w:sz="0" w:space="0" w:color="auto"/>
        <w:left w:val="none" w:sz="0" w:space="0" w:color="auto"/>
        <w:bottom w:val="none" w:sz="0" w:space="0" w:color="auto"/>
        <w:right w:val="none" w:sz="0" w:space="0" w:color="auto"/>
      </w:divBdr>
    </w:div>
    <w:div w:id="2113936021">
      <w:bodyDiv w:val="1"/>
      <w:marLeft w:val="0"/>
      <w:marRight w:val="0"/>
      <w:marTop w:val="0"/>
      <w:marBottom w:val="0"/>
      <w:divBdr>
        <w:top w:val="none" w:sz="0" w:space="0" w:color="auto"/>
        <w:left w:val="none" w:sz="0" w:space="0" w:color="auto"/>
        <w:bottom w:val="none" w:sz="0" w:space="0" w:color="auto"/>
        <w:right w:val="none" w:sz="0" w:space="0" w:color="auto"/>
      </w:divBdr>
    </w:div>
    <w:div w:id="2114859688">
      <w:bodyDiv w:val="1"/>
      <w:marLeft w:val="0"/>
      <w:marRight w:val="0"/>
      <w:marTop w:val="0"/>
      <w:marBottom w:val="0"/>
      <w:divBdr>
        <w:top w:val="none" w:sz="0" w:space="0" w:color="auto"/>
        <w:left w:val="none" w:sz="0" w:space="0" w:color="auto"/>
        <w:bottom w:val="none" w:sz="0" w:space="0" w:color="auto"/>
        <w:right w:val="none" w:sz="0" w:space="0" w:color="auto"/>
      </w:divBdr>
    </w:div>
    <w:div w:id="2116896943">
      <w:bodyDiv w:val="1"/>
      <w:marLeft w:val="0"/>
      <w:marRight w:val="0"/>
      <w:marTop w:val="0"/>
      <w:marBottom w:val="0"/>
      <w:divBdr>
        <w:top w:val="none" w:sz="0" w:space="0" w:color="auto"/>
        <w:left w:val="none" w:sz="0" w:space="0" w:color="auto"/>
        <w:bottom w:val="none" w:sz="0" w:space="0" w:color="auto"/>
        <w:right w:val="none" w:sz="0" w:space="0" w:color="auto"/>
      </w:divBdr>
    </w:div>
    <w:div w:id="2122795000">
      <w:bodyDiv w:val="1"/>
      <w:marLeft w:val="0"/>
      <w:marRight w:val="0"/>
      <w:marTop w:val="0"/>
      <w:marBottom w:val="0"/>
      <w:divBdr>
        <w:top w:val="none" w:sz="0" w:space="0" w:color="auto"/>
        <w:left w:val="none" w:sz="0" w:space="0" w:color="auto"/>
        <w:bottom w:val="none" w:sz="0" w:space="0" w:color="auto"/>
        <w:right w:val="none" w:sz="0" w:space="0" w:color="auto"/>
      </w:divBdr>
    </w:div>
    <w:div w:id="2127190522">
      <w:bodyDiv w:val="1"/>
      <w:marLeft w:val="0"/>
      <w:marRight w:val="0"/>
      <w:marTop w:val="0"/>
      <w:marBottom w:val="0"/>
      <w:divBdr>
        <w:top w:val="none" w:sz="0" w:space="0" w:color="auto"/>
        <w:left w:val="none" w:sz="0" w:space="0" w:color="auto"/>
        <w:bottom w:val="none" w:sz="0" w:space="0" w:color="auto"/>
        <w:right w:val="none" w:sz="0" w:space="0" w:color="auto"/>
      </w:divBdr>
    </w:div>
    <w:div w:id="2128349809">
      <w:bodyDiv w:val="1"/>
      <w:marLeft w:val="0"/>
      <w:marRight w:val="0"/>
      <w:marTop w:val="0"/>
      <w:marBottom w:val="0"/>
      <w:divBdr>
        <w:top w:val="none" w:sz="0" w:space="0" w:color="auto"/>
        <w:left w:val="none" w:sz="0" w:space="0" w:color="auto"/>
        <w:bottom w:val="none" w:sz="0" w:space="0" w:color="auto"/>
        <w:right w:val="none" w:sz="0" w:space="0" w:color="auto"/>
      </w:divBdr>
    </w:div>
    <w:div w:id="2129159480">
      <w:bodyDiv w:val="1"/>
      <w:marLeft w:val="0"/>
      <w:marRight w:val="0"/>
      <w:marTop w:val="0"/>
      <w:marBottom w:val="0"/>
      <w:divBdr>
        <w:top w:val="none" w:sz="0" w:space="0" w:color="auto"/>
        <w:left w:val="none" w:sz="0" w:space="0" w:color="auto"/>
        <w:bottom w:val="none" w:sz="0" w:space="0" w:color="auto"/>
        <w:right w:val="none" w:sz="0" w:space="0" w:color="auto"/>
      </w:divBdr>
    </w:div>
    <w:div w:id="214303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s://www.ibm.com/think/topics/convolutional-neural-networks" TargetMode="External"/><Relationship Id="rId42" Type="http://schemas.openxmlformats.org/officeDocument/2006/relationships/hyperlink" Target="https://www.python.org/" TargetMode="External"/><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6.png"/><Relationship Id="rId89" Type="http://schemas.openxmlformats.org/officeDocument/2006/relationships/image" Target="media/image70.png"/><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image" Target="media/image19.jpeg"/><Relationship Id="rId37" Type="http://schemas.openxmlformats.org/officeDocument/2006/relationships/hyperlink" Target="https://pytorch.org/" TargetMode="External"/><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5" Type="http://schemas.openxmlformats.org/officeDocument/2006/relationships/webSettings" Target="webSettings.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image" Target="media/image11.png"/><Relationship Id="rId27" Type="http://schemas.openxmlformats.org/officeDocument/2006/relationships/hyperlink" Target="https://github.com/ultralytics/yolov5" TargetMode="External"/><Relationship Id="rId43" Type="http://schemas.openxmlformats.org/officeDocument/2006/relationships/image" Target="media/image25.jpeg"/><Relationship Id="rId48" Type="http://schemas.openxmlformats.org/officeDocument/2006/relationships/image" Target="media/image30.jpeg"/><Relationship Id="rId64" Type="http://schemas.openxmlformats.org/officeDocument/2006/relationships/image" Target="media/image46.png"/><Relationship Id="rId69" Type="http://schemas.openxmlformats.org/officeDocument/2006/relationships/image" Target="media/image51.png"/><Relationship Id="rId80" Type="http://schemas.openxmlformats.org/officeDocument/2006/relationships/image" Target="media/image62.png"/><Relationship Id="rId85"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hyperlink" Target="https://futurelab.mx/redes%20neuronales/inteligencia%20artificial/2019/06/25/intro-a-redes-neuronales-pt-1/"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0.jpeg"/><Relationship Id="rId38" Type="http://schemas.openxmlformats.org/officeDocument/2006/relationships/image" Target="media/image23.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hyperlink" Target="https://github.com" TargetMode="External"/><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image" Target="media/image65.png"/><Relationship Id="rId88" Type="http://schemas.microsoft.com/office/2007/relationships/hdphoto" Target="media/hdphoto1.wdp"/><Relationship Id="rId91" Type="http://schemas.openxmlformats.org/officeDocument/2006/relationships/image" Target="media/image72.png"/><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image" Target="media/image31.jpeg"/><Relationship Id="rId57" Type="http://schemas.openxmlformats.org/officeDocument/2006/relationships/image" Target="media/image39.png"/><Relationship Id="rId10" Type="http://schemas.openxmlformats.org/officeDocument/2006/relationships/footer" Target="footer1.xml"/><Relationship Id="rId31" Type="http://schemas.openxmlformats.org/officeDocument/2006/relationships/image" Target="media/image18.jpeg"/><Relationship Id="rId44" Type="http://schemas.openxmlformats.org/officeDocument/2006/relationships/image" Target="media/image26.jpe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94" Type="http://schemas.openxmlformats.org/officeDocument/2006/relationships/image" Target="media/image75.png"/><Relationship Id="rId99"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4.png"/><Relationship Id="rId34" Type="http://schemas.openxmlformats.org/officeDocument/2006/relationships/image" Target="media/image21.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image" Target="media/image73.png"/><Relationship Id="rId2" Type="http://schemas.openxmlformats.org/officeDocument/2006/relationships/numbering" Target="numbering.xml"/><Relationship Id="rId29" Type="http://schemas.openxmlformats.org/officeDocument/2006/relationships/hyperlink" Target="https://www.researchgate.net/figure/Figura-1-Metodologia-Mobile-D_fig1_368555118" TargetMode="External"/><Relationship Id="rId24" Type="http://schemas.openxmlformats.org/officeDocument/2006/relationships/image" Target="media/image13.png"/><Relationship Id="rId40" Type="http://schemas.openxmlformats.org/officeDocument/2006/relationships/hyperlink" Target="https://code.visualstudio.com/" TargetMode="External"/><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61" Type="http://schemas.openxmlformats.org/officeDocument/2006/relationships/image" Target="media/image43.png"/><Relationship Id="rId82" Type="http://schemas.openxmlformats.org/officeDocument/2006/relationships/image" Target="media/image64.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7.jpeg"/><Relationship Id="rId35" Type="http://schemas.openxmlformats.org/officeDocument/2006/relationships/hyperlink" Target="https://www.tensorflow.org/" TargetMode="External"/><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4.png"/><Relationship Id="rId98"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IBM</b:Tag>
    <b:SourceType>InternetSite</b:SourceType>
    <b:Guid>{C4FF4804-1372-422F-9ED0-6622206FF64B}</b:Guid>
    <b:Title>¿Qué es el reconocimiento óptico de caracteres (OCR)?</b:Title>
    <b:InternetSiteTitle>International Business Machines Corporation</b:InternetSiteTitle>
    <b:URL>https://www.ibm.com/mx-es/think/topics/optical-character-recognition</b:URL>
    <b:Author>
      <b:Author>
        <b:Corporate>IBM International Business Machines Corporation</b:Corporate>
      </b:Author>
    </b:Author>
    <b:RefOrder>4</b:RefOrder>
  </b:Source>
  <b:Source>
    <b:Tag>IBM1</b:Tag>
    <b:SourceType>InternetSite</b:SourceType>
    <b:Guid>{05C8025E-6792-4A15-96BB-0C3A6398DB62}</b:Guid>
    <b:Author>
      <b:Author>
        <b:Corporate>IBM International Business Machines Corporation</b:Corporate>
      </b:Author>
    </b:Author>
    <b:Title>La historia del OCR</b:Title>
    <b:InternetSiteTitle>International Business Machines Corporation</b:InternetSiteTitle>
    <b:URL>https://www.ibm.com/es-es/think/topics/optical-character-recognition#:~:text=En%201974%2C%20Ray%20Kurzweil%20fund%C3%B3,impreso%20en%20pr%C3%A1cticamente%20cualquier%20fuente</b:URL>
    <b:RefOrder>5</b:RefOrder>
  </b:Source>
  <b:Source>
    <b:Tag>LeC98</b:Tag>
    <b:SourceType>JournalArticle</b:SourceType>
    <b:Guid>{5BC8F506-35C6-4201-9766-9E9496906A0F}</b:Guid>
    <b:Title>GradientBased Learning Applied to Document</b:Title>
    <b:Year>1998</b:Year>
    <b:JournalName>IEEE Transactions on Pattern Analysis and Machine Intelligence</b:JournalName>
    <b:Pages>7-47</b:Pages>
    <b:Author>
      <b:Author>
        <b:NameList>
          <b:Person>
            <b:Last>LeCun</b:Last>
            <b:First>Yann </b:First>
          </b:Person>
          <b:Person>
            <b:Last>Bottou</b:Last>
            <b:First>Leon </b:First>
          </b:Person>
          <b:Person>
            <b:Last>Bengio</b:Last>
            <b:First>Yoshua</b:First>
          </b:Person>
          <b:Person>
            <b:Last>Haffner</b:Last>
            <b:First>Patrick</b:First>
          </b:Person>
        </b:NameList>
      </b:Author>
    </b:Author>
    <b:RefOrder>6</b:RefOrder>
  </b:Source>
  <b:Source>
    <b:Tag>Blu15</b:Tag>
    <b:SourceType>Misc</b:SourceType>
    <b:Guid>{51DDC2C0-B7D6-40C2-8A60-E7431054AE91}</b:Guid>
    <b:Title>Deep Neural Networks for Large Vocabulary [tesis de doctorado, Univerisdad Paris-Sud]</b:Title>
    <b:PublicationTitle>Repositorio Publico</b:PublicationTitle>
    <b:Year>2015</b:Year>
    <b:URL>https://theses.hal.science/tel-01249405/</b:URL>
    <b:Author>
      <b:Author>
        <b:NameList>
          <b:Person>
            <b:Last>Bluche</b:Last>
            <b:First>Théodore</b:First>
          </b:Person>
        </b:NameList>
      </b:Author>
    </b:Author>
    <b:RefOrder>7</b:RefOrder>
  </b:Source>
  <b:Source>
    <b:Tag>GAR15</b:Tag>
    <b:SourceType>Art</b:SourceType>
    <b:Guid>{7ADA9167-F660-495E-B20A-C494B50EF4A5}</b:Guid>
    <b:Title>DISEÑO DE UN AUTÓMATA PARA LA TRADUCCIÓN DEL IDIOMA CHINO AL ESPAÑOL [TESIS DE GRADO, UNIVERSIDAD MAYOR DE SAN ANDRES ]</b:Title>
    <b:Year>2015</b:Year>
    <b:Author>
      <b:Artist>
        <b:NameList>
          <b:Person>
            <b:Last>Garcia</b:Last>
            <b:First>Blanca</b:First>
            <b:Middle>Reina Choque</b:Middle>
          </b:Person>
        </b:NameList>
      </b:Artist>
    </b:Author>
    <b:URL>https://repositorio.umsa.bo/bitstream/handle/123456789/7660/T.3102.pdf?sequence=1&amp;isAllowed=y</b:URL>
    <b:RefOrder>3</b:RefOrder>
  </b:Source>
  <b:Source>
    <b:Tag>Cru24</b:Tag>
    <b:SourceType>Art</b:SourceType>
    <b:Guid>{18F94E45-8719-4261-BFD8-5D8E35A8E9E2}</b:Guid>
    <b:Author>
      <b:Artist>
        <b:NameList>
          <b:Person>
            <b:Last>Cruz</b:Last>
            <b:First>Luz</b:First>
            <b:Middle>Silvana Tarazona</b:Middle>
          </b:Person>
        </b:NameList>
      </b:Artist>
    </b:Author>
    <b:Title>Reconocimiento de texto en manuscritos históricos [Tesis de Mestria, PONTIFICIA UNIVERSIDAD]</b:Title>
    <b:Year>2024</b:Year>
    <b:URL>https://tesis.pucp.edu.pe/repositorio/bitstream/handle/20.500.12404/29310/TARAZONA_CRUZ_LUZ_SILVANA_RECONOCIMIENTO_TEXTO.pdf?sequence=1&amp;isAllowed=y</b:URL>
    <b:RefOrder>2</b:RefOrder>
  </b:Source>
  <b:Source>
    <b:Tag>Gar20</b:Tag>
    <b:SourceType>Art</b:SourceType>
    <b:Guid>{6F3DC5D4-0341-4338-9CB6-E6A0DDEA4302}</b:Guid>
    <b:Title>Modelos de atención para la transcripción de textos [Tesis de maestria, Escuela Técnica Superior de Ingeniería]</b:Title>
    <b:Author>
      <b:Artist>
        <b:NameList>
          <b:Person>
            <b:Last>García González</b:Last>
            <b:First>Luis</b:First>
          </b:Person>
        </b:NameList>
      </b:Artist>
    </b:Author>
    <b:Year>2020</b:Year>
    <b:URL>https://biblus.us.es/bibing/proyectos/use/abreproy//fichero/71649%252FTFM-1649+GARC%C3%8DA-GONZ%C3%81LEZ%2C+LUIS.pdf</b:URL>
    <b:RefOrder>1</b:RefOrder>
  </b:Source>
  <b:Source>
    <b:Tag>Ama13</b:Tag>
    <b:SourceType>JournalArticle</b:SourceType>
    <b:Guid>{801FF63A-81C3-4DFC-B95D-6E35EEC99E8A}</b:Guid>
    <b:Title>Metodologías ágiles en el desarrollo de aplicaciones para dispositivos</b:Title>
    <b:Author>
      <b:Author>
        <b:NameList>
          <b:Person>
            <b:Last>Amaya Balaguera</b:Last>
            <b:First>Yohn</b:First>
            <b:Middle>Daniel</b:Middle>
          </b:Person>
        </b:NameList>
      </b:Author>
    </b:Author>
    <b:Year>2013</b:Year>
    <b:URL>https://dialnet.unirioja.es/descarga/articulo/6041502.pdf</b:URL>
    <b:RefOrder>8</b:RefOrder>
  </b:Source>
  <b:Source>
    <b:Tag>Bod17</b:Tag>
    <b:SourceType>Book</b:SourceType>
    <b:Guid>{2B54675C-8787-4963-BAA5-E273ED3547CB}</b:Guid>
    <b:Title>Inteligencia artficial</b:Title>
    <b:Year>2017</b:Year>
    <b:Publisher>Turner Publicaciones S.L.</b:Publisher>
    <b:Author>
      <b:Author>
        <b:NameList>
          <b:Person>
            <b:Last>Boden</b:Last>
            <b:First>Margaret</b:First>
            <b:Middle>A.</b:Middle>
          </b:Person>
        </b:NameList>
      </b:Author>
    </b:Author>
    <b:RefOrder>9</b:RefOrder>
  </b:Source>
  <b:Source>
    <b:Tag>Fra21</b:Tag>
    <b:SourceType>Book</b:SourceType>
    <b:Guid>{24326733-8E0F-4DFA-A1FF-E9C4CE15969E}</b:Guid>
    <b:Author>
      <b:Author>
        <b:NameList>
          <b:Person>
            <b:Last>Chollet</b:Last>
            <b:First>François</b:First>
          </b:Person>
        </b:NameList>
      </b:Author>
    </b:Author>
    <b:Title>DEEP LEARNING with python</b:Title>
    <b:Year>2021</b:Year>
    <b:Publisher>Manning Publications Co.</b:Publisher>
    <b:RefOrder>10</b:RefOrder>
  </b:Source>
  <b:Source>
    <b:Tag>IBM2</b:Tag>
    <b:SourceType>InternetSite</b:SourceType>
    <b:Guid>{470FE9EA-0E31-4348-A713-DC055B6BCD12}</b:Guid>
    <b:Author>
      <b:Author>
        <b:Corporate>IBM International Business Machines Corporation</b:Corporate>
      </b:Author>
    </b:Author>
    <b:Title>Machine learning vs. deep learning vs. redes neuronales</b:Title>
    <b:InternetSiteTitle>International Business Machines Corporation</b:InternetSiteTitle>
    <b:URL>https://www.ibm.com/es-es/topics/machine-learning</b:URL>
    <b:RefOrder>11</b:RefOrder>
  </b:Source>
  <b:Source>
    <b:Tag>IBM3</b:Tag>
    <b:SourceType>InternetSite</b:SourceType>
    <b:Guid>{0F5FEF05-89BD-4EFD-BEB9-23DF09D11D0E}</b:Guid>
    <b:Author>
      <b:Author>
        <b:Corporate>IBM International Business Machines Corporation</b:Corporate>
      </b:Author>
    </b:Author>
    <b:Title>¿Qué es el deep learning?</b:Title>
    <b:URL>https://www.ibm.com/es-es/think/topics/deep-learning</b:URL>
    <b:InternetSiteTitle>International Business Machines Corporation</b:InternetSiteTitle>
    <b:RefOrder>12</b:RefOrder>
  </b:Source>
  <b:Source>
    <b:Tag>Her04</b:Tag>
    <b:SourceType>Book</b:SourceType>
    <b:Guid>{34A5CDF0-45DD-4557-953E-0D9CE8A9EC1E}</b:Guid>
    <b:Title>Introducción a la minería de datos</b:Title>
    <b:Year>2004</b:Year>
    <b:Publisher>Pearson Educación</b:Publisher>
    <b:Author>
      <b:Author>
        <b:NameList>
          <b:Person>
            <b:Last>Hernández Orallo</b:Last>
            <b:First>José</b:First>
          </b:Person>
          <b:Person>
            <b:Last>Ramírez Quintana</b:Last>
            <b:First>María José</b:First>
          </b:Person>
          <b:Person>
            <b:Last>Ferri Ramírez</b:Last>
            <b:First>César</b:First>
          </b:Person>
        </b:NameList>
      </b:Author>
    </b:Author>
    <b:RefOrder>13</b:RefOrder>
  </b:Source>
  <b:Source>
    <b:Tag>IBM4</b:Tag>
    <b:SourceType>InternetSite</b:SourceType>
    <b:Guid>{D9B3F6B9-DA2C-4785-8906-2E5EFC1066E7}</b:Guid>
    <b:Title>¿Qué son las redes neuronales convolucionales?</b:Title>
    <b:Author>
      <b:Author>
        <b:Corporate>IBM International Business Machines Corporation</b:Corporate>
      </b:Author>
    </b:Author>
    <b:InternetSiteTitle>International Business Machines Corporation</b:InternetSiteTitle>
    <b:URL>https://www.ibm.com/think/topics/convolutional-neural-networks</b:URL>
    <b:RefOrder>15</b:RefOrder>
  </b:Source>
  <b:Source>
    <b:Tag>IBM5</b:Tag>
    <b:SourceType>InternetSite</b:SourceType>
    <b:Guid>{7E01917D-8F45-4A68-857F-9B96A5D24F13}</b:Guid>
    <b:Author>
      <b:Author>
        <b:Corporate>IBM International Business Machines Corporation</b:Corporate>
      </b:Author>
    </b:Author>
    <b:Title>redes neuronales recurrentes</b:Title>
    <b:InternetSiteTitle>International Business Machines Corporation</b:InternetSiteTitle>
    <b:URL>https://www.ibm.com/es-es/think/topics/recurrent-neural-networks</b:URL>
    <b:RefOrder>16</b:RefOrder>
  </b:Source>
  <b:Source>
    <b:Tag>Str19</b:Tag>
    <b:SourceType>InternetSite</b:SourceType>
    <b:Guid>{87924E0E-5FD4-4A43-BE65-5D3DB58F899B}</b:Guid>
    <b:Title>Convolutional Neural Networks: A python Tutorial Using</b:Title>
    <b:Year>2019</b:Year>
    <b:Author>
      <b:Author>
        <b:NameList>
          <b:Person>
            <b:Last>Strika</b:Last>
            <b:First>Luciano</b:First>
          </b:Person>
        </b:NameList>
      </b:Author>
    </b:Author>
    <b:InternetSiteTitle>KDnuggets.com</b:InternetSiteTitle>
    <b:Month>julio</b:Month>
    <b:Day>26</b:Day>
    <b:URL>https://www.kdnuggets.com/2019/07/convolutional-neural-networks-python-tutorial-tensorflow-keras.html</b:URL>
    <b:RefOrder>17</b:RefOrder>
  </b:Source>
  <b:Source>
    <b:Tag>Pra21</b:Tag>
    <b:SourceType>InternetSite</b:SourceType>
    <b:Guid>{61341DB4-98E6-483E-A479-1BA7ED9335C5}</b:Guid>
    <b:Author>
      <b:Author>
        <b:NameList>
          <b:Person>
            <b:Last>Baheti</b:Last>
            <b:First>Pragati</b:First>
          </b:Person>
        </b:NameList>
      </b:Author>
    </b:Author>
    <b:Title>Activation Functions in Neural Networks [12 Types &amp; Use Cases]</b:Title>
    <b:InternetSiteTitle>https://www.v7labs.com/</b:InternetSiteTitle>
    <b:Year>2021</b:Year>
    <b:Month>mayo</b:Month>
    <b:Day>27</b:Day>
    <b:URL>https://www.v7labs.com/blog/neural-networks-activation-functions</b:URL>
    <b:RefOrder>14</b:RefOrder>
  </b:Source>
  <b:Source>
    <b:Tag>Jai24</b:Tag>
    <b:SourceType>InternetSite</b:SourceType>
    <b:Guid>{3F376F05-B9EE-4B00-A4D7-F2F3FF08CB15}</b:Guid>
    <b:Author>
      <b:Author>
        <b:NameList>
          <b:Person>
            <b:Last>Abhishek</b:Last>
            <b:First>Jain</b:First>
          </b:Person>
        </b:NameList>
      </b:Author>
    </b:Author>
    <b:Title>Detailed understanding about convolution operation in a coloured image with the help of 3D kernels</b:Title>
    <b:InternetSiteTitle>https://medium.com/</b:InternetSiteTitle>
    <b:Year>2024</b:Year>
    <b:Month>Julio</b:Month>
    <b:Day>2</b:Day>
    <b:URL>https://medium.com/@abhishekjainindore24/detailed-understanding-about-convolution-operation-in-a-coloured-image-with-the-help-of-3d-kernels-16d698645988</b:URL>
    <b:RefOrder>18</b:RefOrder>
  </b:Source>
  <b:Source>
    <b:Tag>Muh22</b:Tag>
    <b:SourceType>InternetSite</b:SourceType>
    <b:Guid>{DBDCF202-7832-46CD-B46D-9F610468FB7B}</b:Guid>
    <b:Author>
      <b:Author>
        <b:NameList>
          <b:Person>
            <b:Last>Ali</b:Last>
            <b:First>Muhammad</b:First>
            <b:Middle>Shoaib</b:Middle>
          </b:Person>
        </b:NameList>
      </b:Author>
    </b:Author>
    <b:Title>Flattening CNN layers for Neural Network and basic concepts</b:Title>
    <b:InternetSiteTitle>https://medium.com/</b:InternetSiteTitle>
    <b:Year>2022</b:Year>
    <b:Month>Junio</b:Month>
    <b:Day>23</b:Day>
    <b:URL>https://medium.com/@muhammadshoaibali/flattening-cnn-layers-for-neural-network-694a232eda6a</b:URL>
    <b:RefOrder>19</b:RefOrder>
  </b:Source>
  <b:Source>
    <b:Tag>Rub21</b:Tag>
    <b:SourceType>InternetSite</b:SourceType>
    <b:Guid>{533E8CAE-AADA-4E54-ADEC-2043DC6865FE}</b:Guid>
    <b:Author>
      <b:Author>
        <b:NameList>
          <b:Person>
            <b:Last>Cañadas</b:Last>
            <b:First>Ruben</b:First>
          </b:Person>
        </b:NameList>
      </b:Author>
    </b:Author>
    <b:Title>Redes neuronales recurrentes</b:Title>
    <b:InternetSiteTitle>https://abdatum.com/</b:InternetSiteTitle>
    <b:Year>2021</b:Year>
    <b:Month>Noviembre</b:Month>
    <b:Day>22</b:Day>
    <b:URL>https://abdatum.com/tecnologia/redes-neuronales-recurrentes </b:URL>
    <b:RefOrder>20</b:RefOrder>
  </b:Source>
  <b:Source>
    <b:Tag>Ley16</b:Tag>
    <b:SourceType>InternetSite</b:SourceType>
    <b:Guid>{AC99DE2B-52BB-4DF5-8AA4-E311A15625E2}</b:Guid>
    <b:Title>Desarrollo de una herramienta tipo mLearning utilizando la metodología</b:Title>
    <b:InternetSiteTitle>revistas.unab.edu.co</b:InternetSiteTitle>
    <b:Year>2016</b:Year>
    <b:Month>Marzo</b:Month>
    <b:Day>27</b:Day>
    <b:URL>https://revistas.unab.edu.co/index.php/rcc/article/download/2620/2226/8279</b:URL>
    <b:Author>
      <b:Author>
        <b:NameList>
          <b:Person>
            <b:Last>Leyva</b:Last>
            <b:First>Amado</b:First>
          </b:Person>
          <b:Person>
            <b:Last>Carreño</b:Last>
            <b:First>Mónica</b:First>
          </b:Person>
          <b:Person>
            <b:Last>Estrada</b:Last>
            <b:First>Italia</b:First>
          </b:Person>
          <b:Person>
            <b:Last>Sandoval</b:Last>
            <b:First>Andrés</b:First>
          </b:Person>
          <b:Person>
            <b:Last>Ezpinoza</b:Last>
            <b:First>Germán</b:First>
          </b:Person>
        </b:NameList>
      </b:Author>
    </b:Author>
    <b:RefOrder>21</b:RefOrder>
  </b:Source>
  <b:Source>
    <b:Tag>fut19</b:Tag>
    <b:SourceType>InternetSite</b:SourceType>
    <b:Guid>{8BF5B41F-7AD3-4665-B54A-9495896F8E5B}</b:Guid>
    <b:Author>
      <b:Author>
        <b:Corporate>futurelab.mx</b:Corporate>
      </b:Author>
    </b:Author>
    <b:Title>Introducción a las Redes Neuronales Pt. I</b:Title>
    <b:InternetSiteTitle>futurelab</b:InternetSiteTitle>
    <b:Year>2019</b:Year>
    <b:Month>Junio</b:Month>
    <b:Day>25</b:Day>
    <b:URL>https://futurelab.mx/redes%20neuronales/inteligencia%20artificial/2019/06/25/intro-a-redes-neuronales-pt-1/</b:URL>
    <b:RefOrder>22</b:RefOrder>
  </b:Source>
  <b:Source>
    <b:Tag>Ram</b:Tag>
    <b:SourceType>InternetSite</b:SourceType>
    <b:Guid>{7A46DCBF-A2F6-486C-B4B3-7873BB0CA9B0}</b:Guid>
    <b:Title>M-learning como herramientas para el apredizaje adapativo</b:Title>
    <b:InternetSiteTitle>researchgate</b:InternetSiteTitle>
    <b:Month>Febrero</b:Month>
    <b:URL>https://www.researchgate.net/figure/Figura-1-Metodologia-Mobile-D_fig1_368555118</b:URL>
    <b:Author>
      <b:Author>
        <b:NameList>
          <b:Person>
            <b:Last>Ramires Hernández</b:Last>
            <b:First>Moramay</b:First>
          </b:Person>
          <b:Person>
            <b:Last>León Pérez</b:Last>
            <b:First>Francisco</b:First>
          </b:Person>
        </b:NameList>
      </b:Author>
    </b:Author>
    <b:Year>2023</b:Year>
    <b:RefOrder>23</b:RefOrder>
  </b:Source>
  <b:Source>
    <b:Tag>doc</b:Tag>
    <b:SourceType>InternetSite</b:SourceType>
    <b:Guid>{0B6547AD-1418-434A-9C23-5980060C80FA}</b:Guid>
    <b:Author>
      <b:Author>
        <b:Corporate>docs.ultralytics.com</b:Corporate>
      </b:Author>
    </b:Author>
    <b:Title>YoloV5</b:Title>
    <b:InternetSiteTitle>ultralytics</b:InternetSiteTitle>
    <b:URL>https://github.com/ultralytics/yolov5</b:URL>
    <b:Year>2020</b:Year>
    <b:Month>Junio</b:Month>
    <b:Day>25</b:Day>
    <b:RefOrder>24</b:RefOrder>
  </b:Source>
</b:Sources>
</file>

<file path=customXml/itemProps1.xml><?xml version="1.0" encoding="utf-8"?>
<ds:datastoreItem xmlns:ds="http://schemas.openxmlformats.org/officeDocument/2006/customXml" ds:itemID="{266F9214-2012-4134-9ACC-79105877C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145</Pages>
  <Words>26590</Words>
  <Characters>146245</Characters>
  <Application>Microsoft Office Word</Application>
  <DocSecurity>0</DocSecurity>
  <Lines>1218</Lines>
  <Paragraphs>344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_AnTrAx_</dc:creator>
  <cp:keywords/>
  <dc:description/>
  <cp:lastModifiedBy>_AnTrAx_</cp:lastModifiedBy>
  <cp:revision>8</cp:revision>
  <cp:lastPrinted>2024-12-04T18:56:00Z</cp:lastPrinted>
  <dcterms:created xsi:type="dcterms:W3CDTF">2025-06-18T00:31:00Z</dcterms:created>
  <dcterms:modified xsi:type="dcterms:W3CDTF">2025-06-18T02:31:00Z</dcterms:modified>
</cp:coreProperties>
</file>